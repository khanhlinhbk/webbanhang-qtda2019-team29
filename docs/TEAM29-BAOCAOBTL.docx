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13" w:name="_Toc25660378"/>
      <w:r>
        <w:t>Giới thiệu dự án</w:t>
      </w:r>
      <w:bookmarkEnd w:id="13"/>
    </w:p>
    <w:p w14:paraId="227C22BC" w14:textId="02B2702D" w:rsidR="0079274C" w:rsidRDefault="0079274C" w:rsidP="0079274C">
      <w:pPr>
        <w:pStyle w:val="Heading2"/>
        <w:rPr>
          <w:ins w:id="14" w:author="Khanh Linh Trinh" w:date="2019-12-19T22:09:00Z"/>
        </w:rPr>
      </w:pPr>
      <w:bookmarkStart w:id="15" w:name="_Toc25660379"/>
      <w:r>
        <w:t>Mô tả dự án</w:t>
      </w:r>
      <w:bookmarkEnd w:id="15"/>
    </w:p>
    <w:p w14:paraId="3F538740" w14:textId="0C09BD64" w:rsidR="009601E4" w:rsidRPr="00EF79DC" w:rsidRDefault="009601E4" w:rsidP="009601E4">
      <w:pPr>
        <w:rPr>
          <w:ins w:id="16" w:author="Khanh Linh Trinh" w:date="2019-12-19T22:09:00Z"/>
        </w:rPr>
      </w:pPr>
      <w:ins w:id="17" w:author="Khanh Linh Trinh" w:date="2019-12-19T22:09:00Z">
        <w:r>
          <w:t xml:space="preserve">Hiện nay, </w:t>
        </w:r>
      </w:ins>
      <w:ins w:id="1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19" w:author="Khanh Linh Trinh" w:date="2019-12-19T22:09:00Z">
            <w:rPr/>
          </w:rPrChange>
        </w:rPr>
        <w:pPrChange w:id="20" w:author="Khanh Linh Trinh" w:date="2019-12-19T22:09:00Z">
          <w:pPr>
            <w:pStyle w:val="Heading2"/>
          </w:pPr>
        </w:pPrChange>
      </w:pPr>
      <w:ins w:id="21" w:author="Khanh Linh Trinh" w:date="2019-12-19T22:09:00Z">
        <w:r>
          <w:t xml:space="preserve">Vì vậy khách hàng yều cầu có 1 website </w:t>
        </w:r>
      </w:ins>
      <w:ins w:id="22" w:author="Khanh Linh Trinh" w:date="2019-12-19T22:11:00Z">
        <w:r>
          <w:t xml:space="preserve">bán quần áo với mục đích phục vụ được các khác hàng không có thời gian </w:t>
        </w:r>
      </w:ins>
      <w:ins w:id="23" w:author="Khanh Linh Trinh" w:date="2019-12-19T22:12:00Z">
        <w:r w:rsidR="00D7299A">
          <w:t>đến cửa hàng mua sắm trực tiếp.</w:t>
        </w:r>
      </w:ins>
    </w:p>
    <w:p w14:paraId="65785DE2" w14:textId="77777777" w:rsidR="0079274C" w:rsidRDefault="0079274C" w:rsidP="0079274C">
      <w:pPr>
        <w:pStyle w:val="Heading2"/>
      </w:pPr>
      <w:bookmarkStart w:id="24" w:name="_Toc25660380"/>
      <w:r>
        <w:t>Công cụ quản lý</w:t>
      </w:r>
      <w:bookmarkEnd w:id="2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2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2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27" w:name="_Toc25660381"/>
      <w:r>
        <w:lastRenderedPageBreak/>
        <w:t>Các nhân sự tham gia dự án</w:t>
      </w:r>
      <w:bookmarkEnd w:id="27"/>
    </w:p>
    <w:p w14:paraId="5B369306" w14:textId="77777777" w:rsidR="0079274C" w:rsidRDefault="0079274C" w:rsidP="0079274C">
      <w:pPr>
        <w:pStyle w:val="Heading2"/>
      </w:pPr>
      <w:bookmarkStart w:id="28" w:name="_Toc25660382"/>
      <w:r>
        <w:t>Thông tin liên hệ phía khách hàng</w:t>
      </w:r>
      <w:bookmarkEnd w:id="28"/>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29" w:name="_Toc25660383"/>
      <w:r>
        <w:t>Thông tin liên hệ phía công ty</w:t>
      </w:r>
      <w:bookmarkEnd w:id="29"/>
    </w:p>
    <w:p w14:paraId="5B44BCFF" w14:textId="75206179" w:rsidR="003C6D26" w:rsidRPr="00F2005E" w:rsidRDefault="002752DC" w:rsidP="003474F8">
      <w:pPr>
        <w:rPr>
          <w:iCs/>
        </w:rPr>
      </w:pPr>
      <w:bookmarkStart w:id="30"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31" w:author="Nguyen Thi Thuy Duong" w:date="2019-12-17T15:35:00Z">
        <w:r w:rsidR="00BE03BE" w:rsidRPr="00F2005E" w:rsidDel="007E67DA">
          <w:rPr>
            <w:iCs/>
          </w:rPr>
          <w:delText>Thị Oanh</w:delText>
        </w:r>
      </w:del>
      <w:ins w:id="32"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33" w:author="Nguyen Thi Thuy Duong" w:date="2019-12-17T15:35:00Z">
        <w:r w:rsidR="0090450F" w:rsidRPr="00F2005E" w:rsidDel="007E67DA">
          <w:rPr>
            <w:iCs/>
          </w:rPr>
          <w:delText>oanhnguyen@soict.hust.edu.vn</w:delText>
        </w:r>
      </w:del>
      <w:ins w:id="34" w:author="Nguyen Thi Thuy Duong" w:date="2019-12-17T15:35:00Z">
        <w:r w:rsidR="007E67DA">
          <w:rPr>
            <w:iCs/>
          </w:rPr>
          <w:t>thangnd@</w:t>
        </w:r>
      </w:ins>
      <w:ins w:id="35"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36" w:author="Nguyen Thi Thuy Duong" w:date="2019-12-17T15:35:00Z">
        <w:r w:rsidR="00BE03BE" w:rsidRPr="00F2005E" w:rsidDel="007E67DA">
          <w:rPr>
            <w:iCs/>
          </w:rPr>
          <w:delText>Quỳnh Trang</w:delText>
        </w:r>
      </w:del>
      <w:ins w:id="37"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38" w:author="Nguyen Thi Thuy Duong" w:date="2019-12-17T15:37:00Z">
        <w:r w:rsidR="00BE03BE" w:rsidRPr="00F2005E" w:rsidDel="007E67DA">
          <w:rPr>
            <w:iCs/>
          </w:rPr>
          <w:delText>trangnguyen@soict.hust.edu.vn</w:delText>
        </w:r>
      </w:del>
      <w:ins w:id="39"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r>
        <w:t>Phân chia vai trò của thành viên dự án và khách hàng</w:t>
      </w:r>
      <w:bookmarkEnd w:id="30"/>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40" w:author="Nguyen Thi Thuy Duong" w:date="2019-12-17T15:37:00Z">
        <w:r w:rsidRPr="00F2005E" w:rsidDel="007E67DA">
          <w:rPr>
            <w:iCs/>
          </w:rPr>
          <w:delText>Nguyễn Thị Oanh</w:delText>
        </w:r>
      </w:del>
      <w:ins w:id="41"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42" w:author="Nguyen Thi Thuy Duong" w:date="2019-12-17T15:37:00Z">
        <w:r w:rsidRPr="00F2005E" w:rsidDel="007E67DA">
          <w:rPr>
            <w:iCs/>
          </w:rPr>
          <w:delText>Nguyễn Trung Đức, Mai Thị Ngọc</w:delText>
        </w:r>
      </w:del>
      <w:ins w:id="43"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44" w:author="Nguyen Thi Thuy Duong" w:date="2019-12-17T15:38:00Z">
        <w:r w:rsidR="007E67DA">
          <w:rPr>
            <w:iCs/>
          </w:rPr>
          <w:t>Nguyễn Thị Thùy Dương</w:t>
        </w:r>
      </w:ins>
      <w:del w:id="45"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46" w:name="_Toc25660385"/>
      <w:r>
        <w:lastRenderedPageBreak/>
        <w:t>Khảo sát dự án</w:t>
      </w:r>
      <w:bookmarkEnd w:id="46"/>
    </w:p>
    <w:p w14:paraId="4DB9B43D" w14:textId="6584BAEF" w:rsidR="0079274C" w:rsidRDefault="0079274C" w:rsidP="0079274C">
      <w:pPr>
        <w:pStyle w:val="Heading2"/>
        <w:rPr>
          <w:ins w:id="47" w:author="Nguyen Thi Thuy Duong" w:date="2019-12-17T15:55:00Z"/>
        </w:rPr>
      </w:pPr>
      <w:bookmarkStart w:id="48" w:name="_Toc25660386"/>
      <w:r>
        <w:t>Yêu cầu khách hàng</w:t>
      </w:r>
      <w:bookmarkEnd w:id="48"/>
    </w:p>
    <w:p w14:paraId="4DC14DA5" w14:textId="77777777" w:rsidR="008E5E6B" w:rsidRDefault="008E5E6B">
      <w:pPr>
        <w:rPr>
          <w:ins w:id="49" w:author="Nguyen Thi Thuy Duong" w:date="2019-12-17T15:57:00Z"/>
        </w:rPr>
        <w:pPrChange w:id="50" w:author="Nguyen Thi Thuy Duong" w:date="2019-12-17T15:55:00Z">
          <w:pPr>
            <w:pStyle w:val="Heading2"/>
          </w:pPr>
        </w:pPrChange>
      </w:pPr>
      <w:ins w:id="51"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52" w:author="Nguyen Thi Thuy Duong" w:date="2019-12-17T15:57:00Z"/>
        </w:rPr>
        <w:pPrChange w:id="53" w:author="Nguyen Thi Thuy Duong" w:date="2019-12-17T15:57:00Z">
          <w:pPr>
            <w:pStyle w:val="Heading2"/>
          </w:pPr>
        </w:pPrChange>
      </w:pPr>
      <w:ins w:id="54"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55" w:author="Nguyen Thi Thuy Duong" w:date="2019-12-17T15:57:00Z"/>
        </w:rPr>
        <w:pPrChange w:id="56" w:author="Nguyen Thi Thuy Duong" w:date="2019-12-17T15:57:00Z">
          <w:pPr>
            <w:pStyle w:val="Heading2"/>
          </w:pPr>
        </w:pPrChange>
      </w:pPr>
      <w:ins w:id="57" w:author="Nguyen Thi Thuy Duong" w:date="2019-12-17T15:58:00Z">
        <w:r>
          <w:t xml:space="preserve">Đăng kí, </w:t>
        </w:r>
      </w:ins>
      <w:ins w:id="58"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59" w:author="Nguyen Thi Thuy Duong" w:date="2019-12-17T15:58:00Z"/>
        </w:rPr>
        <w:pPrChange w:id="60" w:author="Nguyen Thi Thuy Duong" w:date="2019-12-17T15:57:00Z">
          <w:pPr>
            <w:pStyle w:val="Heading2"/>
          </w:pPr>
        </w:pPrChange>
      </w:pPr>
      <w:ins w:id="61"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62" w:author="Nguyen Thi Thuy Duong" w:date="2019-12-17T15:58:00Z"/>
        </w:rPr>
        <w:pPrChange w:id="63" w:author="Nguyen Thi Thuy Duong" w:date="2019-12-17T15:57:00Z">
          <w:pPr>
            <w:pStyle w:val="Heading2"/>
          </w:pPr>
        </w:pPrChange>
      </w:pPr>
      <w:ins w:id="64" w:author="Nguyen Thi Thuy Duong" w:date="2019-12-17T15:58:00Z">
        <w:r>
          <w:t>Đặt hàng</w:t>
        </w:r>
      </w:ins>
    </w:p>
    <w:p w14:paraId="7DFD6C03" w14:textId="65605B5A" w:rsidR="008E5E6B" w:rsidRDefault="008E5E6B">
      <w:pPr>
        <w:pStyle w:val="ListParagraph"/>
        <w:numPr>
          <w:ilvl w:val="1"/>
          <w:numId w:val="44"/>
        </w:numPr>
        <w:rPr>
          <w:ins w:id="65" w:author="Nguyen Thi Thuy Duong" w:date="2019-12-17T15:59:00Z"/>
        </w:rPr>
        <w:pPrChange w:id="66" w:author="Nguyen Thi Thuy Duong" w:date="2019-12-17T15:59:00Z">
          <w:pPr>
            <w:pStyle w:val="Heading2"/>
          </w:pPr>
        </w:pPrChange>
      </w:pPr>
      <w:ins w:id="67" w:author="Nguyen Thi Thuy Duong" w:date="2019-12-17T15:58:00Z">
        <w:r>
          <w:t>Quản lý thông tin cá nhân</w:t>
        </w:r>
      </w:ins>
    </w:p>
    <w:p w14:paraId="3C9D7652" w14:textId="1848ECBC" w:rsidR="008E5E6B" w:rsidRDefault="008E5E6B">
      <w:pPr>
        <w:pStyle w:val="ListParagraph"/>
        <w:numPr>
          <w:ilvl w:val="1"/>
          <w:numId w:val="44"/>
        </w:numPr>
        <w:rPr>
          <w:ins w:id="68" w:author="Nguyen Thi Thuy Duong" w:date="2019-12-17T15:59:00Z"/>
        </w:rPr>
        <w:pPrChange w:id="69" w:author="Nguyen Thi Thuy Duong" w:date="2019-12-17T15:59:00Z">
          <w:pPr>
            <w:pStyle w:val="Heading2"/>
          </w:pPr>
        </w:pPrChange>
      </w:pPr>
      <w:ins w:id="70"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71" w:author="Nguyen Thi Thuy Duong" w:date="2019-12-17T15:57:00Z"/>
        </w:rPr>
        <w:pPrChange w:id="72" w:author="Nguyen Thi Thuy Duong" w:date="2019-12-17T15:59:00Z">
          <w:pPr>
            <w:pStyle w:val="Heading2"/>
          </w:pPr>
        </w:pPrChange>
      </w:pPr>
      <w:ins w:id="73" w:author="Nguyen Thi Thuy Duong" w:date="2019-12-17T15:59:00Z">
        <w:r>
          <w:t>Hỏi đáp</w:t>
        </w:r>
      </w:ins>
    </w:p>
    <w:p w14:paraId="737A0A88" w14:textId="38AA04AE" w:rsidR="008E5E6B" w:rsidRDefault="008E5E6B">
      <w:pPr>
        <w:pStyle w:val="ListParagraph"/>
        <w:numPr>
          <w:ilvl w:val="0"/>
          <w:numId w:val="44"/>
        </w:numPr>
        <w:rPr>
          <w:ins w:id="74" w:author="Nguyen Thi Thuy Duong" w:date="2019-12-17T16:00:00Z"/>
        </w:rPr>
        <w:pPrChange w:id="75" w:author="Nguyen Thi Thuy Duong" w:date="2019-12-17T15:57:00Z">
          <w:pPr>
            <w:pStyle w:val="Heading2"/>
          </w:pPr>
        </w:pPrChange>
      </w:pPr>
      <w:ins w:id="76" w:author="Nguyen Thi Thuy Duong" w:date="2019-12-17T16:00:00Z">
        <w:r>
          <w:t>Đăng kí, đăng nhập tài khoản admin</w:t>
        </w:r>
      </w:ins>
    </w:p>
    <w:p w14:paraId="6D824D7E" w14:textId="036222F2" w:rsidR="008E5E6B" w:rsidRDefault="008E5E6B">
      <w:pPr>
        <w:pStyle w:val="ListParagraph"/>
        <w:numPr>
          <w:ilvl w:val="1"/>
          <w:numId w:val="44"/>
        </w:numPr>
        <w:rPr>
          <w:ins w:id="77" w:author="Nguyen Thi Thuy Duong" w:date="2019-12-17T16:00:00Z"/>
        </w:rPr>
        <w:pPrChange w:id="78" w:author="Nguyen Thi Thuy Duong" w:date="2019-12-17T16:00:00Z">
          <w:pPr>
            <w:pStyle w:val="Heading2"/>
          </w:pPr>
        </w:pPrChange>
      </w:pPr>
      <w:ins w:id="79" w:author="Nguyen Thi Thuy Duong" w:date="2019-12-17T16:00:00Z">
        <w:r>
          <w:t>Quản lý nhập xuất hàng hóa</w:t>
        </w:r>
      </w:ins>
    </w:p>
    <w:p w14:paraId="66E34300" w14:textId="222653A7" w:rsidR="008E5E6B" w:rsidRDefault="008E5E6B">
      <w:pPr>
        <w:pStyle w:val="ListParagraph"/>
        <w:numPr>
          <w:ilvl w:val="1"/>
          <w:numId w:val="44"/>
        </w:numPr>
        <w:rPr>
          <w:ins w:id="80" w:author="Nguyen Thi Thuy Duong" w:date="2019-12-17T16:00:00Z"/>
        </w:rPr>
        <w:pPrChange w:id="81" w:author="Nguyen Thi Thuy Duong" w:date="2019-12-17T16:00:00Z">
          <w:pPr>
            <w:pStyle w:val="Heading2"/>
          </w:pPr>
        </w:pPrChange>
      </w:pPr>
      <w:ins w:id="82" w:author="Nguyen Thi Thuy Duong" w:date="2019-12-17T16:00:00Z">
        <w:r>
          <w:t>Quản lý loại hàng hóa</w:t>
        </w:r>
      </w:ins>
    </w:p>
    <w:p w14:paraId="3363ECD5" w14:textId="56F9548D" w:rsidR="008E5E6B" w:rsidRDefault="008E5E6B">
      <w:pPr>
        <w:pStyle w:val="ListParagraph"/>
        <w:numPr>
          <w:ilvl w:val="1"/>
          <w:numId w:val="44"/>
        </w:numPr>
        <w:rPr>
          <w:ins w:id="83" w:author="Nguyen Thi Thuy Duong" w:date="2019-12-17T16:01:00Z"/>
        </w:rPr>
        <w:pPrChange w:id="84" w:author="Nguyen Thi Thuy Duong" w:date="2019-12-17T16:00:00Z">
          <w:pPr>
            <w:pStyle w:val="Heading2"/>
          </w:pPr>
        </w:pPrChange>
      </w:pPr>
      <w:ins w:id="85" w:author="Nguyen Thi Thuy Duong" w:date="2019-12-17T16:00:00Z">
        <w:r>
          <w:t>Quản lý thông tin sản phẩm</w:t>
        </w:r>
      </w:ins>
    </w:p>
    <w:p w14:paraId="362D9850" w14:textId="71CAB456" w:rsidR="008E5E6B" w:rsidRDefault="008E5E6B">
      <w:pPr>
        <w:pStyle w:val="ListParagraph"/>
        <w:numPr>
          <w:ilvl w:val="1"/>
          <w:numId w:val="44"/>
        </w:numPr>
        <w:rPr>
          <w:ins w:id="86" w:author="Nguyen Thi Thuy Duong" w:date="2019-12-17T16:01:00Z"/>
        </w:rPr>
        <w:pPrChange w:id="87" w:author="Nguyen Thi Thuy Duong" w:date="2019-12-17T16:00:00Z">
          <w:pPr>
            <w:pStyle w:val="Heading2"/>
          </w:pPr>
        </w:pPrChange>
      </w:pPr>
      <w:ins w:id="88" w:author="Nguyen Thi Thuy Duong" w:date="2019-12-17T16:01:00Z">
        <w:r>
          <w:t>Quản lý thông tin khách hàng</w:t>
        </w:r>
      </w:ins>
    </w:p>
    <w:p w14:paraId="08753457" w14:textId="7007D2C1" w:rsidR="008E5E6B" w:rsidRDefault="008E5E6B">
      <w:pPr>
        <w:pStyle w:val="ListParagraph"/>
        <w:numPr>
          <w:ilvl w:val="1"/>
          <w:numId w:val="44"/>
        </w:numPr>
        <w:rPr>
          <w:ins w:id="89" w:author="Nguyen Thi Thuy Duong" w:date="2019-12-17T16:01:00Z"/>
        </w:rPr>
        <w:pPrChange w:id="90" w:author="Nguyen Thi Thuy Duong" w:date="2019-12-17T16:00:00Z">
          <w:pPr>
            <w:pStyle w:val="Heading2"/>
          </w:pPr>
        </w:pPrChange>
      </w:pPr>
      <w:ins w:id="91" w:author="Nguyen Thi Thuy Duong" w:date="2019-12-17T16:01:00Z">
        <w:r>
          <w:t xml:space="preserve">Hỏi đáp </w:t>
        </w:r>
      </w:ins>
    </w:p>
    <w:p w14:paraId="772D2F32" w14:textId="786524FB" w:rsidR="008E5E6B" w:rsidRDefault="008E5E6B">
      <w:pPr>
        <w:rPr>
          <w:ins w:id="92" w:author="Nguyen Thi Thuy Duong" w:date="2019-12-17T15:56:00Z"/>
        </w:rPr>
        <w:pPrChange w:id="93" w:author="Nguyen Thi Thuy Duong" w:date="2019-12-17T16:01:00Z">
          <w:pPr>
            <w:pStyle w:val="Heading2"/>
          </w:pPr>
        </w:pPrChange>
      </w:pPr>
      <w:ins w:id="94" w:author="Nguyen Thi Thuy Duong" w:date="2019-12-17T16:01:00Z">
        <w:r>
          <w:t>Các testcase cần : 2000</w:t>
        </w:r>
      </w:ins>
    </w:p>
    <w:p w14:paraId="2F529EF1" w14:textId="5BE09DAE" w:rsidR="008E5E6B" w:rsidRPr="008E5E6B" w:rsidRDefault="008E5E6B">
      <w:pPr>
        <w:rPr>
          <w:rPrChange w:id="95" w:author="Nguyen Thi Thuy Duong" w:date="2019-12-17T15:55:00Z">
            <w:rPr/>
          </w:rPrChange>
        </w:rPr>
        <w:pPrChange w:id="96" w:author="Nguyen Thi Thuy Duong" w:date="2019-12-17T15:57:00Z">
          <w:pPr>
            <w:pStyle w:val="Heading2"/>
          </w:pPr>
        </w:pPrChange>
      </w:pPr>
      <w:ins w:id="97" w:author="Nguyen Thi Thuy Duong" w:date="2019-12-17T16:01:00Z">
        <w:r>
          <w:t>Thời gian bàn giao dự án: 1/1/2020</w:t>
        </w:r>
      </w:ins>
    </w:p>
    <w:p w14:paraId="44F1BB96" w14:textId="41670471" w:rsidR="0079274C" w:rsidRDefault="0079274C" w:rsidP="0079274C">
      <w:pPr>
        <w:pStyle w:val="Heading2"/>
        <w:rPr>
          <w:ins w:id="98" w:author="Nguyen Thi Thuy Duong" w:date="2019-12-17T16:02:00Z"/>
        </w:rPr>
      </w:pPr>
      <w:bookmarkStart w:id="99" w:name="_Toc25660387"/>
      <w:r>
        <w:t>Mô hình hoạt động hiện thời – nghiệp vụ</w:t>
      </w:r>
      <w:bookmarkEnd w:id="99"/>
    </w:p>
    <w:p w14:paraId="17F70E4A" w14:textId="77777777" w:rsidR="008E5E6B" w:rsidRDefault="008E5E6B">
      <w:pPr>
        <w:pStyle w:val="ListParagraph"/>
        <w:numPr>
          <w:ilvl w:val="0"/>
          <w:numId w:val="44"/>
        </w:numPr>
        <w:rPr>
          <w:ins w:id="100" w:author="Nguyen Thi Thuy Duong" w:date="2019-12-17T16:04:00Z"/>
        </w:rPr>
        <w:pPrChange w:id="101" w:author="Nguyen Thi Thuy Duong" w:date="2019-12-17T16:03:00Z">
          <w:pPr>
            <w:pStyle w:val="Heading2"/>
          </w:pPr>
        </w:pPrChange>
      </w:pPr>
      <w:ins w:id="102"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03" w:author="Nguyen Thi Thuy Duong" w:date="2019-12-17T16:08:00Z"/>
        </w:rPr>
        <w:pPrChange w:id="104" w:author="Nguyen Thi Thuy Duong" w:date="2019-12-17T16:04:00Z">
          <w:pPr>
            <w:pStyle w:val="Heading2"/>
          </w:pPr>
        </w:pPrChange>
      </w:pPr>
      <w:ins w:id="105"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06" w:author="Nguyen Thi Thuy Duong" w:date="2019-12-17T16:02:00Z">
            <w:rPr/>
          </w:rPrChange>
        </w:rPr>
        <w:pPrChange w:id="107" w:author="Nguyen Thi Thuy Duong" w:date="2019-12-17T16:09:00Z">
          <w:pPr>
            <w:pStyle w:val="Heading2"/>
          </w:pPr>
        </w:pPrChange>
      </w:pPr>
      <w:ins w:id="108"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09" w:author="Nguyen Thi Thuy Duong" w:date="2019-12-17T16:05:00Z"/>
        </w:rPr>
      </w:pPr>
      <w:bookmarkStart w:id="110" w:name="_Toc25660388"/>
      <w:r>
        <w:t>Mô hình hoạt động dự kiến sau khi áp dụng sản phẩm mới</w:t>
      </w:r>
      <w:bookmarkEnd w:id="110"/>
    </w:p>
    <w:p w14:paraId="0506C439" w14:textId="51B302EC" w:rsidR="00CA706F" w:rsidRDefault="00CA706F">
      <w:pPr>
        <w:pStyle w:val="ListParagraph"/>
        <w:numPr>
          <w:ilvl w:val="0"/>
          <w:numId w:val="44"/>
        </w:numPr>
        <w:rPr>
          <w:ins w:id="111" w:author="Nguyen Thi Thuy Duong" w:date="2019-12-17T16:05:00Z"/>
        </w:rPr>
        <w:pPrChange w:id="112" w:author="Nguyen Thi Thuy Duong" w:date="2019-12-17T16:05:00Z">
          <w:pPr>
            <w:pStyle w:val="Heading2"/>
          </w:pPr>
        </w:pPrChange>
      </w:pPr>
      <w:ins w:id="11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14" w:author="Nguyen Thi Thuy Duong" w:date="2019-12-17T16:06:00Z"/>
        </w:rPr>
        <w:pPrChange w:id="115" w:author="Nguyen Thi Thuy Duong" w:date="2019-12-17T16:05:00Z">
          <w:pPr>
            <w:pStyle w:val="Heading2"/>
          </w:pPr>
        </w:pPrChange>
      </w:pPr>
      <w:ins w:id="11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17" w:author="Nguyen Thi Thuy Duong" w:date="2019-12-17T16:07:00Z"/>
        </w:rPr>
        <w:pPrChange w:id="118" w:author="Nguyen Thi Thuy Duong" w:date="2019-12-17T16:05:00Z">
          <w:pPr>
            <w:pStyle w:val="Heading2"/>
          </w:pPr>
        </w:pPrChange>
      </w:pPr>
      <w:ins w:id="11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20" w:author="Nguyen Thi Thuy Duong" w:date="2019-12-17T16:05:00Z">
            <w:rPr/>
          </w:rPrChange>
        </w:rPr>
        <w:pPrChange w:id="121" w:author="Nguyen Thi Thuy Duong" w:date="2019-12-17T16:05:00Z">
          <w:pPr>
            <w:pStyle w:val="Heading2"/>
          </w:pPr>
        </w:pPrChange>
      </w:pPr>
      <w:ins w:id="122" w:author="Nguyen Thi Thuy Duong" w:date="2019-12-17T16:07:00Z">
        <w:r>
          <w:t>Nhà bán có thể quản lý nhập xuất hàng</w:t>
        </w:r>
      </w:ins>
      <w:ins w:id="123" w:author="Nguyen Thi Thuy Duong" w:date="2019-12-17T16:09:00Z">
        <w:r>
          <w:t>, hạn chế rủi ro</w:t>
        </w:r>
      </w:ins>
      <w:ins w:id="124" w:author="Nguyen Thi Thuy Duong" w:date="2019-12-17T16:07:00Z">
        <w:r>
          <w:t xml:space="preserve">. </w:t>
        </w:r>
      </w:ins>
    </w:p>
    <w:p w14:paraId="66BF7ABC" w14:textId="77777777" w:rsidR="0079274C" w:rsidRDefault="0079274C" w:rsidP="0079274C">
      <w:pPr>
        <w:pStyle w:val="Heading2"/>
      </w:pPr>
      <w:bookmarkStart w:id="125" w:name="_Toc25660389"/>
      <w:r>
        <w:t>Phạm vi dự án</w:t>
      </w:r>
      <w:bookmarkEnd w:id="125"/>
    </w:p>
    <w:p w14:paraId="72DE1C64" w14:textId="267C2C80" w:rsidR="0079242A" w:rsidRDefault="00CA706F">
      <w:pPr>
        <w:pStyle w:val="ListParagraph"/>
        <w:numPr>
          <w:ilvl w:val="0"/>
          <w:numId w:val="44"/>
        </w:numPr>
        <w:pPrChange w:id="126" w:author="Nguyen Thi Thuy Duong" w:date="2019-12-17T16:09:00Z">
          <w:pPr/>
        </w:pPrChange>
      </w:pPr>
      <w:ins w:id="127" w:author="Nguyen Thi Thuy Duong" w:date="2019-12-17T16:09:00Z">
        <w:r>
          <w:t xml:space="preserve">Triển khai </w:t>
        </w:r>
      </w:ins>
    </w:p>
    <w:p w14:paraId="248D9A21" w14:textId="2CF04C6A" w:rsidR="0079242A" w:rsidDel="00792FEF" w:rsidRDefault="0079242A" w:rsidP="0079242A">
      <w:pPr>
        <w:rPr>
          <w:del w:id="128" w:author="Nguyen Thi Thuy Duong" w:date="2019-12-17T16:21:00Z"/>
        </w:rPr>
      </w:pPr>
    </w:p>
    <w:p w14:paraId="0B1E9593" w14:textId="0C87EB0C" w:rsidR="0079242A" w:rsidDel="00792FEF" w:rsidRDefault="0079242A" w:rsidP="0079242A">
      <w:pPr>
        <w:rPr>
          <w:del w:id="129" w:author="Nguyen Thi Thuy Duong" w:date="2019-12-17T16:21:00Z"/>
        </w:rPr>
      </w:pPr>
    </w:p>
    <w:p w14:paraId="2BAE4882" w14:textId="06D0497A" w:rsidR="0079242A" w:rsidDel="00792FEF" w:rsidRDefault="0079242A" w:rsidP="0079242A">
      <w:pPr>
        <w:rPr>
          <w:del w:id="130" w:author="Nguyen Thi Thuy Duong" w:date="2019-12-17T16:21:00Z"/>
        </w:rPr>
      </w:pPr>
    </w:p>
    <w:p w14:paraId="7BF30865" w14:textId="64CE045E" w:rsidR="0079242A" w:rsidDel="00792FEF" w:rsidRDefault="0079242A" w:rsidP="0079242A">
      <w:pPr>
        <w:rPr>
          <w:del w:id="131" w:author="Nguyen Thi Thuy Duong" w:date="2019-12-17T16:21:00Z"/>
        </w:rPr>
      </w:pPr>
    </w:p>
    <w:p w14:paraId="61DAEB16" w14:textId="4DE2A3BC" w:rsidR="0079242A" w:rsidDel="00792FEF" w:rsidRDefault="0079242A" w:rsidP="0079242A">
      <w:pPr>
        <w:rPr>
          <w:del w:id="132" w:author="Nguyen Thi Thuy Duong" w:date="2019-12-17T16:21:00Z"/>
        </w:rPr>
      </w:pPr>
    </w:p>
    <w:p w14:paraId="26B66E03" w14:textId="7CC42B77" w:rsidR="0079242A" w:rsidDel="00792FEF" w:rsidRDefault="0079242A" w:rsidP="0079242A">
      <w:pPr>
        <w:rPr>
          <w:del w:id="133" w:author="Nguyen Thi Thuy Duong" w:date="2019-12-17T16:21:00Z"/>
        </w:rPr>
      </w:pPr>
    </w:p>
    <w:p w14:paraId="6CE898F5" w14:textId="2ECCBEF5" w:rsidR="0079242A" w:rsidDel="00792FEF" w:rsidRDefault="0079242A" w:rsidP="0079242A">
      <w:pPr>
        <w:rPr>
          <w:del w:id="134"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35" w:name="_Toc25660390"/>
      <w:r>
        <w:lastRenderedPageBreak/>
        <w:t>Giao tiếp/Trao đổi thông tin</w:t>
      </w:r>
      <w:bookmarkEnd w:id="135"/>
    </w:p>
    <w:p w14:paraId="6D834DF1" w14:textId="77EC8D0C" w:rsidR="003F3A39" w:rsidRDefault="003F3A39" w:rsidP="003F3A39">
      <w:pPr>
        <w:pStyle w:val="Heading2"/>
        <w:rPr>
          <w:ins w:id="136" w:author="Nguyen Thi Thuy Duong" w:date="2019-12-17T16:12:00Z"/>
        </w:rPr>
      </w:pPr>
      <w:r>
        <w:t xml:space="preserve">Kênh liên lạc chính thống </w:t>
      </w:r>
      <w:del w:id="137" w:author="Nguyen Thi Thuy Duong" w:date="2019-12-17T16:12:00Z">
        <w:r w:rsidDel="00CA706F">
          <w:delText>-</w:delText>
        </w:r>
      </w:del>
      <w:ins w:id="138" w:author="Nguyen Thi Thuy Duong" w:date="2019-12-17T16:12:00Z">
        <w:r w:rsidR="00CA706F">
          <w:t>–</w:t>
        </w:r>
      </w:ins>
      <w:r>
        <w:t xml:space="preserve"> Email</w:t>
      </w:r>
    </w:p>
    <w:p w14:paraId="506BFD5C" w14:textId="77777777" w:rsidR="00CA706F" w:rsidRPr="001F3D02" w:rsidRDefault="00CA706F" w:rsidP="00CA706F">
      <w:pPr>
        <w:rPr>
          <w:ins w:id="139" w:author="Nguyen Thi Thuy Duong" w:date="2019-12-17T16:13:00Z"/>
          <w:iCs/>
        </w:rPr>
      </w:pPr>
      <w:ins w:id="140"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41" w:author="Nguyen Thi Thuy Duong" w:date="2019-12-17T16:13:00Z"/>
          <w:iCs/>
        </w:rPr>
      </w:pPr>
      <w:ins w:id="142"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43" w:author="Nguyen Thi Thuy Duong" w:date="2019-12-17T16:13:00Z"/>
          <w:iCs/>
        </w:rPr>
      </w:pPr>
      <w:ins w:id="144" w:author="Nguyen Thi Thuy Duong" w:date="2019-12-17T16:13:00Z">
        <w:r w:rsidRPr="001F3D02">
          <w:rPr>
            <w:iCs/>
          </w:rPr>
          <w:t>Không chấp nhận nói miệng</w:t>
        </w:r>
      </w:ins>
    </w:p>
    <w:p w14:paraId="31F96802" w14:textId="77777777" w:rsidR="00CA706F" w:rsidRPr="001F3D02" w:rsidRDefault="00CA706F" w:rsidP="00CA706F">
      <w:pPr>
        <w:rPr>
          <w:ins w:id="145" w:author="Nguyen Thi Thuy Duong" w:date="2019-12-17T16:13:00Z"/>
          <w:iCs/>
        </w:rPr>
      </w:pPr>
      <w:ins w:id="146"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47" w:author="Nguyen Thi Thuy Duong" w:date="2019-12-17T16:13:00Z"/>
          <w:iCs/>
        </w:rPr>
      </w:pPr>
      <w:ins w:id="148"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49" w:author="Nguyen Thi Thuy Duong" w:date="2019-12-17T16:14:00Z">
            <w:rPr/>
          </w:rPrChange>
        </w:rPr>
        <w:pPrChange w:id="150" w:author="Nguyen Thi Thuy Duong" w:date="2019-12-17T16:12:00Z">
          <w:pPr>
            <w:pStyle w:val="Heading2"/>
          </w:pPr>
        </w:pPrChange>
      </w:pPr>
      <w:ins w:id="151"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2" w:author="Nguyen Thi Thuy Duong" w:date="2019-12-17T16:14:00Z"/>
        </w:rPr>
      </w:pPr>
      <w:r>
        <w:t>Họp offline</w:t>
      </w:r>
    </w:p>
    <w:p w14:paraId="67A03B4C" w14:textId="77777777" w:rsidR="00CA706F" w:rsidRDefault="00CA706F" w:rsidP="00CA706F">
      <w:pPr>
        <w:rPr>
          <w:ins w:id="153" w:author="Nguyen Thi Thuy Duong" w:date="2019-12-17T16:14:00Z"/>
          <w:iCs/>
        </w:rPr>
      </w:pPr>
      <w:ins w:id="154"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55" w:author="Nguyen Thi Thuy Duong" w:date="2019-12-17T16:14:00Z"/>
          <w:iCs/>
        </w:rPr>
      </w:pPr>
      <w:ins w:id="156"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57" w:author="Nguyen Thi Thuy Duong" w:date="2019-12-17T16:14:00Z"/>
          <w:iCs/>
        </w:rPr>
      </w:pPr>
      <w:ins w:id="158"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59" w:author="Nguyen Thi Thuy Duong" w:date="2019-12-17T16:14:00Z"/>
          <w:iCs/>
        </w:rPr>
      </w:pPr>
      <w:ins w:id="160"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61" w:author="Nguyen Thi Thuy Duong" w:date="2019-12-17T16:14:00Z"/>
          <w:iCs/>
        </w:rPr>
      </w:pPr>
      <w:ins w:id="162"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63" w:author="Nguyen Thi Thuy Duong" w:date="2019-12-17T16:14:00Z"/>
          <w:iCs/>
        </w:rPr>
      </w:pPr>
      <w:ins w:id="164"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65" w:author="Nguyen Thi Thuy Duong" w:date="2019-12-17T16:14:00Z"/>
          <w:iCs/>
        </w:rPr>
      </w:pPr>
      <w:ins w:id="166"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67" w:author="Nguyen Thi Thuy Duong" w:date="2019-12-17T16:14:00Z"/>
          <w:iCs/>
        </w:rPr>
      </w:pPr>
      <w:ins w:id="168"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69" w:author="Nguyen Thi Thuy Duong" w:date="2019-12-17T16:14:00Z"/>
          <w:iCs/>
        </w:rPr>
      </w:pPr>
      <w:ins w:id="170"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71" w:author="Nguyen Thi Thuy Duong" w:date="2019-12-17T16:14:00Z">
            <w:rPr/>
          </w:rPrChange>
        </w:rPr>
        <w:pPrChange w:id="172" w:author="Nguyen Thi Thuy Duong" w:date="2019-12-17T16:14:00Z">
          <w:pPr>
            <w:pStyle w:val="Heading2"/>
          </w:pPr>
        </w:pPrChange>
      </w:pPr>
      <w:ins w:id="173"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74" w:author="Nguyen Thi Thuy Duong" w:date="2019-12-17T16:14:00Z"/>
          <w:iCs/>
        </w:rPr>
      </w:pPr>
      <w:r w:rsidRPr="001B6BF1">
        <w:rPr>
          <w:iCs/>
        </w:rPr>
        <w:t>Thư mục dự án</w:t>
      </w:r>
    </w:p>
    <w:p w14:paraId="6613447C" w14:textId="77777777" w:rsidR="00CA706F" w:rsidRDefault="00CA706F" w:rsidP="00CA706F">
      <w:pPr>
        <w:rPr>
          <w:ins w:id="175" w:author="Nguyen Thi Thuy Duong" w:date="2019-12-17T16:14:00Z"/>
        </w:rPr>
      </w:pPr>
      <w:ins w:id="176" w:author="Nguyen Thi Thuy Duong" w:date="2019-12-17T16:14:00Z">
        <w:r>
          <w:t>Dự án bao gồm 4 thư mục chính: docs, references, release, source</w:t>
        </w:r>
      </w:ins>
    </w:p>
    <w:p w14:paraId="0C3729DC" w14:textId="77777777" w:rsidR="00CA706F" w:rsidRDefault="00CA706F" w:rsidP="00CA706F">
      <w:pPr>
        <w:rPr>
          <w:ins w:id="177" w:author="Nguyen Thi Thuy Duong" w:date="2019-12-17T16:14:00Z"/>
        </w:rPr>
      </w:pPr>
      <w:ins w:id="178" w:author="Nguyen Thi Thuy Duong" w:date="2019-12-17T16:14:00Z">
        <w:r>
          <w:t>Nội dung của 4 thư mục được quy định như hình sau:</w:t>
        </w:r>
      </w:ins>
    </w:p>
    <w:p w14:paraId="751ED109" w14:textId="35F6B77B" w:rsidR="00CA706F" w:rsidRPr="00CA706F" w:rsidRDefault="00370111">
      <w:pPr>
        <w:rPr>
          <w:rPrChange w:id="179" w:author="Nguyen Thi Thuy Duong" w:date="2019-12-17T16:14:00Z">
            <w:rPr>
              <w:iCs/>
            </w:rPr>
          </w:rPrChange>
        </w:rPr>
        <w:pPrChange w:id="180" w:author="Nguyen Thi Thuy Duong" w:date="2019-12-17T16:14:00Z">
          <w:pPr>
            <w:pStyle w:val="Heading2"/>
          </w:pPr>
        </w:pPrChange>
      </w:pPr>
      <w:ins w:id="181"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182" w:author="Nguyen Thi Thuy Duong" w:date="2019-12-17T16:15:00Z"/>
        </w:rPr>
      </w:pPr>
      <w:r>
        <w:t>Quản lý mã nguồn</w:t>
      </w:r>
    </w:p>
    <w:p w14:paraId="78C9030C" w14:textId="77777777" w:rsidR="00370111" w:rsidRPr="00370111" w:rsidRDefault="00370111">
      <w:pPr>
        <w:rPr>
          <w:rPrChange w:id="183" w:author="Nguyen Thi Thuy Duong" w:date="2019-12-17T16:15:00Z">
            <w:rPr/>
          </w:rPrChange>
        </w:rPr>
        <w:pPrChange w:id="184" w:author="Nguyen Thi Thuy Duong" w:date="2019-12-17T16:15:00Z">
          <w:pPr>
            <w:pStyle w:val="Heading2"/>
          </w:pPr>
        </w:pPrChange>
      </w:pPr>
    </w:p>
    <w:p w14:paraId="51524F39" w14:textId="77777777" w:rsidR="008877C1" w:rsidRDefault="008877C1" w:rsidP="008877C1">
      <w:pPr>
        <w:pStyle w:val="Heading2"/>
      </w:pPr>
      <w:r>
        <w:t>Chia sẻ mã nguồn</w:t>
      </w:r>
    </w:p>
    <w:p w14:paraId="6B80B498" w14:textId="77777777" w:rsidR="005E7CD7" w:rsidRDefault="005E7CD7" w:rsidP="005E7CD7">
      <w:pPr>
        <w:pStyle w:val="Heading2"/>
      </w:pPr>
      <w:r>
        <w:t>Một số gợi ý khác</w:t>
      </w:r>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185" w:name="_Toc25660391"/>
      <w:r>
        <w:t>Ước lượng chung</w:t>
      </w:r>
      <w:bookmarkEnd w:id="185"/>
    </w:p>
    <w:p w14:paraId="14C6E99C" w14:textId="68C28C2B" w:rsidR="0079274C" w:rsidRDefault="0079274C" w:rsidP="0079274C">
      <w:pPr>
        <w:pStyle w:val="Heading2"/>
        <w:rPr>
          <w:ins w:id="186" w:author="Nguyen Thi Thuy Duong" w:date="2019-12-17T16:33:00Z"/>
        </w:rPr>
      </w:pPr>
      <w:bookmarkStart w:id="187" w:name="_Toc25660392"/>
      <w:r>
        <w:t>Ước lượng tính năng</w:t>
      </w:r>
      <w:bookmarkEnd w:id="187"/>
    </w:p>
    <w:p w14:paraId="0A8846EF" w14:textId="48811381" w:rsidR="00F97B92" w:rsidRDefault="00F97B92">
      <w:pPr>
        <w:pStyle w:val="ListParagraph"/>
        <w:numPr>
          <w:ilvl w:val="0"/>
          <w:numId w:val="44"/>
        </w:numPr>
        <w:rPr>
          <w:ins w:id="188" w:author="Nguyen Thi Thuy Duong" w:date="2019-12-17T16:33:00Z"/>
        </w:rPr>
        <w:pPrChange w:id="189" w:author="Nguyen Thi Thuy Duong" w:date="2019-12-17T16:33:00Z">
          <w:pPr>
            <w:pStyle w:val="Heading2"/>
          </w:pPr>
        </w:pPrChange>
      </w:pPr>
      <w:ins w:id="190" w:author="Nguyen Thi Thuy Duong" w:date="2019-12-17T16:33:00Z">
        <w:r>
          <w:t>Đăng ký, Đăng nhập, Đăng xuất</w:t>
        </w:r>
      </w:ins>
    </w:p>
    <w:p w14:paraId="1AD61A0D" w14:textId="76B553A0" w:rsidR="00F97B92" w:rsidRDefault="00F97B92">
      <w:pPr>
        <w:pStyle w:val="ListParagraph"/>
        <w:numPr>
          <w:ilvl w:val="0"/>
          <w:numId w:val="44"/>
        </w:numPr>
        <w:rPr>
          <w:ins w:id="191" w:author="Nguyen Thi Thuy Duong" w:date="2019-12-17T16:34:00Z"/>
        </w:rPr>
        <w:pPrChange w:id="192" w:author="Nguyen Thi Thuy Duong" w:date="2019-12-17T16:33:00Z">
          <w:pPr>
            <w:pStyle w:val="Heading2"/>
          </w:pPr>
        </w:pPrChange>
      </w:pPr>
      <w:ins w:id="193" w:author="Nguyen Thi Thuy Duong" w:date="2019-12-17T16:34:00Z">
        <w:r>
          <w:t>Quản lý giỏ hàng</w:t>
        </w:r>
      </w:ins>
    </w:p>
    <w:p w14:paraId="25562886" w14:textId="51A29628" w:rsidR="00F97B92" w:rsidRDefault="00F97B92">
      <w:pPr>
        <w:pStyle w:val="ListParagraph"/>
        <w:numPr>
          <w:ilvl w:val="0"/>
          <w:numId w:val="44"/>
        </w:numPr>
        <w:rPr>
          <w:ins w:id="194" w:author="Nguyen Thi Thuy Duong" w:date="2019-12-17T16:34:00Z"/>
        </w:rPr>
        <w:pPrChange w:id="195" w:author="Nguyen Thi Thuy Duong" w:date="2019-12-17T16:33:00Z">
          <w:pPr>
            <w:pStyle w:val="Heading2"/>
          </w:pPr>
        </w:pPrChange>
      </w:pPr>
      <w:ins w:id="196" w:author="Nguyen Thi Thuy Duong" w:date="2019-12-17T16:34:00Z">
        <w:r>
          <w:t>Đặt hàng</w:t>
        </w:r>
      </w:ins>
    </w:p>
    <w:p w14:paraId="656751CC" w14:textId="65302448" w:rsidR="00F97B92" w:rsidRDefault="00F97B92">
      <w:pPr>
        <w:pStyle w:val="ListParagraph"/>
        <w:numPr>
          <w:ilvl w:val="0"/>
          <w:numId w:val="44"/>
        </w:numPr>
        <w:rPr>
          <w:ins w:id="197" w:author="Nguyen Thi Thuy Duong" w:date="2019-12-17T16:34:00Z"/>
        </w:rPr>
        <w:pPrChange w:id="198" w:author="Nguyen Thi Thuy Duong" w:date="2019-12-17T16:33:00Z">
          <w:pPr>
            <w:pStyle w:val="Heading2"/>
          </w:pPr>
        </w:pPrChange>
      </w:pPr>
      <w:ins w:id="199"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00" w:author="Nguyen Thi Thuy Duong" w:date="2019-12-17T16:33:00Z">
            <w:rPr/>
          </w:rPrChange>
        </w:rPr>
        <w:pPrChange w:id="201" w:author="Nguyen Thi Thuy Duong" w:date="2019-12-17T16:33:00Z">
          <w:pPr>
            <w:pStyle w:val="Heading2"/>
          </w:pPr>
        </w:pPrChange>
      </w:pPr>
      <w:ins w:id="202" w:author="Nguyen Thi Thuy Duong" w:date="2019-12-17T16:34:00Z">
        <w:r>
          <w:t>Quản lý người dùng</w:t>
        </w:r>
      </w:ins>
    </w:p>
    <w:p w14:paraId="61981743" w14:textId="77777777" w:rsidR="0079274C" w:rsidDel="00EB32D2" w:rsidRDefault="0079274C" w:rsidP="0079274C">
      <w:pPr>
        <w:pStyle w:val="Heading2"/>
        <w:rPr>
          <w:del w:id="203" w:author="Nguyen Thi Thuy Duong" w:date="2019-12-17T16:40:00Z"/>
        </w:rPr>
      </w:pPr>
      <w:bookmarkStart w:id="204" w:name="_Toc25660393"/>
      <w:r>
        <w:lastRenderedPageBreak/>
        <w:t>Work Breakdown Structure</w:t>
      </w:r>
      <w:bookmarkEnd w:id="204"/>
    </w:p>
    <w:p w14:paraId="22C158CE" w14:textId="77777777" w:rsidR="00571F69" w:rsidRPr="00571F69" w:rsidDel="003E0A80" w:rsidRDefault="00571F69">
      <w:pPr>
        <w:pStyle w:val="Heading2"/>
        <w:rPr>
          <w:del w:id="205" w:author="Khanh Linh Trinh" w:date="2019-12-19T23:11:00Z"/>
        </w:rPr>
        <w:pPrChange w:id="206" w:author="Nguyen Thi Thuy Duong" w:date="2019-12-17T16:40:00Z">
          <w:pPr/>
        </w:pPrChange>
      </w:pPr>
    </w:p>
    <w:p w14:paraId="6E78AD27" w14:textId="25EA59C7" w:rsidR="0079274C" w:rsidRPr="003E0A80" w:rsidDel="003E0A80" w:rsidRDefault="0079274C" w:rsidP="003E0A80">
      <w:pPr>
        <w:pStyle w:val="Heading2"/>
        <w:rPr>
          <w:del w:id="207" w:author="Khanh Linh Trinh" w:date="2019-12-19T23:11:00Z"/>
          <w:iCs/>
          <w:rPrChange w:id="208" w:author="Khanh Linh Trinh" w:date="2019-12-19T23:11:00Z">
            <w:rPr>
              <w:del w:id="209" w:author="Khanh Linh Trinh" w:date="2019-12-19T23:11:00Z"/>
            </w:rPr>
          </w:rPrChange>
        </w:rPr>
        <w:pPrChange w:id="210" w:author="Khanh Linh Trinh" w:date="2019-12-19T23:11:00Z">
          <w:pPr/>
        </w:pPrChange>
      </w:pPr>
    </w:p>
    <w:p w14:paraId="2697949A" w14:textId="4B942B8D" w:rsidR="00883DAD" w:rsidRPr="00AA6CC8" w:rsidDel="003E0A80" w:rsidRDefault="009935DB" w:rsidP="003E0A80">
      <w:pPr>
        <w:pStyle w:val="Heading2"/>
        <w:rPr>
          <w:del w:id="211" w:author="Khanh Linh Trinh" w:date="2019-12-19T23:11:00Z"/>
        </w:rPr>
        <w:pPrChange w:id="212" w:author="Khanh Linh Trinh" w:date="2019-12-19T23:11:00Z">
          <w:pPr/>
        </w:pPrChange>
      </w:pPr>
      <w:del w:id="213" w:author="Khanh Linh Trinh" w:date="2019-12-19T23:11:00Z">
        <w:r w:rsidDel="003E0A80">
          <w:delText xml:space="preserve">                                                   </w:delText>
        </w:r>
        <w:r w:rsidRPr="00AA6CC8" w:rsidDel="003E0A80">
          <w:delText>Biểu đồ WBS dạng bảng</w:delText>
        </w:r>
      </w:del>
    </w:p>
    <w:p w14:paraId="202C8CEC" w14:textId="40DC744F" w:rsidR="00883DAD" w:rsidRDefault="00883DAD" w:rsidP="003E0A80">
      <w:pPr>
        <w:pStyle w:val="Heading2"/>
        <w:pPrChange w:id="214" w:author="Khanh Linh Trinh" w:date="2019-12-19T23:11:00Z">
          <w:pPr/>
        </w:pPrChange>
      </w:pPr>
    </w:p>
    <w:p w14:paraId="6826FD51" w14:textId="5B473FBC" w:rsidR="00AA6CC8" w:rsidRDefault="00AA6CC8" w:rsidP="00AA6CC8">
      <w:pPr>
        <w:jc w:val="center"/>
        <w:rPr>
          <w:ins w:id="215"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16"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17" w:author="Nguyen Thi Thuy Duong" w:date="2019-12-17T16:34:00Z"/>
        </w:rPr>
      </w:pPr>
      <w:bookmarkStart w:id="218" w:name="_Toc25660394"/>
      <w:r>
        <w:t>Ước lượng thời gian</w:t>
      </w:r>
      <w:bookmarkEnd w:id="218"/>
    </w:p>
    <w:p w14:paraId="39876B85" w14:textId="16676025" w:rsidR="00F97B92" w:rsidRPr="00F97B92" w:rsidDel="00F97B92" w:rsidRDefault="00F97B92">
      <w:pPr>
        <w:rPr>
          <w:del w:id="219" w:author="Nguyen Thi Thuy Duong" w:date="2019-12-17T16:36:00Z"/>
          <w:iCs/>
          <w:rPrChange w:id="220" w:author="Nguyen Thi Thuy Duong" w:date="2019-12-17T16:35:00Z">
            <w:rPr>
              <w:del w:id="221" w:author="Nguyen Thi Thuy Duong" w:date="2019-12-17T16:36:00Z"/>
            </w:rPr>
          </w:rPrChange>
        </w:rPr>
        <w:pPrChange w:id="222" w:author="Nguyen Thi Thuy Duong" w:date="2019-12-17T16:34:00Z">
          <w:pPr>
            <w:pStyle w:val="Heading2"/>
          </w:pPr>
        </w:pPrChange>
      </w:pPr>
    </w:p>
    <w:p w14:paraId="4664C212" w14:textId="77777777" w:rsidR="00F97B92" w:rsidRDefault="00F97B92" w:rsidP="00F97B92">
      <w:pPr>
        <w:rPr>
          <w:ins w:id="223" w:author="Nguyen Thi Thuy Duong" w:date="2019-12-17T16:36:00Z"/>
          <w:iCs/>
        </w:rPr>
      </w:pPr>
      <w:bookmarkStart w:id="224" w:name="_Toc25660395"/>
      <w:ins w:id="225"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26"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27" w:author="Nguyen Thi Thuy Duong" w:date="2019-12-17T16:36:00Z"/>
                <w:rFonts w:ascii="Times New Roman" w:hAnsi="Times New Roman" w:cs="Times New Roman"/>
                <w:rPrChange w:id="228" w:author="Nguyen Thi Thuy Duong" w:date="2019-12-17T16:38:00Z">
                  <w:rPr>
                    <w:ins w:id="229" w:author="Nguyen Thi Thuy Duong" w:date="2019-12-17T16:36:00Z"/>
                    <w:rFonts w:ascii="Times New Roman" w:hAnsi="Times New Roman" w:cs="Times New Roman"/>
                    <w:sz w:val="15"/>
                    <w:szCs w:val="15"/>
                  </w:rPr>
                </w:rPrChange>
              </w:rPr>
            </w:pPr>
            <w:ins w:id="230" w:author="Nguyen Thi Thuy Duong" w:date="2019-12-17T16:36:00Z">
              <w:r w:rsidRPr="00F97B92">
                <w:rPr>
                  <w:rFonts w:ascii="Times New Roman" w:hAnsi="Times New Roman" w:cs="Times New Roman"/>
                  <w:rPrChange w:id="231"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32" w:author="Nguyen Thi Thuy Duong" w:date="2019-12-17T16:36:00Z"/>
                <w:rFonts w:ascii="Times New Roman" w:hAnsi="Times New Roman" w:cs="Times New Roman"/>
                <w:rPrChange w:id="233" w:author="Nguyen Thi Thuy Duong" w:date="2019-12-17T16:38:00Z">
                  <w:rPr>
                    <w:ins w:id="234" w:author="Nguyen Thi Thuy Duong" w:date="2019-12-17T16:36:00Z"/>
                    <w:rFonts w:ascii="Times New Roman" w:hAnsi="Times New Roman" w:cs="Times New Roman"/>
                    <w:sz w:val="15"/>
                    <w:szCs w:val="15"/>
                  </w:rPr>
                </w:rPrChange>
              </w:rPr>
            </w:pPr>
            <w:ins w:id="235" w:author="Nguyen Thi Thuy Duong" w:date="2019-12-17T16:36:00Z">
              <w:r w:rsidRPr="00F97B92">
                <w:rPr>
                  <w:rFonts w:ascii="Times New Roman" w:hAnsi="Times New Roman" w:cs="Times New Roman"/>
                  <w:rPrChange w:id="236"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37" w:author="Nguyen Thi Thuy Duong" w:date="2019-12-17T16:36:00Z"/>
                <w:rFonts w:ascii="Times New Roman" w:hAnsi="Times New Roman" w:cs="Times New Roman"/>
                <w:rPrChange w:id="238" w:author="Nguyen Thi Thuy Duong" w:date="2019-12-17T16:38:00Z">
                  <w:rPr>
                    <w:ins w:id="239" w:author="Nguyen Thi Thuy Duong" w:date="2019-12-17T16:36:00Z"/>
                    <w:rFonts w:ascii="Times New Roman" w:hAnsi="Times New Roman" w:cs="Times New Roman"/>
                    <w:sz w:val="15"/>
                    <w:szCs w:val="15"/>
                  </w:rPr>
                </w:rPrChange>
              </w:rPr>
            </w:pPr>
            <w:ins w:id="240" w:author="Nguyen Thi Thuy Duong" w:date="2019-12-17T16:36:00Z">
              <w:r w:rsidRPr="00F97B92">
                <w:rPr>
                  <w:rFonts w:ascii="Times New Roman" w:hAnsi="Times New Roman" w:cs="Times New Roman"/>
                  <w:rPrChange w:id="241"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42"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43" w:author="Nguyen Thi Thuy Duong" w:date="2019-12-17T16:36:00Z"/>
                <w:rFonts w:ascii="Times New Roman" w:hAnsi="Times New Roman" w:cs="Times New Roman"/>
                <w:rPrChange w:id="244" w:author="Nguyen Thi Thuy Duong" w:date="2019-12-17T16:38:00Z">
                  <w:rPr>
                    <w:ins w:id="245" w:author="Nguyen Thi Thuy Duong" w:date="2019-12-17T16:36:00Z"/>
                    <w:rFonts w:ascii="Times New Roman" w:hAnsi="Times New Roman" w:cs="Times New Roman"/>
                    <w:sz w:val="15"/>
                    <w:szCs w:val="15"/>
                  </w:rPr>
                </w:rPrChange>
              </w:rPr>
            </w:pPr>
            <w:ins w:id="246" w:author="Nguyen Thi Thuy Duong" w:date="2019-12-17T16:36:00Z">
              <w:r w:rsidRPr="00F97B92">
                <w:rPr>
                  <w:rFonts w:ascii="Times New Roman" w:hAnsi="Times New Roman" w:cs="Times New Roman"/>
                  <w:rPrChange w:id="247"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48" w:author="Nguyen Thi Thuy Duong" w:date="2019-12-17T16:36:00Z"/>
                <w:rFonts w:ascii="Times New Roman" w:hAnsi="Times New Roman" w:cs="Times New Roman"/>
                <w:rPrChange w:id="249" w:author="Nguyen Thi Thuy Duong" w:date="2019-12-17T16:38:00Z">
                  <w:rPr>
                    <w:ins w:id="250" w:author="Nguyen Thi Thuy Duong" w:date="2019-12-17T16:36:00Z"/>
                    <w:rFonts w:ascii="Times New Roman" w:hAnsi="Times New Roman" w:cs="Times New Roman"/>
                    <w:sz w:val="15"/>
                    <w:szCs w:val="15"/>
                  </w:rPr>
                </w:rPrChange>
              </w:rPr>
            </w:pPr>
            <w:ins w:id="251" w:author="Nguyen Thi Thuy Duong" w:date="2019-12-17T16:36:00Z">
              <w:r w:rsidRPr="00F97B92">
                <w:rPr>
                  <w:rFonts w:ascii="Times New Roman" w:hAnsi="Times New Roman" w:cs="Times New Roman"/>
                  <w:rPrChange w:id="252"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53" w:author="Nguyen Thi Thuy Duong" w:date="2019-12-17T16:36:00Z"/>
                <w:rFonts w:ascii="Times New Roman" w:hAnsi="Times New Roman" w:cs="Times New Roman"/>
                <w:rPrChange w:id="254" w:author="Nguyen Thi Thuy Duong" w:date="2019-12-17T16:38:00Z">
                  <w:rPr>
                    <w:ins w:id="255" w:author="Nguyen Thi Thuy Duong" w:date="2019-12-17T16:36:00Z"/>
                    <w:rFonts w:ascii="Times New Roman" w:hAnsi="Times New Roman" w:cs="Times New Roman"/>
                    <w:sz w:val="15"/>
                    <w:szCs w:val="15"/>
                  </w:rPr>
                </w:rPrChange>
              </w:rPr>
            </w:pPr>
            <w:ins w:id="256" w:author="Nguyen Thi Thuy Duong" w:date="2019-12-17T16:36:00Z">
              <w:r w:rsidRPr="00F97B92">
                <w:rPr>
                  <w:rFonts w:ascii="Times New Roman" w:hAnsi="Times New Roman" w:cs="Times New Roman"/>
                  <w:rPrChange w:id="257"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58" w:author="Nguyen Thi Thuy Duong" w:date="2019-12-17T16:36:00Z"/>
                <w:rFonts w:ascii="Times New Roman" w:hAnsi="Times New Roman" w:cs="Times New Roman"/>
                <w:rPrChange w:id="259" w:author="Nguyen Thi Thuy Duong" w:date="2019-12-17T16:38:00Z">
                  <w:rPr>
                    <w:ins w:id="26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61" w:author="Nguyen Thi Thuy Duong" w:date="2019-12-17T16:36:00Z"/>
                <w:rFonts w:ascii="Times New Roman" w:hAnsi="Times New Roman" w:cs="Times New Roman"/>
                <w:rPrChange w:id="262" w:author="Nguyen Thi Thuy Duong" w:date="2019-12-17T16:38:00Z">
                  <w:rPr>
                    <w:ins w:id="263" w:author="Nguyen Thi Thuy Duong" w:date="2019-12-17T16:36:00Z"/>
                    <w:rFonts w:ascii="Times New Roman" w:hAnsi="Times New Roman" w:cs="Times New Roman"/>
                    <w:sz w:val="15"/>
                    <w:szCs w:val="15"/>
                  </w:rPr>
                </w:rPrChange>
              </w:rPr>
            </w:pPr>
            <w:ins w:id="264" w:author="Nguyen Thi Thuy Duong" w:date="2019-12-17T16:36:00Z">
              <w:r w:rsidRPr="00F97B92">
                <w:rPr>
                  <w:rFonts w:ascii="Times New Roman" w:hAnsi="Times New Roman" w:cs="Times New Roman"/>
                  <w:rPrChange w:id="26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66" w:author="Nguyen Thi Thuy Duong" w:date="2019-12-17T16:36:00Z"/>
                <w:rFonts w:ascii="Times New Roman" w:hAnsi="Times New Roman" w:cs="Times New Roman"/>
                <w:rPrChange w:id="267" w:author="Nguyen Thi Thuy Duong" w:date="2019-12-17T16:38:00Z">
                  <w:rPr>
                    <w:ins w:id="268" w:author="Nguyen Thi Thuy Duong" w:date="2019-12-17T16:36:00Z"/>
                    <w:rFonts w:ascii="Times New Roman" w:hAnsi="Times New Roman" w:cs="Times New Roman"/>
                    <w:sz w:val="15"/>
                    <w:szCs w:val="15"/>
                  </w:rPr>
                </w:rPrChange>
              </w:rPr>
            </w:pPr>
            <w:ins w:id="269" w:author="Nguyen Thi Thuy Duong" w:date="2019-12-17T16:36:00Z">
              <w:r w:rsidRPr="00F97B92">
                <w:rPr>
                  <w:rFonts w:ascii="Times New Roman" w:hAnsi="Times New Roman" w:cs="Times New Roman"/>
                  <w:rPrChange w:id="270"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7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275" w:author="Nguyen Thi Thuy Duong" w:date="2019-12-17T16:36:00Z"/>
                <w:rFonts w:ascii="Times New Roman" w:hAnsi="Times New Roman" w:cs="Times New Roman"/>
                <w:rPrChange w:id="276" w:author="Nguyen Thi Thuy Duong" w:date="2019-12-17T16:38:00Z">
                  <w:rPr>
                    <w:ins w:id="27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283" w:author="Nguyen Thi Thuy Duong" w:date="2019-12-17T16:36:00Z"/>
                <w:rFonts w:ascii="Times New Roman" w:hAnsi="Times New Roman" w:cs="Times New Roman"/>
                <w:rPrChange w:id="284" w:author="Nguyen Thi Thuy Duong" w:date="2019-12-17T16:38:00Z">
                  <w:rPr>
                    <w:ins w:id="2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ins w:id="289" w:author="Nguyen Thi Thuy Duong" w:date="2019-12-17T16:36:00Z">
              <w:r w:rsidRPr="00F97B92">
                <w:rPr>
                  <w:rFonts w:ascii="Times New Roman" w:hAnsi="Times New Roman" w:cs="Times New Roman"/>
                  <w:rPrChange w:id="29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291" w:author="Nguyen Thi Thuy Duong" w:date="2019-12-17T16:36:00Z"/>
                <w:rFonts w:ascii="Times New Roman" w:hAnsi="Times New Roman" w:cs="Times New Roman"/>
                <w:rPrChange w:id="292" w:author="Nguyen Thi Thuy Duong" w:date="2019-12-17T16:38:00Z">
                  <w:rPr>
                    <w:ins w:id="293" w:author="Nguyen Thi Thuy Duong" w:date="2019-12-17T16:36:00Z"/>
                    <w:rFonts w:ascii="Times New Roman" w:hAnsi="Times New Roman" w:cs="Times New Roman"/>
                    <w:sz w:val="15"/>
                    <w:szCs w:val="15"/>
                  </w:rPr>
                </w:rPrChange>
              </w:rPr>
            </w:pPr>
            <w:ins w:id="294" w:author="Nguyen Thi Thuy Duong" w:date="2019-12-17T16:36:00Z">
              <w:r w:rsidRPr="00F97B92">
                <w:rPr>
                  <w:rFonts w:ascii="Times New Roman" w:hAnsi="Times New Roman" w:cs="Times New Roman"/>
                  <w:rPrChange w:id="295"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2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297" w:author="Nguyen Thi Thuy Duong" w:date="2019-12-17T16:36:00Z"/>
                <w:rFonts w:ascii="Times New Roman" w:hAnsi="Times New Roman" w:cs="Times New Roman"/>
                <w:rPrChange w:id="298" w:author="Nguyen Thi Thuy Duong" w:date="2019-12-17T16:38:00Z">
                  <w:rPr>
                    <w:ins w:id="29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ins w:id="303" w:author="Nguyen Thi Thuy Duong" w:date="2019-12-17T16:36:00Z">
              <w:r w:rsidRPr="00F97B92">
                <w:rPr>
                  <w:rFonts w:ascii="Times New Roman" w:hAnsi="Times New Roman" w:cs="Times New Roman"/>
                  <w:rPrChange w:id="304"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05" w:author="Nguyen Thi Thuy Duong" w:date="2019-12-17T16:36:00Z"/>
                <w:rFonts w:ascii="Times New Roman" w:hAnsi="Times New Roman" w:cs="Times New Roman"/>
                <w:rPrChange w:id="306" w:author="Nguyen Thi Thuy Duong" w:date="2019-12-17T16:38:00Z">
                  <w:rPr>
                    <w:ins w:id="307" w:author="Nguyen Thi Thuy Duong" w:date="2019-12-17T16:36:00Z"/>
                    <w:rFonts w:ascii="Times New Roman" w:hAnsi="Times New Roman" w:cs="Times New Roman"/>
                    <w:sz w:val="15"/>
                    <w:szCs w:val="15"/>
                  </w:rPr>
                </w:rPrChange>
              </w:rPr>
            </w:pPr>
            <w:ins w:id="308" w:author="Nguyen Thi Thuy Duong" w:date="2019-12-17T16:36:00Z">
              <w:r w:rsidRPr="00F97B92">
                <w:rPr>
                  <w:rFonts w:ascii="Times New Roman" w:hAnsi="Times New Roman" w:cs="Times New Roman"/>
                  <w:rPrChange w:id="309"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10" w:author="Nguyen Thi Thuy Duong" w:date="2019-12-17T16:36:00Z"/>
                <w:rFonts w:ascii="Times New Roman" w:hAnsi="Times New Roman" w:cs="Times New Roman"/>
                <w:rPrChange w:id="311" w:author="Nguyen Thi Thuy Duong" w:date="2019-12-17T16:38:00Z">
                  <w:rPr>
                    <w:ins w:id="31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ins w:id="316" w:author="Nguyen Thi Thuy Duong" w:date="2019-12-17T16:36:00Z">
              <w:r w:rsidRPr="00F97B92">
                <w:rPr>
                  <w:rFonts w:ascii="Times New Roman" w:hAnsi="Times New Roman" w:cs="Times New Roman"/>
                  <w:rPrChange w:id="31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18" w:author="Nguyen Thi Thuy Duong" w:date="2019-12-17T16:36:00Z"/>
                <w:rFonts w:ascii="Times New Roman" w:hAnsi="Times New Roman" w:cs="Times New Roman"/>
                <w:rPrChange w:id="319" w:author="Nguyen Thi Thuy Duong" w:date="2019-12-17T16:38:00Z">
                  <w:rPr>
                    <w:ins w:id="320" w:author="Nguyen Thi Thuy Duong" w:date="2019-12-17T16:36:00Z"/>
                    <w:rFonts w:ascii="Times New Roman" w:hAnsi="Times New Roman" w:cs="Times New Roman"/>
                    <w:sz w:val="15"/>
                    <w:szCs w:val="15"/>
                  </w:rPr>
                </w:rPrChange>
              </w:rPr>
            </w:pPr>
            <w:ins w:id="321" w:author="Nguyen Thi Thuy Duong" w:date="2019-12-17T16:36:00Z">
              <w:r w:rsidRPr="00F97B92">
                <w:rPr>
                  <w:rFonts w:ascii="Times New Roman" w:hAnsi="Times New Roman" w:cs="Times New Roman"/>
                  <w:rPrChange w:id="322"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2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24" w:author="Nguyen Thi Thuy Duong" w:date="2019-12-17T16:36:00Z"/>
                <w:rFonts w:ascii="Times New Roman" w:hAnsi="Times New Roman" w:cs="Times New Roman"/>
                <w:rPrChange w:id="325" w:author="Nguyen Thi Thuy Duong" w:date="2019-12-17T16:38:00Z">
                  <w:rPr>
                    <w:ins w:id="32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27" w:author="Nguyen Thi Thuy Duong" w:date="2019-12-17T16:36:00Z"/>
                <w:rFonts w:ascii="Times New Roman" w:hAnsi="Times New Roman" w:cs="Times New Roman"/>
                <w:rPrChange w:id="328" w:author="Nguyen Thi Thuy Duong" w:date="2019-12-17T16:38:00Z">
                  <w:rPr>
                    <w:ins w:id="32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30" w:author="Nguyen Thi Thuy Duong" w:date="2019-12-17T16:36:00Z"/>
                <w:rFonts w:ascii="Times New Roman" w:hAnsi="Times New Roman" w:cs="Times New Roman"/>
                <w:rPrChange w:id="331" w:author="Nguyen Thi Thuy Duong" w:date="2019-12-17T16:38:00Z">
                  <w:rPr>
                    <w:ins w:id="332" w:author="Nguyen Thi Thuy Duong" w:date="2019-12-17T16:36:00Z"/>
                    <w:rFonts w:ascii="Times New Roman" w:hAnsi="Times New Roman" w:cs="Times New Roman"/>
                    <w:sz w:val="15"/>
                    <w:szCs w:val="15"/>
                  </w:rPr>
                </w:rPrChange>
              </w:rPr>
            </w:pPr>
            <w:ins w:id="333" w:author="Nguyen Thi Thuy Duong" w:date="2019-12-17T16:36:00Z">
              <w:r w:rsidRPr="00F97B92">
                <w:rPr>
                  <w:rFonts w:ascii="Times New Roman" w:hAnsi="Times New Roman" w:cs="Times New Roman"/>
                  <w:rPrChange w:id="334"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35" w:author="Nguyen Thi Thuy Duong" w:date="2019-12-17T16:36:00Z"/>
                <w:rFonts w:ascii="Times New Roman" w:hAnsi="Times New Roman" w:cs="Times New Roman"/>
                <w:rPrChange w:id="336" w:author="Nguyen Thi Thuy Duong" w:date="2019-12-17T16:38:00Z">
                  <w:rPr>
                    <w:ins w:id="3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ins w:id="341" w:author="Nguyen Thi Thuy Duong" w:date="2019-12-17T16:36:00Z">
              <w:r w:rsidRPr="00F97B92">
                <w:rPr>
                  <w:rFonts w:ascii="Times New Roman" w:hAnsi="Times New Roman" w:cs="Times New Roman"/>
                  <w:rPrChange w:id="342"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43" w:author="Nguyen Thi Thuy Duong" w:date="2019-12-17T16:36:00Z"/>
                <w:rFonts w:ascii="Times New Roman" w:hAnsi="Times New Roman" w:cs="Times New Roman"/>
                <w:rPrChange w:id="344" w:author="Nguyen Thi Thuy Duong" w:date="2019-12-17T16:38:00Z">
                  <w:rPr>
                    <w:ins w:id="345" w:author="Nguyen Thi Thuy Duong" w:date="2019-12-17T16:36:00Z"/>
                    <w:rFonts w:ascii="Times New Roman" w:hAnsi="Times New Roman" w:cs="Times New Roman"/>
                    <w:sz w:val="15"/>
                    <w:szCs w:val="15"/>
                  </w:rPr>
                </w:rPrChange>
              </w:rPr>
            </w:pPr>
            <w:ins w:id="346" w:author="Nguyen Thi Thuy Duong" w:date="2019-12-17T16:36:00Z">
              <w:r w:rsidRPr="00F97B92">
                <w:rPr>
                  <w:rFonts w:ascii="Times New Roman" w:hAnsi="Times New Roman" w:cs="Times New Roman"/>
                  <w:rPrChange w:id="347"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4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49" w:author="Nguyen Thi Thuy Duong" w:date="2019-12-17T16:36:00Z"/>
                <w:rFonts w:ascii="Times New Roman" w:hAnsi="Times New Roman" w:cs="Times New Roman"/>
                <w:rPrChange w:id="350" w:author="Nguyen Thi Thuy Duong" w:date="2019-12-17T16:38:00Z">
                  <w:rPr>
                    <w:ins w:id="351" w:author="Nguyen Thi Thuy Duong" w:date="2019-12-17T16:36:00Z"/>
                    <w:rFonts w:ascii="Times New Roman" w:hAnsi="Times New Roman" w:cs="Times New Roman"/>
                    <w:sz w:val="15"/>
                    <w:szCs w:val="15"/>
                  </w:rPr>
                </w:rPrChange>
              </w:rPr>
            </w:pPr>
            <w:ins w:id="352" w:author="Nguyen Thi Thuy Duong" w:date="2019-12-17T16:36:00Z">
              <w:r w:rsidRPr="00F97B92">
                <w:rPr>
                  <w:rFonts w:ascii="Times New Roman" w:hAnsi="Times New Roman" w:cs="Times New Roman"/>
                  <w:rPrChange w:id="353"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54" w:author="Nguyen Thi Thuy Duong" w:date="2019-12-17T16:36:00Z"/>
                <w:rFonts w:ascii="Times New Roman" w:hAnsi="Times New Roman" w:cs="Times New Roman"/>
                <w:rPrChange w:id="355" w:author="Nguyen Thi Thuy Duong" w:date="2019-12-17T16:38:00Z">
                  <w:rPr>
                    <w:ins w:id="356" w:author="Nguyen Thi Thuy Duong" w:date="2019-12-17T16:36:00Z"/>
                    <w:rFonts w:ascii="Times New Roman" w:hAnsi="Times New Roman" w:cs="Times New Roman"/>
                    <w:sz w:val="15"/>
                    <w:szCs w:val="15"/>
                  </w:rPr>
                </w:rPrChange>
              </w:rPr>
            </w:pPr>
            <w:ins w:id="357" w:author="Nguyen Thi Thuy Duong" w:date="2019-12-17T16:36:00Z">
              <w:r w:rsidRPr="00F97B92">
                <w:rPr>
                  <w:rFonts w:ascii="Times New Roman" w:hAnsi="Times New Roman" w:cs="Times New Roman"/>
                  <w:rPrChange w:id="358"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ins w:id="362" w:author="Nguyen Thi Thuy Duong" w:date="2019-12-17T16:36:00Z">
              <w:r w:rsidRPr="00F97B92">
                <w:rPr>
                  <w:rFonts w:ascii="Times New Roman" w:hAnsi="Times New Roman" w:cs="Times New Roman"/>
                  <w:rPrChange w:id="363"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64" w:author="Nguyen Thi Thuy Duong" w:date="2019-12-17T16:36:00Z"/>
                <w:rFonts w:ascii="Times New Roman" w:hAnsi="Times New Roman" w:cs="Times New Roman"/>
                <w:rPrChange w:id="365" w:author="Nguyen Thi Thuy Duong" w:date="2019-12-17T16:38:00Z">
                  <w:rPr>
                    <w:ins w:id="366" w:author="Nguyen Thi Thuy Duong" w:date="2019-12-17T16:36:00Z"/>
                    <w:rFonts w:ascii="Times New Roman" w:hAnsi="Times New Roman" w:cs="Times New Roman"/>
                    <w:sz w:val="15"/>
                    <w:szCs w:val="15"/>
                  </w:rPr>
                </w:rPrChange>
              </w:rPr>
            </w:pPr>
            <w:ins w:id="367" w:author="Nguyen Thi Thuy Duong" w:date="2019-12-17T16:36:00Z">
              <w:r w:rsidRPr="00F97B92">
                <w:rPr>
                  <w:rFonts w:ascii="Times New Roman" w:hAnsi="Times New Roman" w:cs="Times New Roman"/>
                  <w:rPrChange w:id="368"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69" w:author="Nguyen Thi Thuy Duong" w:date="2019-12-17T16:36:00Z"/>
                <w:rFonts w:ascii="Times New Roman" w:hAnsi="Times New Roman" w:cs="Times New Roman"/>
                <w:rPrChange w:id="370" w:author="Nguyen Thi Thuy Duong" w:date="2019-12-17T16:38:00Z">
                  <w:rPr>
                    <w:ins w:id="371" w:author="Nguyen Thi Thuy Duong" w:date="2019-12-17T16:36:00Z"/>
                    <w:rFonts w:ascii="Times New Roman" w:hAnsi="Times New Roman" w:cs="Times New Roman"/>
                    <w:sz w:val="15"/>
                    <w:szCs w:val="15"/>
                  </w:rPr>
                </w:rPrChange>
              </w:rPr>
            </w:pPr>
            <w:ins w:id="372" w:author="Nguyen Thi Thuy Duong" w:date="2019-12-17T16:36:00Z">
              <w:r w:rsidRPr="00F97B92">
                <w:rPr>
                  <w:rFonts w:ascii="Times New Roman" w:hAnsi="Times New Roman" w:cs="Times New Roman"/>
                  <w:rPrChange w:id="373"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74" w:author="Nguyen Thi Thuy Duong" w:date="2019-12-17T16:36:00Z"/>
                <w:rFonts w:ascii="Times New Roman" w:hAnsi="Times New Roman" w:cs="Times New Roman"/>
                <w:rPrChange w:id="375" w:author="Nguyen Thi Thuy Duong" w:date="2019-12-17T16:38:00Z">
                  <w:rPr>
                    <w:ins w:id="376" w:author="Nguyen Thi Thuy Duong" w:date="2019-12-17T16:36:00Z"/>
                    <w:rFonts w:ascii="Times New Roman" w:hAnsi="Times New Roman" w:cs="Times New Roman"/>
                    <w:sz w:val="15"/>
                    <w:szCs w:val="15"/>
                  </w:rPr>
                </w:rPrChange>
              </w:rPr>
            </w:pPr>
            <w:ins w:id="377" w:author="Nguyen Thi Thuy Duong" w:date="2019-12-17T16:36:00Z">
              <w:r w:rsidRPr="00F97B92">
                <w:rPr>
                  <w:rFonts w:ascii="Times New Roman" w:hAnsi="Times New Roman" w:cs="Times New Roman"/>
                  <w:rPrChange w:id="378"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3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380" w:author="Nguyen Thi Thuy Duong" w:date="2019-12-17T16:36:00Z"/>
                <w:rFonts w:ascii="Times New Roman" w:hAnsi="Times New Roman" w:cs="Times New Roman"/>
                <w:rPrChange w:id="381" w:author="Nguyen Thi Thuy Duong" w:date="2019-12-17T16:38:00Z">
                  <w:rPr>
                    <w:ins w:id="3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383" w:author="Nguyen Thi Thuy Duong" w:date="2019-12-17T16:36:00Z"/>
                <w:rFonts w:ascii="Times New Roman" w:hAnsi="Times New Roman" w:cs="Times New Roman"/>
                <w:rPrChange w:id="384" w:author="Nguyen Thi Thuy Duong" w:date="2019-12-17T16:38:00Z">
                  <w:rPr>
                    <w:ins w:id="38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386" w:author="Nguyen Thi Thuy Duong" w:date="2019-12-17T16:36:00Z"/>
                <w:rFonts w:ascii="Times New Roman" w:hAnsi="Times New Roman" w:cs="Times New Roman"/>
                <w:rPrChange w:id="387" w:author="Nguyen Thi Thuy Duong" w:date="2019-12-17T16:38:00Z">
                  <w:rPr>
                    <w:ins w:id="38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389" w:author="Nguyen Thi Thuy Duong" w:date="2019-12-17T16:36:00Z"/>
                <w:rFonts w:ascii="Times New Roman" w:hAnsi="Times New Roman" w:cs="Times New Roman"/>
                <w:rPrChange w:id="390" w:author="Nguyen Thi Thuy Duong" w:date="2019-12-17T16:38:00Z">
                  <w:rPr>
                    <w:ins w:id="391" w:author="Nguyen Thi Thuy Duong" w:date="2019-12-17T16:36:00Z"/>
                    <w:rFonts w:ascii="Times New Roman" w:hAnsi="Times New Roman" w:cs="Times New Roman"/>
                    <w:sz w:val="15"/>
                    <w:szCs w:val="15"/>
                  </w:rPr>
                </w:rPrChange>
              </w:rPr>
            </w:pPr>
            <w:ins w:id="392" w:author="Nguyen Thi Thuy Duong" w:date="2019-12-17T16:36:00Z">
              <w:r w:rsidRPr="00F97B92">
                <w:rPr>
                  <w:rFonts w:ascii="Times New Roman" w:hAnsi="Times New Roman" w:cs="Times New Roman"/>
                  <w:rPrChange w:id="393"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ins w:id="397" w:author="Nguyen Thi Thuy Duong" w:date="2019-12-17T16:36:00Z">
              <w:r w:rsidRPr="00F97B92">
                <w:rPr>
                  <w:rFonts w:ascii="Times New Roman" w:hAnsi="Times New Roman" w:cs="Times New Roman"/>
                  <w:rPrChange w:id="398"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399" w:author="Nguyen Thi Thuy Duong" w:date="2019-12-17T16:36:00Z"/>
                <w:rFonts w:ascii="Times New Roman" w:hAnsi="Times New Roman" w:cs="Times New Roman"/>
                <w:rPrChange w:id="400" w:author="Nguyen Thi Thuy Duong" w:date="2019-12-17T16:38:00Z">
                  <w:rPr>
                    <w:ins w:id="401" w:author="Nguyen Thi Thuy Duong" w:date="2019-12-17T16:36:00Z"/>
                    <w:rFonts w:ascii="Times New Roman" w:hAnsi="Times New Roman" w:cs="Times New Roman"/>
                    <w:sz w:val="15"/>
                    <w:szCs w:val="15"/>
                  </w:rPr>
                </w:rPrChange>
              </w:rPr>
            </w:pPr>
            <w:ins w:id="402" w:author="Nguyen Thi Thuy Duong" w:date="2019-12-17T16:36:00Z">
              <w:r w:rsidRPr="00F97B92">
                <w:rPr>
                  <w:rFonts w:ascii="Times New Roman" w:hAnsi="Times New Roman" w:cs="Times New Roman"/>
                  <w:rPrChange w:id="403"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05" w:author="Nguyen Thi Thuy Duong" w:date="2019-12-17T16:36:00Z"/>
                <w:rFonts w:ascii="Times New Roman" w:hAnsi="Times New Roman" w:cs="Times New Roman"/>
                <w:rPrChange w:id="406" w:author="Nguyen Thi Thuy Duong" w:date="2019-12-17T16:38:00Z">
                  <w:rPr>
                    <w:ins w:id="4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ins w:id="417" w:author="Nguyen Thi Thuy Duong" w:date="2019-12-17T16:36:00Z">
              <w:r w:rsidRPr="00F97B92">
                <w:rPr>
                  <w:rFonts w:ascii="Times New Roman" w:hAnsi="Times New Roman" w:cs="Times New Roman"/>
                  <w:rPrChange w:id="418"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19" w:author="Nguyen Thi Thuy Duong" w:date="2019-12-17T16:36:00Z"/>
                <w:rFonts w:ascii="Times New Roman" w:hAnsi="Times New Roman" w:cs="Times New Roman"/>
                <w:rPrChange w:id="420" w:author="Nguyen Thi Thuy Duong" w:date="2019-12-17T16:38:00Z">
                  <w:rPr>
                    <w:ins w:id="421" w:author="Nguyen Thi Thuy Duong" w:date="2019-12-17T16:36:00Z"/>
                    <w:rFonts w:ascii="Times New Roman" w:hAnsi="Times New Roman" w:cs="Times New Roman"/>
                    <w:sz w:val="15"/>
                    <w:szCs w:val="15"/>
                  </w:rPr>
                </w:rPrChange>
              </w:rPr>
            </w:pPr>
            <w:ins w:id="422" w:author="Nguyen Thi Thuy Duong" w:date="2019-12-17T16:36:00Z">
              <w:r w:rsidRPr="00F97B92">
                <w:rPr>
                  <w:rFonts w:ascii="Times New Roman" w:hAnsi="Times New Roman" w:cs="Times New Roman"/>
                  <w:rPrChange w:id="423"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ins w:id="427" w:author="Nguyen Thi Thuy Duong" w:date="2019-12-17T16:36:00Z">
              <w:r w:rsidRPr="00F97B92">
                <w:rPr>
                  <w:rFonts w:ascii="Times New Roman" w:hAnsi="Times New Roman" w:cs="Times New Roman"/>
                  <w:rPrChange w:id="428"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ins w:id="439" w:author="Nguyen Thi Thuy Duong" w:date="2019-12-17T16:36:00Z">
              <w:r w:rsidRPr="00F97B92">
                <w:rPr>
                  <w:rFonts w:ascii="Times New Roman" w:hAnsi="Times New Roman" w:cs="Times New Roman"/>
                  <w:rPrChange w:id="440"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41" w:author="Nguyen Thi Thuy Duong" w:date="2019-12-17T16:36:00Z"/>
                <w:rFonts w:ascii="Times New Roman" w:hAnsi="Times New Roman" w:cs="Times New Roman"/>
                <w:rPrChange w:id="442" w:author="Nguyen Thi Thuy Duong" w:date="2019-12-17T16:38:00Z">
                  <w:rPr>
                    <w:ins w:id="443" w:author="Nguyen Thi Thuy Duong" w:date="2019-12-17T16:36:00Z"/>
                    <w:rFonts w:ascii="Times New Roman" w:hAnsi="Times New Roman" w:cs="Times New Roman"/>
                    <w:sz w:val="15"/>
                    <w:szCs w:val="15"/>
                  </w:rPr>
                </w:rPrChange>
              </w:rPr>
            </w:pPr>
            <w:ins w:id="444" w:author="Nguyen Thi Thuy Duong" w:date="2019-12-17T16:36:00Z">
              <w:r w:rsidRPr="00F97B92">
                <w:rPr>
                  <w:rFonts w:ascii="Times New Roman" w:hAnsi="Times New Roman" w:cs="Times New Roman"/>
                  <w:rPrChange w:id="445"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ins w:id="449" w:author="Nguyen Thi Thuy Duong" w:date="2019-12-17T16:36:00Z">
              <w:r w:rsidRPr="00F97B92">
                <w:rPr>
                  <w:rFonts w:ascii="Times New Roman" w:hAnsi="Times New Roman" w:cs="Times New Roman"/>
                  <w:rPrChange w:id="450"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51" w:author="Nguyen Thi Thuy Duong" w:date="2019-12-17T16:36:00Z"/>
                <w:rFonts w:ascii="Times New Roman" w:hAnsi="Times New Roman" w:cs="Times New Roman"/>
                <w:rPrChange w:id="452" w:author="Nguyen Thi Thuy Duong" w:date="2019-12-17T16:38:00Z">
                  <w:rPr>
                    <w:ins w:id="453" w:author="Nguyen Thi Thuy Duong" w:date="2019-12-17T16:36:00Z"/>
                    <w:rFonts w:ascii="Times New Roman" w:hAnsi="Times New Roman" w:cs="Times New Roman"/>
                    <w:sz w:val="15"/>
                    <w:szCs w:val="15"/>
                  </w:rPr>
                </w:rPrChange>
              </w:rPr>
            </w:pPr>
            <w:ins w:id="454" w:author="Nguyen Thi Thuy Duong" w:date="2019-12-17T16:36:00Z">
              <w:r w:rsidRPr="00F97B92">
                <w:rPr>
                  <w:rFonts w:ascii="Times New Roman" w:hAnsi="Times New Roman" w:cs="Times New Roman"/>
                  <w:rPrChange w:id="455"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5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57" w:author="Nguyen Thi Thuy Duong" w:date="2019-12-17T16:36:00Z"/>
                <w:rFonts w:ascii="Times New Roman" w:hAnsi="Times New Roman" w:cs="Times New Roman"/>
                <w:rPrChange w:id="458" w:author="Nguyen Thi Thuy Duong" w:date="2019-12-17T16:38:00Z">
                  <w:rPr>
                    <w:ins w:id="45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60" w:author="Nguyen Thi Thuy Duong" w:date="2019-12-17T16:36:00Z"/>
                <w:rFonts w:ascii="Times New Roman" w:hAnsi="Times New Roman" w:cs="Times New Roman"/>
                <w:rPrChange w:id="461" w:author="Nguyen Thi Thuy Duong" w:date="2019-12-17T16:38:00Z">
                  <w:rPr>
                    <w:ins w:id="46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63" w:author="Nguyen Thi Thuy Duong" w:date="2019-12-17T16:36:00Z"/>
                <w:rFonts w:ascii="Times New Roman" w:hAnsi="Times New Roman" w:cs="Times New Roman"/>
                <w:rPrChange w:id="464" w:author="Nguyen Thi Thuy Duong" w:date="2019-12-17T16:38:00Z">
                  <w:rPr>
                    <w:ins w:id="46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66" w:author="Nguyen Thi Thuy Duong" w:date="2019-12-17T16:36:00Z"/>
                <w:rFonts w:ascii="Times New Roman" w:hAnsi="Times New Roman" w:cs="Times New Roman"/>
                <w:rPrChange w:id="467" w:author="Nguyen Thi Thuy Duong" w:date="2019-12-17T16:38:00Z">
                  <w:rPr>
                    <w:ins w:id="468" w:author="Nguyen Thi Thuy Duong" w:date="2019-12-17T16:36:00Z"/>
                    <w:rFonts w:ascii="Times New Roman" w:hAnsi="Times New Roman" w:cs="Times New Roman"/>
                    <w:sz w:val="15"/>
                    <w:szCs w:val="15"/>
                  </w:rPr>
                </w:rPrChange>
              </w:rPr>
            </w:pPr>
            <w:ins w:id="469" w:author="Nguyen Thi Thuy Duong" w:date="2019-12-17T16:36:00Z">
              <w:r w:rsidRPr="00F97B92">
                <w:rPr>
                  <w:rFonts w:ascii="Times New Roman" w:hAnsi="Times New Roman" w:cs="Times New Roman"/>
                  <w:rPrChange w:id="470"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ins w:id="474" w:author="Nguyen Thi Thuy Duong" w:date="2019-12-17T16:36:00Z">
              <w:r w:rsidRPr="00F97B92">
                <w:rPr>
                  <w:rFonts w:ascii="Times New Roman" w:hAnsi="Times New Roman" w:cs="Times New Roman"/>
                  <w:rPrChange w:id="475"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476" w:author="Nguyen Thi Thuy Duong" w:date="2019-12-17T16:36:00Z"/>
                <w:rFonts w:ascii="Times New Roman" w:hAnsi="Times New Roman" w:cs="Times New Roman"/>
                <w:rPrChange w:id="477" w:author="Nguyen Thi Thuy Duong" w:date="2019-12-17T16:38:00Z">
                  <w:rPr>
                    <w:ins w:id="478" w:author="Nguyen Thi Thuy Duong" w:date="2019-12-17T16:36:00Z"/>
                    <w:rFonts w:ascii="Times New Roman" w:hAnsi="Times New Roman" w:cs="Times New Roman"/>
                    <w:sz w:val="15"/>
                    <w:szCs w:val="15"/>
                  </w:rPr>
                </w:rPrChange>
              </w:rPr>
            </w:pPr>
            <w:ins w:id="479" w:author="Nguyen Thi Thuy Duong" w:date="2019-12-17T16:36:00Z">
              <w:r w:rsidRPr="00F97B92">
                <w:rPr>
                  <w:rFonts w:ascii="Times New Roman" w:hAnsi="Times New Roman" w:cs="Times New Roman"/>
                  <w:rPrChange w:id="480"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48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482" w:author="Nguyen Thi Thuy Duong" w:date="2019-12-17T16:36:00Z"/>
                <w:rFonts w:ascii="Times New Roman" w:hAnsi="Times New Roman" w:cs="Times New Roman"/>
                <w:rPrChange w:id="483" w:author="Nguyen Thi Thuy Duong" w:date="2019-12-17T16:38:00Z">
                  <w:rPr>
                    <w:ins w:id="4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ins w:id="494" w:author="Nguyen Thi Thuy Duong" w:date="2019-12-17T16:36:00Z">
              <w:r w:rsidRPr="00F97B92">
                <w:rPr>
                  <w:rFonts w:ascii="Times New Roman" w:hAnsi="Times New Roman" w:cs="Times New Roman"/>
                  <w:rPrChange w:id="495"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496" w:author="Nguyen Thi Thuy Duong" w:date="2019-12-17T16:36:00Z"/>
                <w:rFonts w:ascii="Times New Roman" w:hAnsi="Times New Roman" w:cs="Times New Roman"/>
                <w:rPrChange w:id="497" w:author="Nguyen Thi Thuy Duong" w:date="2019-12-17T16:38:00Z">
                  <w:rPr>
                    <w:ins w:id="498" w:author="Nguyen Thi Thuy Duong" w:date="2019-12-17T16:36:00Z"/>
                    <w:rFonts w:ascii="Times New Roman" w:hAnsi="Times New Roman" w:cs="Times New Roman"/>
                    <w:sz w:val="15"/>
                    <w:szCs w:val="15"/>
                  </w:rPr>
                </w:rPrChange>
              </w:rPr>
            </w:pPr>
            <w:ins w:id="499" w:author="Nguyen Thi Thuy Duong" w:date="2019-12-17T16:36:00Z">
              <w:r w:rsidRPr="00F97B92">
                <w:rPr>
                  <w:rFonts w:ascii="Times New Roman" w:hAnsi="Times New Roman" w:cs="Times New Roman"/>
                  <w:rPrChange w:id="500"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ins w:id="504" w:author="Nguyen Thi Thuy Duong" w:date="2019-12-17T16:36:00Z">
              <w:r w:rsidRPr="00F97B92">
                <w:rPr>
                  <w:rFonts w:ascii="Times New Roman" w:hAnsi="Times New Roman" w:cs="Times New Roman"/>
                  <w:rPrChange w:id="505"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0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ins w:id="513" w:author="Nguyen Thi Thuy Duong" w:date="2019-12-17T16:36:00Z">
              <w:r w:rsidRPr="00F97B92">
                <w:rPr>
                  <w:rFonts w:ascii="Times New Roman" w:hAnsi="Times New Roman" w:cs="Times New Roman"/>
                  <w:rPrChange w:id="514"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15" w:author="Nguyen Thi Thuy Duong" w:date="2019-12-17T16:36:00Z"/>
                <w:rFonts w:ascii="Times New Roman" w:hAnsi="Times New Roman" w:cs="Times New Roman"/>
                <w:rPrChange w:id="516" w:author="Nguyen Thi Thuy Duong" w:date="2019-12-17T16:38:00Z">
                  <w:rPr>
                    <w:ins w:id="517" w:author="Nguyen Thi Thuy Duong" w:date="2019-12-17T16:36:00Z"/>
                    <w:rFonts w:ascii="Times New Roman" w:hAnsi="Times New Roman" w:cs="Times New Roman"/>
                    <w:sz w:val="15"/>
                    <w:szCs w:val="15"/>
                  </w:rPr>
                </w:rPrChange>
              </w:rPr>
            </w:pPr>
            <w:ins w:id="518" w:author="Nguyen Thi Thuy Duong" w:date="2019-12-17T16:36:00Z">
              <w:r w:rsidRPr="00F97B92">
                <w:rPr>
                  <w:rFonts w:ascii="Times New Roman" w:hAnsi="Times New Roman" w:cs="Times New Roman"/>
                  <w:rPrChange w:id="519"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20" w:author="Nguyen Thi Thuy Duong" w:date="2019-12-17T16:36:00Z"/>
                <w:rFonts w:ascii="Times New Roman" w:hAnsi="Times New Roman" w:cs="Times New Roman"/>
                <w:rPrChange w:id="521" w:author="Nguyen Thi Thuy Duong" w:date="2019-12-17T16:38:00Z">
                  <w:rPr>
                    <w:ins w:id="522" w:author="Nguyen Thi Thuy Duong" w:date="2019-12-17T16:36:00Z"/>
                    <w:rFonts w:ascii="Times New Roman" w:hAnsi="Times New Roman" w:cs="Times New Roman"/>
                    <w:sz w:val="15"/>
                    <w:szCs w:val="15"/>
                  </w:rPr>
                </w:rPrChange>
              </w:rPr>
            </w:pPr>
            <w:ins w:id="523" w:author="Nguyen Thi Thuy Duong" w:date="2019-12-17T16:36:00Z">
              <w:r w:rsidRPr="00F97B92">
                <w:rPr>
                  <w:rFonts w:ascii="Times New Roman" w:hAnsi="Times New Roman" w:cs="Times New Roman"/>
                  <w:rPrChange w:id="524"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25" w:author="Nguyen Thi Thuy Duong" w:date="2019-12-17T16:36:00Z"/>
                <w:rFonts w:ascii="Times New Roman" w:hAnsi="Times New Roman" w:cs="Times New Roman"/>
                <w:rPrChange w:id="526" w:author="Nguyen Thi Thuy Duong" w:date="2019-12-17T16:38:00Z">
                  <w:rPr>
                    <w:ins w:id="527" w:author="Nguyen Thi Thuy Duong" w:date="2019-12-17T16:36:00Z"/>
                    <w:rFonts w:ascii="Times New Roman" w:hAnsi="Times New Roman" w:cs="Times New Roman"/>
                    <w:sz w:val="15"/>
                    <w:szCs w:val="15"/>
                  </w:rPr>
                </w:rPrChange>
              </w:rPr>
            </w:pPr>
            <w:ins w:id="528" w:author="Nguyen Thi Thuy Duong" w:date="2019-12-17T16:36:00Z">
              <w:r w:rsidRPr="00F97B92">
                <w:rPr>
                  <w:rFonts w:ascii="Times New Roman" w:hAnsi="Times New Roman" w:cs="Times New Roman"/>
                  <w:rPrChange w:id="529"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30" w:author="Nguyen Thi Thuy Duong" w:date="2019-12-17T16:36:00Z"/>
                <w:rFonts w:ascii="Times New Roman" w:hAnsi="Times New Roman" w:cs="Times New Roman"/>
                <w:rPrChange w:id="531" w:author="Nguyen Thi Thuy Duong" w:date="2019-12-17T16:38:00Z">
                  <w:rPr>
                    <w:ins w:id="532" w:author="Nguyen Thi Thuy Duong" w:date="2019-12-17T16:36:00Z"/>
                    <w:rFonts w:ascii="Times New Roman" w:hAnsi="Times New Roman" w:cs="Times New Roman"/>
                    <w:sz w:val="15"/>
                    <w:szCs w:val="15"/>
                  </w:rPr>
                </w:rPrChange>
              </w:rPr>
            </w:pPr>
            <w:ins w:id="533" w:author="Nguyen Thi Thuy Duong" w:date="2019-12-17T16:36:00Z">
              <w:r w:rsidRPr="00F97B92">
                <w:rPr>
                  <w:rFonts w:ascii="Times New Roman" w:hAnsi="Times New Roman" w:cs="Times New Roman"/>
                  <w:rPrChange w:id="534"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3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36" w:author="Nguyen Thi Thuy Duong" w:date="2019-12-17T16:36:00Z"/>
                <w:rFonts w:ascii="Times New Roman" w:hAnsi="Times New Roman" w:cs="Times New Roman"/>
                <w:rPrChange w:id="537" w:author="Nguyen Thi Thuy Duong" w:date="2019-12-17T16:38:00Z">
                  <w:rPr>
                    <w:ins w:id="5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39" w:author="Nguyen Thi Thuy Duong" w:date="2019-12-17T16:36:00Z"/>
                <w:rFonts w:ascii="Times New Roman" w:hAnsi="Times New Roman" w:cs="Times New Roman"/>
                <w:rPrChange w:id="540" w:author="Nguyen Thi Thuy Duong" w:date="2019-12-17T16:38:00Z">
                  <w:rPr>
                    <w:ins w:id="54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42" w:author="Nguyen Thi Thuy Duong" w:date="2019-12-17T16:36:00Z"/>
                <w:rFonts w:ascii="Times New Roman" w:hAnsi="Times New Roman" w:cs="Times New Roman"/>
                <w:rPrChange w:id="543" w:author="Nguyen Thi Thuy Duong" w:date="2019-12-17T16:38:00Z">
                  <w:rPr>
                    <w:ins w:id="54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45" w:author="Nguyen Thi Thuy Duong" w:date="2019-12-17T16:36:00Z"/>
                <w:rFonts w:ascii="Times New Roman" w:hAnsi="Times New Roman" w:cs="Times New Roman"/>
                <w:rPrChange w:id="546" w:author="Nguyen Thi Thuy Duong" w:date="2019-12-17T16:38:00Z">
                  <w:rPr>
                    <w:ins w:id="547" w:author="Nguyen Thi Thuy Duong" w:date="2019-12-17T16:36:00Z"/>
                    <w:rFonts w:ascii="Times New Roman" w:hAnsi="Times New Roman" w:cs="Times New Roman"/>
                    <w:sz w:val="15"/>
                    <w:szCs w:val="15"/>
                  </w:rPr>
                </w:rPrChange>
              </w:rPr>
            </w:pPr>
            <w:ins w:id="548" w:author="Nguyen Thi Thuy Duong" w:date="2019-12-17T16:36:00Z">
              <w:r w:rsidRPr="00F97B92">
                <w:rPr>
                  <w:rFonts w:ascii="Times New Roman" w:hAnsi="Times New Roman" w:cs="Times New Roman"/>
                  <w:rPrChange w:id="549"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ins w:id="553" w:author="Nguyen Thi Thuy Duong" w:date="2019-12-17T16:36:00Z">
              <w:r w:rsidRPr="00F97B92">
                <w:rPr>
                  <w:rFonts w:ascii="Times New Roman" w:hAnsi="Times New Roman" w:cs="Times New Roman"/>
                  <w:rPrChange w:id="554"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55" w:author="Nguyen Thi Thuy Duong" w:date="2019-12-17T16:36:00Z"/>
                <w:rFonts w:ascii="Times New Roman" w:hAnsi="Times New Roman" w:cs="Times New Roman"/>
                <w:rPrChange w:id="556" w:author="Nguyen Thi Thuy Duong" w:date="2019-12-17T16:38:00Z">
                  <w:rPr>
                    <w:ins w:id="557" w:author="Nguyen Thi Thuy Duong" w:date="2019-12-17T16:36:00Z"/>
                    <w:rFonts w:ascii="Times New Roman" w:hAnsi="Times New Roman" w:cs="Times New Roman"/>
                    <w:sz w:val="15"/>
                    <w:szCs w:val="15"/>
                  </w:rPr>
                </w:rPrChange>
              </w:rPr>
            </w:pPr>
            <w:ins w:id="558" w:author="Nguyen Thi Thuy Duong" w:date="2019-12-17T16:36:00Z">
              <w:r w:rsidRPr="00F97B92">
                <w:rPr>
                  <w:rFonts w:ascii="Times New Roman" w:hAnsi="Times New Roman" w:cs="Times New Roman"/>
                  <w:rPrChange w:id="559"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6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61" w:author="Nguyen Thi Thuy Duong" w:date="2019-12-17T16:36:00Z"/>
                <w:rFonts w:ascii="Times New Roman" w:hAnsi="Times New Roman" w:cs="Times New Roman"/>
                <w:rPrChange w:id="562" w:author="Nguyen Thi Thuy Duong" w:date="2019-12-17T16:38:00Z">
                  <w:rPr>
                    <w:ins w:id="5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ins w:id="573" w:author="Nguyen Thi Thuy Duong" w:date="2019-12-17T16:36:00Z">
              <w:r w:rsidRPr="00F97B92">
                <w:rPr>
                  <w:rFonts w:ascii="Times New Roman" w:hAnsi="Times New Roman" w:cs="Times New Roman"/>
                  <w:rPrChange w:id="574"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575" w:author="Nguyen Thi Thuy Duong" w:date="2019-12-17T16:36:00Z"/>
                <w:rFonts w:ascii="Times New Roman" w:hAnsi="Times New Roman" w:cs="Times New Roman"/>
                <w:rPrChange w:id="576" w:author="Nguyen Thi Thuy Duong" w:date="2019-12-17T16:38:00Z">
                  <w:rPr>
                    <w:ins w:id="577" w:author="Nguyen Thi Thuy Duong" w:date="2019-12-17T16:36:00Z"/>
                    <w:rFonts w:ascii="Times New Roman" w:hAnsi="Times New Roman" w:cs="Times New Roman"/>
                    <w:sz w:val="15"/>
                    <w:szCs w:val="15"/>
                  </w:rPr>
                </w:rPrChange>
              </w:rPr>
            </w:pPr>
            <w:ins w:id="578" w:author="Nguyen Thi Thuy Duong" w:date="2019-12-17T16:36:00Z">
              <w:r w:rsidRPr="00F97B92">
                <w:rPr>
                  <w:rFonts w:ascii="Times New Roman" w:hAnsi="Times New Roman" w:cs="Times New Roman"/>
                  <w:rPrChange w:id="579"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ins w:id="583" w:author="Nguyen Thi Thuy Duong" w:date="2019-12-17T16:36:00Z">
              <w:r w:rsidRPr="00F97B92">
                <w:rPr>
                  <w:rFonts w:ascii="Times New Roman" w:hAnsi="Times New Roman" w:cs="Times New Roman"/>
                  <w:rPrChange w:id="584"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5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ins w:id="595" w:author="Nguyen Thi Thuy Duong" w:date="2019-12-17T16:36:00Z">
              <w:r w:rsidRPr="00F97B92">
                <w:rPr>
                  <w:rFonts w:ascii="Times New Roman" w:hAnsi="Times New Roman" w:cs="Times New Roman"/>
                  <w:rPrChange w:id="596"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597" w:author="Nguyen Thi Thuy Duong" w:date="2019-12-17T16:36:00Z"/>
                <w:rFonts w:ascii="Times New Roman" w:hAnsi="Times New Roman" w:cs="Times New Roman"/>
                <w:rPrChange w:id="598" w:author="Nguyen Thi Thuy Duong" w:date="2019-12-17T16:38:00Z">
                  <w:rPr>
                    <w:ins w:id="599" w:author="Nguyen Thi Thuy Duong" w:date="2019-12-17T16:36:00Z"/>
                    <w:rFonts w:ascii="Times New Roman" w:hAnsi="Times New Roman" w:cs="Times New Roman"/>
                    <w:sz w:val="15"/>
                    <w:szCs w:val="15"/>
                  </w:rPr>
                </w:rPrChange>
              </w:rPr>
            </w:pPr>
            <w:ins w:id="600" w:author="Nguyen Thi Thuy Duong" w:date="2019-12-17T16:36:00Z">
              <w:r w:rsidRPr="00F97B92">
                <w:rPr>
                  <w:rFonts w:ascii="Times New Roman" w:hAnsi="Times New Roman" w:cs="Times New Roman"/>
                  <w:rPrChange w:id="601"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ins w:id="605" w:author="Nguyen Thi Thuy Duong" w:date="2019-12-17T16:36:00Z">
              <w:r w:rsidRPr="00F97B92">
                <w:rPr>
                  <w:rFonts w:ascii="Times New Roman" w:hAnsi="Times New Roman" w:cs="Times New Roman"/>
                  <w:rPrChange w:id="606"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07" w:author="Nguyen Thi Thuy Duong" w:date="2019-12-17T16:36:00Z"/>
                <w:rFonts w:ascii="Times New Roman" w:hAnsi="Times New Roman" w:cs="Times New Roman"/>
                <w:rPrChange w:id="608" w:author="Nguyen Thi Thuy Duong" w:date="2019-12-17T16:38:00Z">
                  <w:rPr>
                    <w:ins w:id="609" w:author="Nguyen Thi Thuy Duong" w:date="2019-12-17T16:36:00Z"/>
                    <w:rFonts w:ascii="Times New Roman" w:hAnsi="Times New Roman" w:cs="Times New Roman"/>
                    <w:sz w:val="15"/>
                    <w:szCs w:val="15"/>
                  </w:rPr>
                </w:rPrChange>
              </w:rPr>
            </w:pPr>
            <w:ins w:id="610" w:author="Nguyen Thi Thuy Duong" w:date="2019-12-17T16:36:00Z">
              <w:r w:rsidRPr="00F97B92">
                <w:rPr>
                  <w:rFonts w:ascii="Times New Roman" w:hAnsi="Times New Roman" w:cs="Times New Roman"/>
                  <w:rPrChange w:id="611"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1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13" w:author="Nguyen Thi Thuy Duong" w:date="2019-12-17T16:36:00Z"/>
                <w:rFonts w:ascii="Times New Roman" w:hAnsi="Times New Roman" w:cs="Times New Roman"/>
                <w:rPrChange w:id="614" w:author="Nguyen Thi Thuy Duong" w:date="2019-12-17T16:38:00Z">
                  <w:rPr>
                    <w:ins w:id="6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16" w:author="Nguyen Thi Thuy Duong" w:date="2019-12-17T16:36:00Z"/>
                <w:rFonts w:ascii="Times New Roman" w:hAnsi="Times New Roman" w:cs="Times New Roman"/>
                <w:rPrChange w:id="617" w:author="Nguyen Thi Thuy Duong" w:date="2019-12-17T16:38:00Z">
                  <w:rPr>
                    <w:ins w:id="61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19" w:author="Nguyen Thi Thuy Duong" w:date="2019-12-17T16:36:00Z"/>
                <w:rFonts w:ascii="Times New Roman" w:hAnsi="Times New Roman" w:cs="Times New Roman"/>
                <w:rPrChange w:id="620" w:author="Nguyen Thi Thuy Duong" w:date="2019-12-17T16:38:00Z">
                  <w:rPr>
                    <w:ins w:id="62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22" w:author="Nguyen Thi Thuy Duong" w:date="2019-12-17T16:36:00Z"/>
                <w:rFonts w:ascii="Times New Roman" w:hAnsi="Times New Roman" w:cs="Times New Roman"/>
                <w:rPrChange w:id="623" w:author="Nguyen Thi Thuy Duong" w:date="2019-12-17T16:38:00Z">
                  <w:rPr>
                    <w:ins w:id="624" w:author="Nguyen Thi Thuy Duong" w:date="2019-12-17T16:36:00Z"/>
                    <w:rFonts w:ascii="Times New Roman" w:hAnsi="Times New Roman" w:cs="Times New Roman"/>
                    <w:sz w:val="15"/>
                    <w:szCs w:val="15"/>
                  </w:rPr>
                </w:rPrChange>
              </w:rPr>
            </w:pPr>
            <w:ins w:id="625" w:author="Nguyen Thi Thuy Duong" w:date="2019-12-17T16:36:00Z">
              <w:r w:rsidRPr="00F97B92">
                <w:rPr>
                  <w:rFonts w:ascii="Times New Roman" w:hAnsi="Times New Roman" w:cs="Times New Roman"/>
                  <w:rPrChange w:id="626"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ins w:id="630" w:author="Nguyen Thi Thuy Duong" w:date="2019-12-17T16:36:00Z">
              <w:r w:rsidRPr="00F97B92">
                <w:rPr>
                  <w:rFonts w:ascii="Times New Roman" w:hAnsi="Times New Roman" w:cs="Times New Roman"/>
                  <w:rPrChange w:id="631"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32" w:author="Nguyen Thi Thuy Duong" w:date="2019-12-17T16:36:00Z"/>
                <w:rFonts w:ascii="Times New Roman" w:hAnsi="Times New Roman" w:cs="Times New Roman"/>
                <w:rPrChange w:id="633" w:author="Nguyen Thi Thuy Duong" w:date="2019-12-17T16:38:00Z">
                  <w:rPr>
                    <w:ins w:id="634" w:author="Nguyen Thi Thuy Duong" w:date="2019-12-17T16:36:00Z"/>
                    <w:rFonts w:ascii="Times New Roman" w:hAnsi="Times New Roman" w:cs="Times New Roman"/>
                    <w:sz w:val="15"/>
                    <w:szCs w:val="15"/>
                  </w:rPr>
                </w:rPrChange>
              </w:rPr>
            </w:pPr>
            <w:ins w:id="635" w:author="Nguyen Thi Thuy Duong" w:date="2019-12-17T16:36:00Z">
              <w:r w:rsidRPr="00F97B92">
                <w:rPr>
                  <w:rFonts w:ascii="Times New Roman" w:hAnsi="Times New Roman" w:cs="Times New Roman"/>
                  <w:rPrChange w:id="636"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3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38" w:author="Nguyen Thi Thuy Duong" w:date="2019-12-17T16:36:00Z"/>
                <w:rFonts w:ascii="Times New Roman" w:hAnsi="Times New Roman" w:cs="Times New Roman"/>
                <w:rPrChange w:id="639" w:author="Nguyen Thi Thuy Duong" w:date="2019-12-17T16:38:00Z">
                  <w:rPr>
                    <w:ins w:id="64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ins w:id="650" w:author="Nguyen Thi Thuy Duong" w:date="2019-12-17T16:36:00Z">
              <w:r w:rsidRPr="00F97B92">
                <w:rPr>
                  <w:rFonts w:ascii="Times New Roman" w:hAnsi="Times New Roman" w:cs="Times New Roman"/>
                  <w:rPrChange w:id="651"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52" w:author="Nguyen Thi Thuy Duong" w:date="2019-12-17T16:36:00Z"/>
                <w:rFonts w:ascii="Times New Roman" w:hAnsi="Times New Roman" w:cs="Times New Roman"/>
                <w:rPrChange w:id="653" w:author="Nguyen Thi Thuy Duong" w:date="2019-12-17T16:38:00Z">
                  <w:rPr>
                    <w:ins w:id="654" w:author="Nguyen Thi Thuy Duong" w:date="2019-12-17T16:36:00Z"/>
                    <w:rFonts w:ascii="Times New Roman" w:hAnsi="Times New Roman" w:cs="Times New Roman"/>
                    <w:sz w:val="15"/>
                    <w:szCs w:val="15"/>
                  </w:rPr>
                </w:rPrChange>
              </w:rPr>
            </w:pPr>
            <w:ins w:id="655" w:author="Nguyen Thi Thuy Duong" w:date="2019-12-17T16:36:00Z">
              <w:r w:rsidRPr="00F97B92">
                <w:rPr>
                  <w:rFonts w:ascii="Times New Roman" w:hAnsi="Times New Roman" w:cs="Times New Roman"/>
                  <w:rPrChange w:id="656"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ins w:id="660" w:author="Nguyen Thi Thuy Duong" w:date="2019-12-17T16:36:00Z">
              <w:r w:rsidRPr="00F97B92">
                <w:rPr>
                  <w:rFonts w:ascii="Times New Roman" w:hAnsi="Times New Roman" w:cs="Times New Roman"/>
                  <w:rPrChange w:id="661"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6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ins w:id="672" w:author="Nguyen Thi Thuy Duong" w:date="2019-12-17T16:36:00Z">
              <w:r w:rsidRPr="00F97B92">
                <w:rPr>
                  <w:rFonts w:ascii="Times New Roman" w:hAnsi="Times New Roman" w:cs="Times New Roman"/>
                  <w:rPrChange w:id="673"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74" w:author="Nguyen Thi Thuy Duong" w:date="2019-12-17T16:36:00Z"/>
                <w:rFonts w:ascii="Times New Roman" w:hAnsi="Times New Roman" w:cs="Times New Roman"/>
                <w:rPrChange w:id="675" w:author="Nguyen Thi Thuy Duong" w:date="2019-12-17T16:38:00Z">
                  <w:rPr>
                    <w:ins w:id="676" w:author="Nguyen Thi Thuy Duong" w:date="2019-12-17T16:36:00Z"/>
                    <w:rFonts w:ascii="Times New Roman" w:hAnsi="Times New Roman" w:cs="Times New Roman"/>
                    <w:sz w:val="15"/>
                    <w:szCs w:val="15"/>
                  </w:rPr>
                </w:rPrChange>
              </w:rPr>
            </w:pPr>
            <w:ins w:id="677" w:author="Nguyen Thi Thuy Duong" w:date="2019-12-17T16:36:00Z">
              <w:r w:rsidRPr="00F97B92">
                <w:rPr>
                  <w:rFonts w:ascii="Times New Roman" w:hAnsi="Times New Roman" w:cs="Times New Roman"/>
                  <w:rPrChange w:id="678"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ins w:id="682" w:author="Nguyen Thi Thuy Duong" w:date="2019-12-17T16:36:00Z">
              <w:r w:rsidRPr="00F97B92">
                <w:rPr>
                  <w:rFonts w:ascii="Times New Roman" w:hAnsi="Times New Roman" w:cs="Times New Roman"/>
                  <w:rPrChange w:id="683"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684" w:author="Nguyen Thi Thuy Duong" w:date="2019-12-17T16:36:00Z"/>
                <w:rFonts w:ascii="Times New Roman" w:hAnsi="Times New Roman" w:cs="Times New Roman"/>
                <w:rPrChange w:id="685" w:author="Nguyen Thi Thuy Duong" w:date="2019-12-17T16:38:00Z">
                  <w:rPr>
                    <w:ins w:id="686" w:author="Nguyen Thi Thuy Duong" w:date="2019-12-17T16:36:00Z"/>
                    <w:rFonts w:ascii="Times New Roman" w:hAnsi="Times New Roman" w:cs="Times New Roman"/>
                    <w:sz w:val="15"/>
                    <w:szCs w:val="15"/>
                  </w:rPr>
                </w:rPrChange>
              </w:rPr>
            </w:pPr>
            <w:ins w:id="687" w:author="Nguyen Thi Thuy Duong" w:date="2019-12-17T16:36:00Z">
              <w:r w:rsidRPr="00F97B92">
                <w:rPr>
                  <w:rFonts w:ascii="Times New Roman" w:hAnsi="Times New Roman" w:cs="Times New Roman"/>
                  <w:rPrChange w:id="688"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68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690" w:author="Nguyen Thi Thuy Duong" w:date="2019-12-17T16:36:00Z"/>
                <w:rFonts w:ascii="Times New Roman" w:hAnsi="Times New Roman" w:cs="Times New Roman"/>
                <w:rPrChange w:id="691" w:author="Nguyen Thi Thuy Duong" w:date="2019-12-17T16:38:00Z">
                  <w:rPr>
                    <w:ins w:id="69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693" w:author="Nguyen Thi Thuy Duong" w:date="2019-12-17T16:36:00Z"/>
                <w:rFonts w:ascii="Times New Roman" w:hAnsi="Times New Roman" w:cs="Times New Roman"/>
                <w:rPrChange w:id="694" w:author="Nguyen Thi Thuy Duong" w:date="2019-12-17T16:38:00Z">
                  <w:rPr>
                    <w:ins w:id="69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696" w:author="Nguyen Thi Thuy Duong" w:date="2019-12-17T16:36:00Z"/>
                <w:rFonts w:ascii="Times New Roman" w:hAnsi="Times New Roman" w:cs="Times New Roman"/>
                <w:rPrChange w:id="697" w:author="Nguyen Thi Thuy Duong" w:date="2019-12-17T16:38:00Z">
                  <w:rPr>
                    <w:ins w:id="69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699" w:author="Nguyen Thi Thuy Duong" w:date="2019-12-17T16:36:00Z"/>
                <w:rFonts w:ascii="Times New Roman" w:hAnsi="Times New Roman" w:cs="Times New Roman"/>
                <w:rPrChange w:id="700" w:author="Nguyen Thi Thuy Duong" w:date="2019-12-17T16:38:00Z">
                  <w:rPr>
                    <w:ins w:id="701" w:author="Nguyen Thi Thuy Duong" w:date="2019-12-17T16:36:00Z"/>
                    <w:rFonts w:ascii="Times New Roman" w:hAnsi="Times New Roman" w:cs="Times New Roman"/>
                    <w:sz w:val="15"/>
                    <w:szCs w:val="15"/>
                  </w:rPr>
                </w:rPrChange>
              </w:rPr>
            </w:pPr>
            <w:ins w:id="702" w:author="Nguyen Thi Thuy Duong" w:date="2019-12-17T16:36:00Z">
              <w:r w:rsidRPr="00F97B92">
                <w:rPr>
                  <w:rFonts w:ascii="Times New Roman" w:hAnsi="Times New Roman" w:cs="Times New Roman"/>
                  <w:rPrChange w:id="703"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ins w:id="707" w:author="Nguyen Thi Thuy Duong" w:date="2019-12-17T16:36:00Z">
              <w:r w:rsidRPr="00F97B92">
                <w:rPr>
                  <w:rFonts w:ascii="Times New Roman" w:hAnsi="Times New Roman" w:cs="Times New Roman"/>
                  <w:rPrChange w:id="708"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09" w:author="Nguyen Thi Thuy Duong" w:date="2019-12-17T16:36:00Z"/>
                <w:rFonts w:ascii="Times New Roman" w:hAnsi="Times New Roman" w:cs="Times New Roman"/>
                <w:rPrChange w:id="710" w:author="Nguyen Thi Thuy Duong" w:date="2019-12-17T16:38:00Z">
                  <w:rPr>
                    <w:ins w:id="711" w:author="Nguyen Thi Thuy Duong" w:date="2019-12-17T16:36:00Z"/>
                    <w:rFonts w:ascii="Times New Roman" w:hAnsi="Times New Roman" w:cs="Times New Roman"/>
                    <w:sz w:val="15"/>
                    <w:szCs w:val="15"/>
                  </w:rPr>
                </w:rPrChange>
              </w:rPr>
            </w:pPr>
            <w:ins w:id="712" w:author="Nguyen Thi Thuy Duong" w:date="2019-12-17T16:36:00Z">
              <w:r w:rsidRPr="00F97B92">
                <w:rPr>
                  <w:rFonts w:ascii="Times New Roman" w:hAnsi="Times New Roman" w:cs="Times New Roman"/>
                  <w:rPrChange w:id="713"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15" w:author="Nguyen Thi Thuy Duong" w:date="2019-12-17T16:36:00Z"/>
                <w:rFonts w:ascii="Times New Roman" w:hAnsi="Times New Roman" w:cs="Times New Roman"/>
                <w:rPrChange w:id="716" w:author="Nguyen Thi Thuy Duong" w:date="2019-12-17T16:38:00Z">
                  <w:rPr>
                    <w:ins w:id="7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ins w:id="727" w:author="Nguyen Thi Thuy Duong" w:date="2019-12-17T16:36:00Z">
              <w:r w:rsidRPr="00F97B92">
                <w:rPr>
                  <w:rFonts w:ascii="Times New Roman" w:hAnsi="Times New Roman" w:cs="Times New Roman"/>
                  <w:rPrChange w:id="728"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29" w:author="Nguyen Thi Thuy Duong" w:date="2019-12-17T16:36:00Z"/>
                <w:rFonts w:ascii="Times New Roman" w:hAnsi="Times New Roman" w:cs="Times New Roman"/>
                <w:rPrChange w:id="730" w:author="Nguyen Thi Thuy Duong" w:date="2019-12-17T16:38:00Z">
                  <w:rPr>
                    <w:ins w:id="731" w:author="Nguyen Thi Thuy Duong" w:date="2019-12-17T16:36:00Z"/>
                    <w:rFonts w:ascii="Times New Roman" w:hAnsi="Times New Roman" w:cs="Times New Roman"/>
                    <w:sz w:val="15"/>
                    <w:szCs w:val="15"/>
                  </w:rPr>
                </w:rPrChange>
              </w:rPr>
            </w:pPr>
            <w:ins w:id="732" w:author="Nguyen Thi Thuy Duong" w:date="2019-12-17T16:36:00Z">
              <w:r w:rsidRPr="00F97B92">
                <w:rPr>
                  <w:rFonts w:ascii="Times New Roman" w:hAnsi="Times New Roman" w:cs="Times New Roman"/>
                  <w:rPrChange w:id="733"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ins w:id="737" w:author="Nguyen Thi Thuy Duong" w:date="2019-12-17T16:36:00Z">
              <w:r w:rsidRPr="00F97B92">
                <w:rPr>
                  <w:rFonts w:ascii="Times New Roman" w:hAnsi="Times New Roman" w:cs="Times New Roman"/>
                  <w:rPrChange w:id="738"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3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ins w:id="743" w:author="Nguyen Thi Thuy Duong" w:date="2019-12-17T16:36:00Z">
              <w:r w:rsidRPr="00F97B92">
                <w:rPr>
                  <w:rFonts w:ascii="Times New Roman" w:hAnsi="Times New Roman" w:cs="Times New Roman"/>
                  <w:rPrChange w:id="744"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45" w:author="Nguyen Thi Thuy Duong" w:date="2019-12-17T16:36:00Z"/>
                <w:rFonts w:ascii="Times New Roman" w:hAnsi="Times New Roman" w:cs="Times New Roman"/>
                <w:rPrChange w:id="746" w:author="Nguyen Thi Thuy Duong" w:date="2019-12-17T16:38:00Z">
                  <w:rPr>
                    <w:ins w:id="747" w:author="Nguyen Thi Thuy Duong" w:date="2019-12-17T16:36:00Z"/>
                    <w:rFonts w:ascii="Times New Roman" w:hAnsi="Times New Roman" w:cs="Times New Roman"/>
                    <w:sz w:val="15"/>
                    <w:szCs w:val="15"/>
                  </w:rPr>
                </w:rPrChange>
              </w:rPr>
            </w:pPr>
            <w:ins w:id="748" w:author="Nguyen Thi Thuy Duong" w:date="2019-12-17T16:36:00Z">
              <w:r w:rsidRPr="00F97B92">
                <w:rPr>
                  <w:rFonts w:ascii="Times New Roman" w:hAnsi="Times New Roman" w:cs="Times New Roman"/>
                  <w:rPrChange w:id="749"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ins w:id="753" w:author="Nguyen Thi Thuy Duong" w:date="2019-12-17T16:36:00Z">
              <w:r w:rsidRPr="00F97B92">
                <w:rPr>
                  <w:rFonts w:ascii="Times New Roman" w:hAnsi="Times New Roman" w:cs="Times New Roman"/>
                  <w:rPrChange w:id="754"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55" w:author="Nguyen Thi Thuy Duong" w:date="2019-12-17T16:36:00Z"/>
                <w:rFonts w:ascii="Times New Roman" w:hAnsi="Times New Roman" w:cs="Times New Roman"/>
                <w:rPrChange w:id="756" w:author="Nguyen Thi Thuy Duong" w:date="2019-12-17T16:38:00Z">
                  <w:rPr>
                    <w:ins w:id="75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58" w:author="Nguyen Thi Thuy Duong" w:date="2019-12-17T16:36:00Z"/>
                <w:rFonts w:ascii="Times New Roman" w:hAnsi="Times New Roman" w:cs="Times New Roman"/>
                <w:rPrChange w:id="759" w:author="Nguyen Thi Thuy Duong" w:date="2019-12-17T16:38:00Z">
                  <w:rPr>
                    <w:ins w:id="760" w:author="Nguyen Thi Thuy Duong" w:date="2019-12-17T16:36:00Z"/>
                    <w:rFonts w:ascii="Times New Roman" w:hAnsi="Times New Roman" w:cs="Times New Roman"/>
                    <w:sz w:val="15"/>
                    <w:szCs w:val="15"/>
                  </w:rPr>
                </w:rPrChange>
              </w:rPr>
            </w:pPr>
            <w:ins w:id="761" w:author="Nguyen Thi Thuy Duong" w:date="2019-12-17T16:36:00Z">
              <w:r w:rsidRPr="00F97B92">
                <w:rPr>
                  <w:rFonts w:ascii="Times New Roman" w:hAnsi="Times New Roman" w:cs="Times New Roman"/>
                  <w:rPrChange w:id="76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63" w:author="Nguyen Thi Thuy Duong" w:date="2019-12-17T16:36:00Z"/>
                <w:rFonts w:ascii="Times New Roman" w:hAnsi="Times New Roman" w:cs="Times New Roman"/>
                <w:rPrChange w:id="764" w:author="Nguyen Thi Thuy Duong" w:date="2019-12-17T16:38:00Z">
                  <w:rPr>
                    <w:ins w:id="765" w:author="Nguyen Thi Thuy Duong" w:date="2019-12-17T16:36:00Z"/>
                    <w:rFonts w:ascii="Times New Roman" w:hAnsi="Times New Roman" w:cs="Times New Roman"/>
                    <w:sz w:val="15"/>
                    <w:szCs w:val="15"/>
                  </w:rPr>
                </w:rPrChange>
              </w:rPr>
            </w:pPr>
            <w:ins w:id="766" w:author="Nguyen Thi Thuy Duong" w:date="2019-12-17T16:36:00Z">
              <w:r w:rsidRPr="00F97B92">
                <w:rPr>
                  <w:rFonts w:ascii="Times New Roman" w:hAnsi="Times New Roman" w:cs="Times New Roman"/>
                  <w:rPrChange w:id="767"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6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69" w:author="Nguyen Thi Thuy Duong" w:date="2019-12-17T16:36:00Z"/>
                <w:rFonts w:ascii="Times New Roman" w:hAnsi="Times New Roman" w:cs="Times New Roman"/>
                <w:rPrChange w:id="770" w:author="Nguyen Thi Thuy Duong" w:date="2019-12-17T16:38:00Z">
                  <w:rPr>
                    <w:ins w:id="7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72" w:author="Nguyen Thi Thuy Duong" w:date="2019-12-17T16:36:00Z"/>
                <w:rFonts w:ascii="Times New Roman" w:hAnsi="Times New Roman" w:cs="Times New Roman"/>
                <w:rPrChange w:id="773" w:author="Nguyen Thi Thuy Duong" w:date="2019-12-17T16:38:00Z">
                  <w:rPr>
                    <w:ins w:id="77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780" w:author="Nguyen Thi Thuy Duong" w:date="2019-12-17T16:36:00Z"/>
                <w:rFonts w:ascii="Times New Roman" w:hAnsi="Times New Roman" w:cs="Times New Roman"/>
                <w:rPrChange w:id="781" w:author="Nguyen Thi Thuy Duong" w:date="2019-12-17T16:38:00Z">
                  <w:rPr>
                    <w:ins w:id="78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ins w:id="786" w:author="Nguyen Thi Thuy Duong" w:date="2019-12-17T16:36:00Z">
              <w:r w:rsidRPr="00F97B92">
                <w:rPr>
                  <w:rFonts w:ascii="Times New Roman" w:hAnsi="Times New Roman" w:cs="Times New Roman"/>
                  <w:rPrChange w:id="787"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788" w:author="Nguyen Thi Thuy Duong" w:date="2019-12-17T16:36:00Z"/>
                <w:rFonts w:ascii="Times New Roman" w:hAnsi="Times New Roman" w:cs="Times New Roman"/>
                <w:rPrChange w:id="789" w:author="Nguyen Thi Thuy Duong" w:date="2019-12-17T16:38:00Z">
                  <w:rPr>
                    <w:ins w:id="790" w:author="Nguyen Thi Thuy Duong" w:date="2019-12-17T16:36:00Z"/>
                    <w:rFonts w:ascii="Times New Roman" w:hAnsi="Times New Roman" w:cs="Times New Roman"/>
                    <w:sz w:val="15"/>
                    <w:szCs w:val="15"/>
                  </w:rPr>
                </w:rPrChange>
              </w:rPr>
            </w:pPr>
            <w:ins w:id="791" w:author="Nguyen Thi Thuy Duong" w:date="2019-12-17T16:36:00Z">
              <w:r w:rsidRPr="00F97B92">
                <w:rPr>
                  <w:rFonts w:ascii="Times New Roman" w:hAnsi="Times New Roman" w:cs="Times New Roman"/>
                  <w:rPrChange w:id="792"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7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794" w:author="Nguyen Thi Thuy Duong" w:date="2019-12-17T16:36:00Z"/>
                <w:rFonts w:ascii="Times New Roman" w:hAnsi="Times New Roman" w:cs="Times New Roman"/>
                <w:rPrChange w:id="795" w:author="Nguyen Thi Thuy Duong" w:date="2019-12-17T16:38:00Z">
                  <w:rPr>
                    <w:ins w:id="79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ins w:id="800" w:author="Nguyen Thi Thuy Duong" w:date="2019-12-17T16:36:00Z">
              <w:r w:rsidRPr="00F97B92">
                <w:rPr>
                  <w:rFonts w:ascii="Times New Roman" w:hAnsi="Times New Roman" w:cs="Times New Roman"/>
                  <w:rPrChange w:id="801"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02" w:author="Nguyen Thi Thuy Duong" w:date="2019-12-17T16:36:00Z"/>
                <w:rFonts w:ascii="Times New Roman" w:hAnsi="Times New Roman" w:cs="Times New Roman"/>
                <w:rPrChange w:id="803" w:author="Nguyen Thi Thuy Duong" w:date="2019-12-17T16:38:00Z">
                  <w:rPr>
                    <w:ins w:id="804" w:author="Nguyen Thi Thuy Duong" w:date="2019-12-17T16:36:00Z"/>
                    <w:rFonts w:ascii="Times New Roman" w:hAnsi="Times New Roman" w:cs="Times New Roman"/>
                    <w:sz w:val="15"/>
                    <w:szCs w:val="15"/>
                  </w:rPr>
                </w:rPrChange>
              </w:rPr>
            </w:pPr>
            <w:ins w:id="805" w:author="Nguyen Thi Thuy Duong" w:date="2019-12-17T16:36:00Z">
              <w:r w:rsidRPr="00F97B92">
                <w:rPr>
                  <w:rFonts w:ascii="Times New Roman" w:hAnsi="Times New Roman" w:cs="Times New Roman"/>
                  <w:rPrChange w:id="806"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07" w:author="Nguyen Thi Thuy Duong" w:date="2019-12-17T16:36:00Z"/>
                <w:rFonts w:ascii="Times New Roman" w:hAnsi="Times New Roman" w:cs="Times New Roman"/>
                <w:rPrChange w:id="808" w:author="Nguyen Thi Thuy Duong" w:date="2019-12-17T16:38:00Z">
                  <w:rPr>
                    <w:ins w:id="80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10" w:author="Nguyen Thi Thuy Duong" w:date="2019-12-17T16:36:00Z"/>
                <w:rFonts w:ascii="Times New Roman" w:hAnsi="Times New Roman" w:cs="Times New Roman"/>
                <w:rPrChange w:id="811" w:author="Nguyen Thi Thuy Duong" w:date="2019-12-17T16:38:00Z">
                  <w:rPr>
                    <w:ins w:id="812" w:author="Nguyen Thi Thuy Duong" w:date="2019-12-17T16:36:00Z"/>
                    <w:rFonts w:ascii="Times New Roman" w:hAnsi="Times New Roman" w:cs="Times New Roman"/>
                    <w:sz w:val="15"/>
                    <w:szCs w:val="15"/>
                  </w:rPr>
                </w:rPrChange>
              </w:rPr>
            </w:pPr>
            <w:ins w:id="813" w:author="Nguyen Thi Thuy Duong" w:date="2019-12-17T16:36:00Z">
              <w:r w:rsidRPr="00F97B92">
                <w:rPr>
                  <w:rFonts w:ascii="Times New Roman" w:hAnsi="Times New Roman" w:cs="Times New Roman"/>
                  <w:rPrChange w:id="81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15" w:author="Nguyen Thi Thuy Duong" w:date="2019-12-17T16:36:00Z"/>
                <w:rFonts w:ascii="Times New Roman" w:hAnsi="Times New Roman" w:cs="Times New Roman"/>
                <w:rPrChange w:id="816" w:author="Nguyen Thi Thuy Duong" w:date="2019-12-17T16:38:00Z">
                  <w:rPr>
                    <w:ins w:id="817" w:author="Nguyen Thi Thuy Duong" w:date="2019-12-17T16:36:00Z"/>
                    <w:rFonts w:ascii="Times New Roman" w:hAnsi="Times New Roman" w:cs="Times New Roman"/>
                    <w:sz w:val="15"/>
                    <w:szCs w:val="15"/>
                  </w:rPr>
                </w:rPrChange>
              </w:rPr>
            </w:pPr>
            <w:ins w:id="818" w:author="Nguyen Thi Thuy Duong" w:date="2019-12-17T16:36:00Z">
              <w:r w:rsidRPr="00F97B92">
                <w:rPr>
                  <w:rFonts w:ascii="Times New Roman" w:hAnsi="Times New Roman" w:cs="Times New Roman"/>
                  <w:rPrChange w:id="819"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2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21" w:author="Nguyen Thi Thuy Duong" w:date="2019-12-17T16:36:00Z"/>
                <w:rFonts w:ascii="Times New Roman" w:hAnsi="Times New Roman" w:cs="Times New Roman"/>
                <w:rPrChange w:id="822" w:author="Nguyen Thi Thuy Duong" w:date="2019-12-17T16:38:00Z">
                  <w:rPr>
                    <w:ins w:id="8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24" w:author="Nguyen Thi Thuy Duong" w:date="2019-12-17T16:36:00Z"/>
                <w:rFonts w:ascii="Times New Roman" w:hAnsi="Times New Roman" w:cs="Times New Roman"/>
                <w:rPrChange w:id="825" w:author="Nguyen Thi Thuy Duong" w:date="2019-12-17T16:38:00Z">
                  <w:rPr>
                    <w:ins w:id="82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27" w:author="Nguyen Thi Thuy Duong" w:date="2019-12-17T16:36:00Z"/>
                <w:rFonts w:ascii="Times New Roman" w:hAnsi="Times New Roman" w:cs="Times New Roman"/>
                <w:rPrChange w:id="828" w:author="Nguyen Thi Thuy Duong" w:date="2019-12-17T16:38:00Z">
                  <w:rPr>
                    <w:ins w:id="829" w:author="Nguyen Thi Thuy Duong" w:date="2019-12-17T16:36:00Z"/>
                    <w:rFonts w:ascii="Times New Roman" w:hAnsi="Times New Roman" w:cs="Times New Roman"/>
                    <w:sz w:val="15"/>
                    <w:szCs w:val="15"/>
                  </w:rPr>
                </w:rPrChange>
              </w:rPr>
            </w:pPr>
            <w:ins w:id="830" w:author="Nguyen Thi Thuy Duong" w:date="2019-12-17T16:36:00Z">
              <w:r w:rsidRPr="00F97B92">
                <w:rPr>
                  <w:rFonts w:ascii="Times New Roman" w:hAnsi="Times New Roman" w:cs="Times New Roman"/>
                  <w:rPrChange w:id="831"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32" w:author="Nguyen Thi Thuy Duong" w:date="2019-12-17T16:36:00Z"/>
                <w:rFonts w:ascii="Times New Roman" w:hAnsi="Times New Roman" w:cs="Times New Roman"/>
                <w:rPrChange w:id="833" w:author="Nguyen Thi Thuy Duong" w:date="2019-12-17T16:38:00Z">
                  <w:rPr>
                    <w:ins w:id="83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ins w:id="838" w:author="Nguyen Thi Thuy Duong" w:date="2019-12-17T16:36:00Z">
              <w:r w:rsidRPr="00F97B92">
                <w:rPr>
                  <w:rFonts w:ascii="Times New Roman" w:hAnsi="Times New Roman" w:cs="Times New Roman"/>
                  <w:rPrChange w:id="839"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40" w:author="Nguyen Thi Thuy Duong" w:date="2019-12-17T16:36:00Z"/>
                <w:rFonts w:ascii="Times New Roman" w:hAnsi="Times New Roman" w:cs="Times New Roman"/>
                <w:rPrChange w:id="841" w:author="Nguyen Thi Thuy Duong" w:date="2019-12-17T16:38:00Z">
                  <w:rPr>
                    <w:ins w:id="842" w:author="Nguyen Thi Thuy Duong" w:date="2019-12-17T16:36:00Z"/>
                    <w:rFonts w:ascii="Times New Roman" w:hAnsi="Times New Roman" w:cs="Times New Roman"/>
                    <w:sz w:val="15"/>
                    <w:szCs w:val="15"/>
                  </w:rPr>
                </w:rPrChange>
              </w:rPr>
            </w:pPr>
            <w:ins w:id="843" w:author="Nguyen Thi Thuy Duong" w:date="2019-12-17T16:36:00Z">
              <w:r w:rsidRPr="00F97B92">
                <w:rPr>
                  <w:rFonts w:ascii="Times New Roman" w:hAnsi="Times New Roman" w:cs="Times New Roman"/>
                  <w:rPrChange w:id="844"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46" w:author="Nguyen Thi Thuy Duong" w:date="2019-12-17T16:36:00Z"/>
                <w:rFonts w:ascii="Times New Roman" w:hAnsi="Times New Roman" w:cs="Times New Roman"/>
                <w:rPrChange w:id="847" w:author="Nguyen Thi Thuy Duong" w:date="2019-12-17T16:38:00Z">
                  <w:rPr>
                    <w:ins w:id="84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ins w:id="852" w:author="Nguyen Thi Thuy Duong" w:date="2019-12-17T16:36:00Z">
              <w:r w:rsidRPr="00F97B92">
                <w:rPr>
                  <w:rFonts w:ascii="Times New Roman" w:hAnsi="Times New Roman" w:cs="Times New Roman"/>
                  <w:rPrChange w:id="853"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54" w:author="Nguyen Thi Thuy Duong" w:date="2019-12-17T16:36:00Z"/>
                <w:rFonts w:ascii="Times New Roman" w:hAnsi="Times New Roman" w:cs="Times New Roman"/>
                <w:rPrChange w:id="855" w:author="Nguyen Thi Thuy Duong" w:date="2019-12-17T16:38:00Z">
                  <w:rPr>
                    <w:ins w:id="856" w:author="Nguyen Thi Thuy Duong" w:date="2019-12-17T16:36:00Z"/>
                    <w:rFonts w:ascii="Times New Roman" w:hAnsi="Times New Roman" w:cs="Times New Roman"/>
                    <w:sz w:val="15"/>
                    <w:szCs w:val="15"/>
                  </w:rPr>
                </w:rPrChange>
              </w:rPr>
            </w:pPr>
            <w:ins w:id="857" w:author="Nguyen Thi Thuy Duong" w:date="2019-12-17T16:36:00Z">
              <w:r w:rsidRPr="00F97B92">
                <w:rPr>
                  <w:rFonts w:ascii="Times New Roman" w:hAnsi="Times New Roman" w:cs="Times New Roman"/>
                  <w:rPrChange w:id="858"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59" w:author="Nguyen Thi Thuy Duong" w:date="2019-12-17T16:36:00Z"/>
                <w:rFonts w:ascii="Times New Roman" w:hAnsi="Times New Roman" w:cs="Times New Roman"/>
                <w:rPrChange w:id="860" w:author="Nguyen Thi Thuy Duong" w:date="2019-12-17T16:38:00Z">
                  <w:rPr>
                    <w:ins w:id="86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62" w:author="Nguyen Thi Thuy Duong" w:date="2019-12-17T16:36:00Z"/>
                <w:rFonts w:ascii="Times New Roman" w:hAnsi="Times New Roman" w:cs="Times New Roman"/>
                <w:rPrChange w:id="863" w:author="Nguyen Thi Thuy Duong" w:date="2019-12-17T16:38:00Z">
                  <w:rPr>
                    <w:ins w:id="864" w:author="Nguyen Thi Thuy Duong" w:date="2019-12-17T16:36:00Z"/>
                    <w:rFonts w:ascii="Times New Roman" w:hAnsi="Times New Roman" w:cs="Times New Roman"/>
                    <w:sz w:val="15"/>
                    <w:szCs w:val="15"/>
                  </w:rPr>
                </w:rPrChange>
              </w:rPr>
            </w:pPr>
            <w:ins w:id="865" w:author="Nguyen Thi Thuy Duong" w:date="2019-12-17T16:36:00Z">
              <w:r w:rsidRPr="00F97B92">
                <w:rPr>
                  <w:rFonts w:ascii="Times New Roman" w:hAnsi="Times New Roman" w:cs="Times New Roman"/>
                  <w:rPrChange w:id="86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67" w:author="Nguyen Thi Thuy Duong" w:date="2019-12-17T16:36:00Z"/>
                <w:rFonts w:ascii="Times New Roman" w:hAnsi="Times New Roman" w:cs="Times New Roman"/>
                <w:rPrChange w:id="868" w:author="Nguyen Thi Thuy Duong" w:date="2019-12-17T16:38:00Z">
                  <w:rPr>
                    <w:ins w:id="869" w:author="Nguyen Thi Thuy Duong" w:date="2019-12-17T16:36:00Z"/>
                    <w:rFonts w:ascii="Times New Roman" w:hAnsi="Times New Roman" w:cs="Times New Roman"/>
                    <w:sz w:val="15"/>
                    <w:szCs w:val="15"/>
                  </w:rPr>
                </w:rPrChange>
              </w:rPr>
            </w:pPr>
            <w:ins w:id="870" w:author="Nguyen Thi Thuy Duong" w:date="2019-12-17T16:36:00Z">
              <w:r w:rsidRPr="00F97B92">
                <w:rPr>
                  <w:rFonts w:ascii="Times New Roman" w:hAnsi="Times New Roman" w:cs="Times New Roman"/>
                  <w:rPrChange w:id="871"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7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73" w:author="Nguyen Thi Thuy Duong" w:date="2019-12-17T16:36:00Z"/>
                <w:rFonts w:ascii="Times New Roman" w:hAnsi="Times New Roman" w:cs="Times New Roman"/>
                <w:rPrChange w:id="874" w:author="Nguyen Thi Thuy Duong" w:date="2019-12-17T16:38:00Z">
                  <w:rPr>
                    <w:ins w:id="87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876" w:author="Nguyen Thi Thuy Duong" w:date="2019-12-17T16:36:00Z"/>
                <w:rFonts w:ascii="Times New Roman" w:hAnsi="Times New Roman" w:cs="Times New Roman"/>
                <w:rPrChange w:id="877" w:author="Nguyen Thi Thuy Duong" w:date="2019-12-17T16:38:00Z">
                  <w:rPr>
                    <w:ins w:id="87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879" w:author="Nguyen Thi Thuy Duong" w:date="2019-12-17T16:36:00Z"/>
                <w:rFonts w:ascii="Times New Roman" w:hAnsi="Times New Roman" w:cs="Times New Roman"/>
                <w:rPrChange w:id="880" w:author="Nguyen Thi Thuy Duong" w:date="2019-12-17T16:38:00Z">
                  <w:rPr>
                    <w:ins w:id="881" w:author="Nguyen Thi Thuy Duong" w:date="2019-12-17T16:36:00Z"/>
                    <w:rFonts w:ascii="Times New Roman" w:hAnsi="Times New Roman" w:cs="Times New Roman"/>
                    <w:sz w:val="15"/>
                    <w:szCs w:val="15"/>
                  </w:rPr>
                </w:rPrChange>
              </w:rPr>
            </w:pPr>
            <w:ins w:id="882" w:author="Nguyen Thi Thuy Duong" w:date="2019-12-17T16:36:00Z">
              <w:r w:rsidRPr="00F97B92">
                <w:rPr>
                  <w:rFonts w:ascii="Times New Roman" w:hAnsi="Times New Roman" w:cs="Times New Roman"/>
                  <w:rPrChange w:id="883"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884" w:author="Nguyen Thi Thuy Duong" w:date="2019-12-17T16:36:00Z"/>
                <w:rFonts w:ascii="Times New Roman" w:hAnsi="Times New Roman" w:cs="Times New Roman"/>
                <w:rPrChange w:id="885" w:author="Nguyen Thi Thuy Duong" w:date="2019-12-17T16:38:00Z">
                  <w:rPr>
                    <w:ins w:id="8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ins w:id="890" w:author="Nguyen Thi Thuy Duong" w:date="2019-12-17T16:36:00Z">
              <w:r w:rsidRPr="00F97B92">
                <w:rPr>
                  <w:rFonts w:ascii="Times New Roman" w:hAnsi="Times New Roman" w:cs="Times New Roman"/>
                  <w:rPrChange w:id="891"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892" w:author="Nguyen Thi Thuy Duong" w:date="2019-12-17T16:36:00Z"/>
                <w:rFonts w:ascii="Times New Roman" w:hAnsi="Times New Roman" w:cs="Times New Roman"/>
                <w:rPrChange w:id="893" w:author="Nguyen Thi Thuy Duong" w:date="2019-12-17T16:38:00Z">
                  <w:rPr>
                    <w:ins w:id="894" w:author="Nguyen Thi Thuy Duong" w:date="2019-12-17T16:36:00Z"/>
                    <w:rFonts w:ascii="Times New Roman" w:hAnsi="Times New Roman" w:cs="Times New Roman"/>
                    <w:sz w:val="15"/>
                    <w:szCs w:val="15"/>
                  </w:rPr>
                </w:rPrChange>
              </w:rPr>
            </w:pPr>
            <w:ins w:id="895" w:author="Nguyen Thi Thuy Duong" w:date="2019-12-17T16:36:00Z">
              <w:r w:rsidRPr="00F97B92">
                <w:rPr>
                  <w:rFonts w:ascii="Times New Roman" w:hAnsi="Times New Roman" w:cs="Times New Roman"/>
                  <w:rPrChange w:id="896"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89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898" w:author="Nguyen Thi Thuy Duong" w:date="2019-12-17T16:36:00Z"/>
                <w:rFonts w:ascii="Times New Roman" w:hAnsi="Times New Roman" w:cs="Times New Roman"/>
                <w:rPrChange w:id="899" w:author="Nguyen Thi Thuy Duong" w:date="2019-12-17T16:38:00Z">
                  <w:rPr>
                    <w:ins w:id="900" w:author="Nguyen Thi Thuy Duong" w:date="2019-12-17T16:36:00Z"/>
                    <w:rFonts w:ascii="Times New Roman" w:hAnsi="Times New Roman" w:cs="Times New Roman"/>
                    <w:sz w:val="15"/>
                    <w:szCs w:val="15"/>
                  </w:rPr>
                </w:rPrChange>
              </w:rPr>
            </w:pPr>
            <w:ins w:id="901" w:author="Nguyen Thi Thuy Duong" w:date="2019-12-17T16:36:00Z">
              <w:r w:rsidRPr="00F97B92">
                <w:rPr>
                  <w:rFonts w:ascii="Times New Roman" w:hAnsi="Times New Roman" w:cs="Times New Roman"/>
                  <w:rPrChange w:id="902"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03" w:author="Nguyen Thi Thuy Duong" w:date="2019-12-17T16:36:00Z"/>
                <w:rFonts w:ascii="Times New Roman" w:hAnsi="Times New Roman" w:cs="Times New Roman"/>
                <w:rPrChange w:id="904" w:author="Nguyen Thi Thuy Duong" w:date="2019-12-17T16:38:00Z">
                  <w:rPr>
                    <w:ins w:id="905" w:author="Nguyen Thi Thuy Duong" w:date="2019-12-17T16:36:00Z"/>
                    <w:rFonts w:ascii="Times New Roman" w:hAnsi="Times New Roman" w:cs="Times New Roman"/>
                    <w:sz w:val="15"/>
                    <w:szCs w:val="15"/>
                  </w:rPr>
                </w:rPrChange>
              </w:rPr>
            </w:pPr>
            <w:ins w:id="906" w:author="Nguyen Thi Thuy Duong" w:date="2019-12-17T16:36:00Z">
              <w:r w:rsidRPr="00F97B92">
                <w:rPr>
                  <w:rFonts w:ascii="Times New Roman" w:hAnsi="Times New Roman" w:cs="Times New Roman"/>
                  <w:rPrChange w:id="907"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11" w:author="Nguyen Thi Thuy Duong" w:date="2019-12-17T16:36:00Z"/>
                <w:rFonts w:ascii="Times New Roman" w:hAnsi="Times New Roman" w:cs="Times New Roman"/>
                <w:rPrChange w:id="912" w:author="Nguyen Thi Thuy Duong" w:date="2019-12-17T16:38:00Z">
                  <w:rPr>
                    <w:ins w:id="9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14" w:author="Nguyen Thi Thuy Duong" w:date="2019-12-17T16:36:00Z"/>
                <w:rFonts w:ascii="Times New Roman" w:hAnsi="Times New Roman" w:cs="Times New Roman"/>
                <w:rPrChange w:id="915" w:author="Nguyen Thi Thuy Duong" w:date="2019-12-17T16:38:00Z">
                  <w:rPr>
                    <w:ins w:id="916" w:author="Nguyen Thi Thuy Duong" w:date="2019-12-17T16:36:00Z"/>
                    <w:rFonts w:ascii="Times New Roman" w:hAnsi="Times New Roman" w:cs="Times New Roman"/>
                    <w:sz w:val="15"/>
                    <w:szCs w:val="15"/>
                  </w:rPr>
                </w:rPrChange>
              </w:rPr>
            </w:pPr>
            <w:ins w:id="917" w:author="Nguyen Thi Thuy Duong" w:date="2019-12-17T16:36:00Z">
              <w:r w:rsidRPr="00F97B92">
                <w:rPr>
                  <w:rFonts w:ascii="Times New Roman" w:hAnsi="Times New Roman" w:cs="Times New Roman"/>
                  <w:rPrChange w:id="918"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19" w:author="Nguyen Thi Thuy Duong" w:date="2019-12-17T16:36:00Z"/>
                <w:rFonts w:ascii="Times New Roman" w:hAnsi="Times New Roman" w:cs="Times New Roman"/>
                <w:rPrChange w:id="920" w:author="Nguyen Thi Thuy Duong" w:date="2019-12-17T16:38:00Z">
                  <w:rPr>
                    <w:ins w:id="921" w:author="Nguyen Thi Thuy Duong" w:date="2019-12-17T16:36:00Z"/>
                    <w:rFonts w:ascii="Times New Roman" w:hAnsi="Times New Roman" w:cs="Times New Roman"/>
                    <w:sz w:val="15"/>
                    <w:szCs w:val="15"/>
                  </w:rPr>
                </w:rPrChange>
              </w:rPr>
            </w:pPr>
            <w:ins w:id="922" w:author="Nguyen Thi Thuy Duong" w:date="2019-12-17T16:36:00Z">
              <w:r w:rsidRPr="00F97B92">
                <w:rPr>
                  <w:rFonts w:ascii="Times New Roman" w:hAnsi="Times New Roman" w:cs="Times New Roman"/>
                  <w:rPrChange w:id="923"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25" w:author="Nguyen Thi Thuy Duong" w:date="2019-12-17T16:36:00Z"/>
                <w:rFonts w:ascii="Times New Roman" w:hAnsi="Times New Roman" w:cs="Times New Roman"/>
                <w:rPrChange w:id="926" w:author="Nguyen Thi Thuy Duong" w:date="2019-12-17T16:38:00Z">
                  <w:rPr>
                    <w:ins w:id="927"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28" w:author="Nguyen Thi Thuy Duong" w:date="2019-12-17T16:36:00Z"/>
                <w:rFonts w:ascii="Times New Roman" w:hAnsi="Times New Roman" w:cs="Times New Roman"/>
                <w:rPrChange w:id="929" w:author="Nguyen Thi Thuy Duong" w:date="2019-12-17T16:38:00Z">
                  <w:rPr>
                    <w:ins w:id="930" w:author="Nguyen Thi Thuy Duong" w:date="2019-12-17T16:36:00Z"/>
                    <w:rFonts w:ascii="Times New Roman" w:hAnsi="Times New Roman" w:cs="Times New Roman"/>
                    <w:sz w:val="15"/>
                    <w:szCs w:val="15"/>
                  </w:rPr>
                </w:rPrChange>
              </w:rPr>
            </w:pPr>
            <w:ins w:id="931" w:author="Nguyen Thi Thuy Duong" w:date="2019-12-17T16:36:00Z">
              <w:r w:rsidRPr="00F97B92">
                <w:rPr>
                  <w:rFonts w:ascii="Times New Roman" w:hAnsi="Times New Roman" w:cs="Times New Roman"/>
                  <w:rPrChange w:id="932"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ins w:id="942" w:author="Nguyen Thi Thuy Duong" w:date="2019-12-17T16:36:00Z">
              <w:r w:rsidRPr="00F97B92">
                <w:rPr>
                  <w:rFonts w:ascii="Times New Roman" w:hAnsi="Times New Roman" w:cs="Times New Roman"/>
                  <w:rPrChange w:id="94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44" w:author="Nguyen Thi Thuy Duong" w:date="2019-12-17T16:36:00Z"/>
                <w:rFonts w:ascii="Times New Roman" w:hAnsi="Times New Roman" w:cs="Times New Roman"/>
                <w:rPrChange w:id="945" w:author="Nguyen Thi Thuy Duong" w:date="2019-12-17T16:38:00Z">
                  <w:rPr>
                    <w:ins w:id="946" w:author="Nguyen Thi Thuy Duong" w:date="2019-12-17T16:36:00Z"/>
                    <w:rFonts w:ascii="Times New Roman" w:hAnsi="Times New Roman" w:cs="Times New Roman"/>
                    <w:sz w:val="15"/>
                    <w:szCs w:val="15"/>
                  </w:rPr>
                </w:rPrChange>
              </w:rPr>
            </w:pPr>
            <w:ins w:id="947" w:author="Nguyen Thi Thuy Duong" w:date="2019-12-17T16:36:00Z">
              <w:r w:rsidRPr="00F97B92">
                <w:rPr>
                  <w:rFonts w:ascii="Times New Roman" w:hAnsi="Times New Roman" w:cs="Times New Roman"/>
                  <w:rPrChange w:id="948"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50" w:author="Nguyen Thi Thuy Duong" w:date="2019-12-17T16:36:00Z"/>
                <w:rFonts w:ascii="Times New Roman" w:hAnsi="Times New Roman" w:cs="Times New Roman"/>
                <w:rPrChange w:id="951" w:author="Nguyen Thi Thuy Duong" w:date="2019-12-17T16:38:00Z">
                  <w:rPr>
                    <w:ins w:id="952"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ins w:id="956" w:author="Nguyen Thi Thuy Duong" w:date="2019-12-17T16:36:00Z">
              <w:r w:rsidRPr="00F97B92">
                <w:rPr>
                  <w:rFonts w:ascii="Times New Roman" w:hAnsi="Times New Roman" w:cs="Times New Roman"/>
                  <w:rPrChange w:id="957"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58" w:author="Nguyen Thi Thuy Duong" w:date="2019-12-17T16:36:00Z"/>
                <w:rFonts w:ascii="Times New Roman" w:hAnsi="Times New Roman" w:cs="Times New Roman"/>
                <w:rPrChange w:id="959" w:author="Nguyen Thi Thuy Duong" w:date="2019-12-17T16:38:00Z">
                  <w:rPr>
                    <w:ins w:id="960" w:author="Nguyen Thi Thuy Duong" w:date="2019-12-17T16:36:00Z"/>
                    <w:rFonts w:ascii="Times New Roman" w:hAnsi="Times New Roman" w:cs="Times New Roman"/>
                    <w:sz w:val="15"/>
                    <w:szCs w:val="15"/>
                  </w:rPr>
                </w:rPrChange>
              </w:rPr>
            </w:pPr>
            <w:ins w:id="961" w:author="Nguyen Thi Thuy Duong" w:date="2019-12-17T16:36:00Z">
              <w:r w:rsidRPr="00F97B92">
                <w:rPr>
                  <w:rFonts w:ascii="Times New Roman" w:hAnsi="Times New Roman" w:cs="Times New Roman"/>
                  <w:rPrChange w:id="962"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63" w:author="Nguyen Thi Thuy Duong" w:date="2019-12-17T16:36:00Z"/>
                <w:rFonts w:ascii="Times New Roman" w:hAnsi="Times New Roman" w:cs="Times New Roman"/>
                <w:rPrChange w:id="964" w:author="Nguyen Thi Thuy Duong" w:date="2019-12-17T16:38:00Z">
                  <w:rPr>
                    <w:ins w:id="9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66" w:author="Nguyen Thi Thuy Duong" w:date="2019-12-17T16:36:00Z"/>
                <w:rFonts w:ascii="Times New Roman" w:hAnsi="Times New Roman" w:cs="Times New Roman"/>
                <w:rPrChange w:id="967" w:author="Nguyen Thi Thuy Duong" w:date="2019-12-17T16:38:00Z">
                  <w:rPr>
                    <w:ins w:id="968" w:author="Nguyen Thi Thuy Duong" w:date="2019-12-17T16:36:00Z"/>
                    <w:rFonts w:ascii="Times New Roman" w:hAnsi="Times New Roman" w:cs="Times New Roman"/>
                    <w:sz w:val="15"/>
                    <w:szCs w:val="15"/>
                  </w:rPr>
                </w:rPrChange>
              </w:rPr>
            </w:pPr>
            <w:ins w:id="969" w:author="Nguyen Thi Thuy Duong" w:date="2019-12-17T16:36:00Z">
              <w:r w:rsidRPr="00F97B92">
                <w:rPr>
                  <w:rFonts w:ascii="Times New Roman" w:hAnsi="Times New Roman" w:cs="Times New Roman"/>
                  <w:rPrChange w:id="97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71" w:author="Nguyen Thi Thuy Duong" w:date="2019-12-17T16:36:00Z"/>
                <w:rFonts w:ascii="Times New Roman" w:hAnsi="Times New Roman" w:cs="Times New Roman"/>
                <w:rPrChange w:id="972" w:author="Nguyen Thi Thuy Duong" w:date="2019-12-17T16:38:00Z">
                  <w:rPr>
                    <w:ins w:id="973" w:author="Nguyen Thi Thuy Duong" w:date="2019-12-17T16:36:00Z"/>
                    <w:rFonts w:ascii="Times New Roman" w:hAnsi="Times New Roman" w:cs="Times New Roman"/>
                    <w:sz w:val="15"/>
                    <w:szCs w:val="15"/>
                  </w:rPr>
                </w:rPrChange>
              </w:rPr>
            </w:pPr>
            <w:ins w:id="974" w:author="Nguyen Thi Thuy Duong" w:date="2019-12-17T16:36:00Z">
              <w:r w:rsidRPr="00F97B92">
                <w:rPr>
                  <w:rFonts w:ascii="Times New Roman" w:hAnsi="Times New Roman" w:cs="Times New Roman"/>
                  <w:rPrChange w:id="975"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9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977" w:author="Nguyen Thi Thuy Duong" w:date="2019-12-17T16:36:00Z"/>
                <w:rFonts w:ascii="Times New Roman" w:hAnsi="Times New Roman" w:cs="Times New Roman"/>
                <w:rPrChange w:id="978" w:author="Nguyen Thi Thuy Duong" w:date="2019-12-17T16:38:00Z">
                  <w:rPr>
                    <w:ins w:id="97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980" w:author="Nguyen Thi Thuy Duong" w:date="2019-12-17T16:36:00Z"/>
                <w:rFonts w:ascii="Times New Roman" w:hAnsi="Times New Roman" w:cs="Times New Roman"/>
                <w:rPrChange w:id="981" w:author="Nguyen Thi Thuy Duong" w:date="2019-12-17T16:38:00Z">
                  <w:rPr>
                    <w:ins w:id="98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983" w:author="Nguyen Thi Thuy Duong" w:date="2019-12-17T16:36:00Z"/>
                <w:rFonts w:ascii="Times New Roman" w:hAnsi="Times New Roman" w:cs="Times New Roman"/>
                <w:rPrChange w:id="984" w:author="Nguyen Thi Thuy Duong" w:date="2019-12-17T16:38:00Z">
                  <w:rPr>
                    <w:ins w:id="985" w:author="Nguyen Thi Thuy Duong" w:date="2019-12-17T16:36:00Z"/>
                    <w:rFonts w:ascii="Times New Roman" w:hAnsi="Times New Roman" w:cs="Times New Roman"/>
                    <w:sz w:val="15"/>
                    <w:szCs w:val="15"/>
                  </w:rPr>
                </w:rPrChange>
              </w:rPr>
            </w:pPr>
            <w:ins w:id="986" w:author="Nguyen Thi Thuy Duong" w:date="2019-12-17T16:36:00Z">
              <w:r w:rsidRPr="00F97B92">
                <w:rPr>
                  <w:rFonts w:ascii="Times New Roman" w:hAnsi="Times New Roman" w:cs="Times New Roman"/>
                  <w:rPrChange w:id="987"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ins w:id="994" w:author="Nguyen Thi Thuy Duong" w:date="2019-12-17T16:36:00Z">
              <w:r w:rsidRPr="00F97B92">
                <w:rPr>
                  <w:rFonts w:ascii="Times New Roman" w:hAnsi="Times New Roman" w:cs="Times New Roman"/>
                  <w:rPrChange w:id="99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996" w:author="Nguyen Thi Thuy Duong" w:date="2019-12-17T16:36:00Z"/>
                <w:rFonts w:ascii="Times New Roman" w:hAnsi="Times New Roman" w:cs="Times New Roman"/>
                <w:rPrChange w:id="997" w:author="Nguyen Thi Thuy Duong" w:date="2019-12-17T16:38:00Z">
                  <w:rPr>
                    <w:ins w:id="998" w:author="Nguyen Thi Thuy Duong" w:date="2019-12-17T16:36:00Z"/>
                    <w:rFonts w:ascii="Times New Roman" w:hAnsi="Times New Roman" w:cs="Times New Roman"/>
                    <w:sz w:val="15"/>
                    <w:szCs w:val="15"/>
                  </w:rPr>
                </w:rPrChange>
              </w:rPr>
            </w:pPr>
            <w:ins w:id="999" w:author="Nguyen Thi Thuy Duong" w:date="2019-12-17T16:36:00Z">
              <w:r w:rsidRPr="00F97B92">
                <w:rPr>
                  <w:rFonts w:ascii="Times New Roman" w:hAnsi="Times New Roman" w:cs="Times New Roman"/>
                  <w:rPrChange w:id="1000"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02" w:author="Nguyen Thi Thuy Duong" w:date="2019-12-17T16:36:00Z"/>
                <w:rFonts w:ascii="Times New Roman" w:hAnsi="Times New Roman" w:cs="Times New Roman"/>
                <w:rPrChange w:id="1003" w:author="Nguyen Thi Thuy Duong" w:date="2019-12-17T16:38:00Z">
                  <w:rPr>
                    <w:ins w:id="10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ins w:id="1011" w:author="Nguyen Thi Thuy Duong" w:date="2019-12-17T16:36:00Z">
              <w:r w:rsidRPr="00F97B92">
                <w:rPr>
                  <w:rFonts w:ascii="Times New Roman" w:hAnsi="Times New Roman" w:cs="Times New Roman"/>
                  <w:rPrChange w:id="1012"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ins w:id="1019" w:author="Nguyen Thi Thuy Duong" w:date="2019-12-17T16:36:00Z">
              <w:r w:rsidRPr="00F97B92">
                <w:rPr>
                  <w:rFonts w:ascii="Times New Roman" w:hAnsi="Times New Roman" w:cs="Times New Roman"/>
                  <w:rPrChange w:id="102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21" w:author="Nguyen Thi Thuy Duong" w:date="2019-12-17T16:36:00Z"/>
                <w:rFonts w:ascii="Times New Roman" w:hAnsi="Times New Roman" w:cs="Times New Roman"/>
                <w:rPrChange w:id="1022" w:author="Nguyen Thi Thuy Duong" w:date="2019-12-17T16:38:00Z">
                  <w:rPr>
                    <w:ins w:id="1023" w:author="Nguyen Thi Thuy Duong" w:date="2019-12-17T16:36:00Z"/>
                    <w:rFonts w:ascii="Times New Roman" w:hAnsi="Times New Roman" w:cs="Times New Roman"/>
                    <w:sz w:val="15"/>
                    <w:szCs w:val="15"/>
                  </w:rPr>
                </w:rPrChange>
              </w:rPr>
            </w:pPr>
            <w:ins w:id="1024" w:author="Nguyen Thi Thuy Duong" w:date="2019-12-17T16:36:00Z">
              <w:r w:rsidRPr="00F97B92">
                <w:rPr>
                  <w:rFonts w:ascii="Times New Roman" w:hAnsi="Times New Roman" w:cs="Times New Roman"/>
                  <w:rPrChange w:id="1025"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27" w:author="Nguyen Thi Thuy Duong" w:date="2019-12-17T16:36:00Z"/>
                <w:rFonts w:ascii="Times New Roman" w:hAnsi="Times New Roman" w:cs="Times New Roman"/>
                <w:rPrChange w:id="1028" w:author="Nguyen Thi Thuy Duong" w:date="2019-12-17T16:38:00Z">
                  <w:rPr>
                    <w:ins w:id="10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ins w:id="1036" w:author="Nguyen Thi Thuy Duong" w:date="2019-12-17T16:36:00Z">
              <w:r w:rsidRPr="00F97B92">
                <w:rPr>
                  <w:rFonts w:ascii="Times New Roman" w:hAnsi="Times New Roman" w:cs="Times New Roman"/>
                  <w:rPrChange w:id="1037"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ins w:id="1044" w:author="Nguyen Thi Thuy Duong" w:date="2019-12-17T16:36:00Z">
              <w:r w:rsidRPr="00F97B92">
                <w:rPr>
                  <w:rFonts w:ascii="Times New Roman" w:hAnsi="Times New Roman" w:cs="Times New Roman"/>
                  <w:rPrChange w:id="104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46" w:author="Nguyen Thi Thuy Duong" w:date="2019-12-17T16:36:00Z"/>
                <w:rFonts w:ascii="Times New Roman" w:hAnsi="Times New Roman" w:cs="Times New Roman"/>
                <w:rPrChange w:id="1047" w:author="Nguyen Thi Thuy Duong" w:date="2019-12-17T16:38:00Z">
                  <w:rPr>
                    <w:ins w:id="1048" w:author="Nguyen Thi Thuy Duong" w:date="2019-12-17T16:36:00Z"/>
                    <w:rFonts w:ascii="Times New Roman" w:hAnsi="Times New Roman" w:cs="Times New Roman"/>
                    <w:sz w:val="15"/>
                    <w:szCs w:val="15"/>
                  </w:rPr>
                </w:rPrChange>
              </w:rPr>
            </w:pPr>
            <w:ins w:id="1049" w:author="Nguyen Thi Thuy Duong" w:date="2019-12-17T16:36:00Z">
              <w:r w:rsidRPr="00F97B92">
                <w:rPr>
                  <w:rFonts w:ascii="Times New Roman" w:hAnsi="Times New Roman" w:cs="Times New Roman"/>
                  <w:rPrChange w:id="1050"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52" w:author="Nguyen Thi Thuy Duong" w:date="2019-12-17T16:36:00Z"/>
                <w:rFonts w:ascii="Times New Roman" w:hAnsi="Times New Roman" w:cs="Times New Roman"/>
                <w:rPrChange w:id="1053" w:author="Nguyen Thi Thuy Duong" w:date="2019-12-17T16:38:00Z">
                  <w:rPr>
                    <w:ins w:id="10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ins w:id="1061" w:author="Nguyen Thi Thuy Duong" w:date="2019-12-17T16:36:00Z">
              <w:r w:rsidRPr="00F97B92">
                <w:rPr>
                  <w:rFonts w:ascii="Times New Roman" w:hAnsi="Times New Roman" w:cs="Times New Roman"/>
                  <w:rPrChange w:id="1062"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ins w:id="1069" w:author="Nguyen Thi Thuy Duong" w:date="2019-12-17T16:36:00Z">
              <w:r w:rsidRPr="00F97B92">
                <w:rPr>
                  <w:rFonts w:ascii="Times New Roman" w:hAnsi="Times New Roman" w:cs="Times New Roman"/>
                  <w:rPrChange w:id="107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71" w:author="Nguyen Thi Thuy Duong" w:date="2019-12-17T16:36:00Z"/>
                <w:rFonts w:ascii="Times New Roman" w:hAnsi="Times New Roman" w:cs="Times New Roman"/>
                <w:rPrChange w:id="1072" w:author="Nguyen Thi Thuy Duong" w:date="2019-12-17T16:38:00Z">
                  <w:rPr>
                    <w:ins w:id="1073" w:author="Nguyen Thi Thuy Duong" w:date="2019-12-17T16:36:00Z"/>
                    <w:rFonts w:ascii="Times New Roman" w:hAnsi="Times New Roman" w:cs="Times New Roman"/>
                    <w:sz w:val="15"/>
                    <w:szCs w:val="15"/>
                  </w:rPr>
                </w:rPrChange>
              </w:rPr>
            </w:pPr>
            <w:ins w:id="1074" w:author="Nguyen Thi Thuy Duong" w:date="2019-12-17T16:36:00Z">
              <w:r w:rsidRPr="00F97B92">
                <w:rPr>
                  <w:rFonts w:ascii="Times New Roman" w:hAnsi="Times New Roman" w:cs="Times New Roman"/>
                  <w:rPrChange w:id="1075"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076" w:author="Nguyen Thi Thuy Duong" w:date="2019-12-17T16:36:00Z"/>
        </w:rPr>
      </w:pPr>
    </w:p>
    <w:p w14:paraId="18DB6941" w14:textId="551599FA" w:rsidR="00C8453D" w:rsidRDefault="0079274C" w:rsidP="00C8453D">
      <w:pPr>
        <w:pStyle w:val="Heading2"/>
        <w:rPr>
          <w:ins w:id="1077" w:author="Nguyen Thi Thuy Duong" w:date="2019-12-17T16:37:00Z"/>
        </w:rPr>
      </w:pPr>
      <w:r>
        <w:t>Ước lượng rủi r</w:t>
      </w:r>
      <w:bookmarkEnd w:id="224"/>
      <w:r w:rsidR="00C8453D">
        <w:t>o</w:t>
      </w:r>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078" w:author="Nguyen Thi Thuy Duong" w:date="2019-12-17T16:37:00Z"/>
        </w:trPr>
        <w:tc>
          <w:tcPr>
            <w:tcW w:w="1317" w:type="dxa"/>
            <w:hideMark/>
          </w:tcPr>
          <w:p w14:paraId="38D149D5" w14:textId="77777777" w:rsidR="00F97B92" w:rsidRDefault="00F97B92" w:rsidP="008A2E64">
            <w:pPr>
              <w:rPr>
                <w:ins w:id="1079" w:author="Nguyen Thi Thuy Duong" w:date="2019-12-17T16:37:00Z"/>
              </w:rPr>
            </w:pPr>
            <w:ins w:id="1080" w:author="Nguyen Thi Thuy Duong" w:date="2019-12-17T16:37:00Z">
              <w:r>
                <w:t>Phân loại</w:t>
              </w:r>
            </w:ins>
          </w:p>
        </w:tc>
        <w:tc>
          <w:tcPr>
            <w:tcW w:w="2715" w:type="dxa"/>
            <w:hideMark/>
          </w:tcPr>
          <w:p w14:paraId="500A3310" w14:textId="77777777" w:rsidR="00F97B92" w:rsidRDefault="00F97B92" w:rsidP="008A2E64">
            <w:pPr>
              <w:rPr>
                <w:ins w:id="1081" w:author="Nguyen Thi Thuy Duong" w:date="2019-12-17T16:37:00Z"/>
              </w:rPr>
            </w:pPr>
            <w:ins w:id="1082" w:author="Nguyen Thi Thuy Duong" w:date="2019-12-17T16:37:00Z">
              <w:r>
                <w:t>Nguyên nhân</w:t>
              </w:r>
            </w:ins>
          </w:p>
        </w:tc>
        <w:tc>
          <w:tcPr>
            <w:tcW w:w="2104" w:type="dxa"/>
            <w:hideMark/>
          </w:tcPr>
          <w:p w14:paraId="3255DFFA" w14:textId="77777777" w:rsidR="00F97B92" w:rsidRDefault="00F97B92" w:rsidP="008A2E64">
            <w:pPr>
              <w:rPr>
                <w:ins w:id="1083" w:author="Nguyen Thi Thuy Duong" w:date="2019-12-17T16:37:00Z"/>
              </w:rPr>
            </w:pPr>
            <w:ins w:id="1084" w:author="Nguyen Thi Thuy Duong" w:date="2019-12-17T16:37:00Z">
              <w:r>
                <w:t>Rủi ro</w:t>
              </w:r>
            </w:ins>
          </w:p>
        </w:tc>
        <w:tc>
          <w:tcPr>
            <w:tcW w:w="1230" w:type="dxa"/>
            <w:hideMark/>
          </w:tcPr>
          <w:p w14:paraId="237E5AA1" w14:textId="77777777" w:rsidR="00F97B92" w:rsidRDefault="00F97B92" w:rsidP="008A2E64">
            <w:pPr>
              <w:rPr>
                <w:ins w:id="1085" w:author="Nguyen Thi Thuy Duong" w:date="2019-12-17T16:37:00Z"/>
              </w:rPr>
            </w:pPr>
            <w:ins w:id="1086" w:author="Nguyen Thi Thuy Duong" w:date="2019-12-17T16:37:00Z">
              <w:r>
                <w:t>Ảnh hưởng</w:t>
              </w:r>
            </w:ins>
          </w:p>
        </w:tc>
        <w:tc>
          <w:tcPr>
            <w:tcW w:w="1296" w:type="dxa"/>
            <w:hideMark/>
          </w:tcPr>
          <w:p w14:paraId="4167A00A" w14:textId="77777777" w:rsidR="00F97B92" w:rsidRDefault="00F97B92" w:rsidP="008A2E64">
            <w:pPr>
              <w:jc w:val="left"/>
              <w:rPr>
                <w:ins w:id="1087" w:author="Nguyen Thi Thuy Duong" w:date="2019-12-17T16:37:00Z"/>
              </w:rPr>
            </w:pPr>
            <w:ins w:id="1088" w:author="Nguyen Thi Thuy Duong" w:date="2019-12-17T16:37:00Z">
              <w:r>
                <w:t>Khả năng xảy ra</w:t>
              </w:r>
            </w:ins>
          </w:p>
        </w:tc>
      </w:tr>
      <w:tr w:rsidR="00F97B92" w14:paraId="72075F9C" w14:textId="77777777" w:rsidTr="00F97B92">
        <w:trPr>
          <w:ins w:id="1089" w:author="Nguyen Thi Thuy Duong" w:date="2019-12-17T16:37:00Z"/>
        </w:trPr>
        <w:tc>
          <w:tcPr>
            <w:tcW w:w="1317" w:type="dxa"/>
            <w:vMerge w:val="restart"/>
          </w:tcPr>
          <w:p w14:paraId="4C0508C2" w14:textId="77777777" w:rsidR="00F97B92" w:rsidRDefault="00F97B92" w:rsidP="008A2E64">
            <w:pPr>
              <w:rPr>
                <w:ins w:id="1090" w:author="Nguyen Thi Thuy Duong" w:date="2019-12-17T16:37:00Z"/>
              </w:rPr>
            </w:pPr>
          </w:p>
          <w:p w14:paraId="782DD7FC" w14:textId="77777777" w:rsidR="00F97B92" w:rsidRDefault="00F97B92" w:rsidP="008A2E64">
            <w:pPr>
              <w:rPr>
                <w:ins w:id="1091" w:author="Nguyen Thi Thuy Duong" w:date="2019-12-17T16:37:00Z"/>
              </w:rPr>
            </w:pPr>
          </w:p>
          <w:p w14:paraId="11C3D2C4" w14:textId="77777777" w:rsidR="00F97B92" w:rsidRDefault="00F97B92" w:rsidP="008A2E64">
            <w:pPr>
              <w:rPr>
                <w:ins w:id="1092" w:author="Nguyen Thi Thuy Duong" w:date="2019-12-17T16:37:00Z"/>
              </w:rPr>
            </w:pPr>
          </w:p>
          <w:p w14:paraId="20795231" w14:textId="77777777" w:rsidR="00F97B92" w:rsidRDefault="00F97B92" w:rsidP="008A2E64">
            <w:pPr>
              <w:rPr>
                <w:ins w:id="1093" w:author="Nguyen Thi Thuy Duong" w:date="2019-12-17T16:37:00Z"/>
              </w:rPr>
            </w:pPr>
          </w:p>
          <w:p w14:paraId="6952E2FC" w14:textId="77777777" w:rsidR="00F97B92" w:rsidRDefault="00F97B92" w:rsidP="008A2E64">
            <w:pPr>
              <w:rPr>
                <w:ins w:id="1094" w:author="Nguyen Thi Thuy Duong" w:date="2019-12-17T16:37:00Z"/>
              </w:rPr>
            </w:pPr>
            <w:ins w:id="1095" w:author="Nguyen Thi Thuy Duong" w:date="2019-12-17T16:37:00Z">
              <w:r>
                <w:t>Hệ thống</w:t>
              </w:r>
            </w:ins>
          </w:p>
        </w:tc>
        <w:tc>
          <w:tcPr>
            <w:tcW w:w="2715" w:type="dxa"/>
            <w:hideMark/>
          </w:tcPr>
          <w:p w14:paraId="2BDADECD" w14:textId="77777777" w:rsidR="00F97B92" w:rsidRDefault="00F97B92" w:rsidP="008A2E64">
            <w:pPr>
              <w:rPr>
                <w:ins w:id="1096" w:author="Nguyen Thi Thuy Duong" w:date="2019-12-17T16:37:00Z"/>
              </w:rPr>
            </w:pPr>
            <w:ins w:id="1097"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098" w:author="Nguyen Thi Thuy Duong" w:date="2019-12-17T16:37:00Z"/>
              </w:rPr>
            </w:pPr>
            <w:ins w:id="1099"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00" w:author="Nguyen Thi Thuy Duong" w:date="2019-12-17T16:37:00Z"/>
              </w:rPr>
            </w:pPr>
            <w:ins w:id="1101" w:author="Nguyen Thi Thuy Duong" w:date="2019-12-17T16:37:00Z">
              <w:r>
                <w:t>Lớn</w:t>
              </w:r>
            </w:ins>
          </w:p>
        </w:tc>
        <w:tc>
          <w:tcPr>
            <w:tcW w:w="1296" w:type="dxa"/>
            <w:hideMark/>
          </w:tcPr>
          <w:p w14:paraId="221DF331" w14:textId="77777777" w:rsidR="00F97B92" w:rsidRDefault="00F97B92" w:rsidP="008A2E64">
            <w:pPr>
              <w:rPr>
                <w:ins w:id="1102" w:author="Nguyen Thi Thuy Duong" w:date="2019-12-17T16:37:00Z"/>
              </w:rPr>
            </w:pPr>
            <w:ins w:id="1103" w:author="Nguyen Thi Thuy Duong" w:date="2019-12-17T16:37:00Z">
              <w:r>
                <w:t>Trung bình</w:t>
              </w:r>
            </w:ins>
          </w:p>
        </w:tc>
      </w:tr>
      <w:tr w:rsidR="00F97B92" w14:paraId="28B45CAD" w14:textId="77777777" w:rsidTr="00F97B92">
        <w:trPr>
          <w:ins w:id="1104"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05" w:author="Nguyen Thi Thuy Duong" w:date="2019-12-17T16:37:00Z"/>
              </w:rPr>
            </w:pPr>
          </w:p>
        </w:tc>
        <w:tc>
          <w:tcPr>
            <w:tcW w:w="2715" w:type="dxa"/>
            <w:hideMark/>
          </w:tcPr>
          <w:p w14:paraId="38413229" w14:textId="77777777" w:rsidR="00F97B92" w:rsidRDefault="00F97B92" w:rsidP="008A2E64">
            <w:pPr>
              <w:rPr>
                <w:ins w:id="1106" w:author="Nguyen Thi Thuy Duong" w:date="2019-12-17T16:37:00Z"/>
              </w:rPr>
            </w:pPr>
            <w:ins w:id="1107"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08" w:author="Nguyen Thi Thuy Duong" w:date="2019-12-17T16:37:00Z"/>
              </w:rPr>
            </w:pPr>
            <w:ins w:id="1109"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10" w:author="Nguyen Thi Thuy Duong" w:date="2019-12-17T16:37:00Z"/>
              </w:rPr>
            </w:pPr>
            <w:ins w:id="1111" w:author="Nguyen Thi Thuy Duong" w:date="2019-12-17T16:37:00Z">
              <w:r>
                <w:t>Lớn</w:t>
              </w:r>
            </w:ins>
          </w:p>
        </w:tc>
        <w:tc>
          <w:tcPr>
            <w:tcW w:w="1296" w:type="dxa"/>
            <w:hideMark/>
          </w:tcPr>
          <w:p w14:paraId="18EBCA16" w14:textId="77777777" w:rsidR="00F97B92" w:rsidRDefault="00F97B92" w:rsidP="008A2E64">
            <w:pPr>
              <w:rPr>
                <w:ins w:id="1112" w:author="Nguyen Thi Thuy Duong" w:date="2019-12-17T16:37:00Z"/>
              </w:rPr>
            </w:pPr>
            <w:ins w:id="1113" w:author="Nguyen Thi Thuy Duong" w:date="2019-12-17T16:37:00Z">
              <w:r>
                <w:t>Trung bình</w:t>
              </w:r>
            </w:ins>
          </w:p>
        </w:tc>
      </w:tr>
      <w:tr w:rsidR="00F97B92" w14:paraId="32CA033B" w14:textId="77777777" w:rsidTr="00F97B92">
        <w:trPr>
          <w:ins w:id="1114"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15" w:author="Nguyen Thi Thuy Duong" w:date="2019-12-17T16:37:00Z"/>
              </w:rPr>
            </w:pPr>
          </w:p>
        </w:tc>
        <w:tc>
          <w:tcPr>
            <w:tcW w:w="2715" w:type="dxa"/>
            <w:hideMark/>
          </w:tcPr>
          <w:p w14:paraId="76583316" w14:textId="77777777" w:rsidR="00F97B92" w:rsidRDefault="00F97B92" w:rsidP="008A2E64">
            <w:pPr>
              <w:rPr>
                <w:ins w:id="1116" w:author="Nguyen Thi Thuy Duong" w:date="2019-12-17T16:37:00Z"/>
              </w:rPr>
            </w:pPr>
            <w:ins w:id="1117" w:author="Nguyen Thi Thuy Duong" w:date="2019-12-17T16:37:00Z">
              <w:r>
                <w:t>Deadline dự án nhiều và nặng</w:t>
              </w:r>
            </w:ins>
          </w:p>
        </w:tc>
        <w:tc>
          <w:tcPr>
            <w:tcW w:w="2104" w:type="dxa"/>
            <w:hideMark/>
          </w:tcPr>
          <w:p w14:paraId="30ACD5F8" w14:textId="77777777" w:rsidR="00F97B92" w:rsidRDefault="00F97B92" w:rsidP="008A2E64">
            <w:pPr>
              <w:rPr>
                <w:ins w:id="1118" w:author="Nguyen Thi Thuy Duong" w:date="2019-12-17T16:37:00Z"/>
              </w:rPr>
            </w:pPr>
            <w:ins w:id="1119" w:author="Nguyen Thi Thuy Duong" w:date="2019-12-17T16:37:00Z">
              <w:r>
                <w:t>Trễ tiến độ, nhân lực quá sức</w:t>
              </w:r>
            </w:ins>
          </w:p>
        </w:tc>
        <w:tc>
          <w:tcPr>
            <w:tcW w:w="1230" w:type="dxa"/>
            <w:hideMark/>
          </w:tcPr>
          <w:p w14:paraId="7199520C" w14:textId="77777777" w:rsidR="00F97B92" w:rsidRDefault="00F97B92" w:rsidP="008A2E64">
            <w:pPr>
              <w:rPr>
                <w:ins w:id="1120" w:author="Nguyen Thi Thuy Duong" w:date="2019-12-17T16:37:00Z"/>
              </w:rPr>
            </w:pPr>
            <w:ins w:id="1121" w:author="Nguyen Thi Thuy Duong" w:date="2019-12-17T16:37:00Z">
              <w:r>
                <w:t>Lớn</w:t>
              </w:r>
            </w:ins>
          </w:p>
        </w:tc>
        <w:tc>
          <w:tcPr>
            <w:tcW w:w="1296" w:type="dxa"/>
            <w:hideMark/>
          </w:tcPr>
          <w:p w14:paraId="21ED9717" w14:textId="77777777" w:rsidR="00F97B92" w:rsidRDefault="00F97B92" w:rsidP="008A2E64">
            <w:pPr>
              <w:rPr>
                <w:ins w:id="1122" w:author="Nguyen Thi Thuy Duong" w:date="2019-12-17T16:37:00Z"/>
              </w:rPr>
            </w:pPr>
            <w:ins w:id="1123" w:author="Nguyen Thi Thuy Duong" w:date="2019-12-17T16:37:00Z">
              <w:r>
                <w:t>Trung bình</w:t>
              </w:r>
            </w:ins>
          </w:p>
        </w:tc>
      </w:tr>
      <w:tr w:rsidR="00F97B92" w14:paraId="4F7B31FD" w14:textId="77777777" w:rsidTr="00F97B92">
        <w:trPr>
          <w:ins w:id="1124"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25" w:author="Nguyen Thi Thuy Duong" w:date="2019-12-17T16:37:00Z"/>
              </w:rPr>
            </w:pPr>
          </w:p>
        </w:tc>
        <w:tc>
          <w:tcPr>
            <w:tcW w:w="2715" w:type="dxa"/>
            <w:hideMark/>
          </w:tcPr>
          <w:p w14:paraId="69C4B19C" w14:textId="77777777" w:rsidR="00F97B92" w:rsidRDefault="00F97B92" w:rsidP="008A2E64">
            <w:pPr>
              <w:rPr>
                <w:ins w:id="1126" w:author="Nguyen Thi Thuy Duong" w:date="2019-12-17T16:37:00Z"/>
              </w:rPr>
            </w:pPr>
            <w:ins w:id="1127" w:author="Nguyen Thi Thuy Duong" w:date="2019-12-17T16:37:00Z">
              <w:r>
                <w:t>Hệ thống bị bên thứ 3 xâm nhập</w:t>
              </w:r>
            </w:ins>
          </w:p>
        </w:tc>
        <w:tc>
          <w:tcPr>
            <w:tcW w:w="2104" w:type="dxa"/>
            <w:hideMark/>
          </w:tcPr>
          <w:p w14:paraId="39DEAE40" w14:textId="77777777" w:rsidR="00F97B92" w:rsidRDefault="00F97B92" w:rsidP="008A2E64">
            <w:pPr>
              <w:rPr>
                <w:ins w:id="1128" w:author="Nguyen Thi Thuy Duong" w:date="2019-12-17T16:37:00Z"/>
              </w:rPr>
            </w:pPr>
            <w:ins w:id="1129"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30" w:author="Nguyen Thi Thuy Duong" w:date="2019-12-17T16:37:00Z"/>
              </w:rPr>
            </w:pPr>
            <w:ins w:id="1131" w:author="Nguyen Thi Thuy Duong" w:date="2019-12-17T16:37:00Z">
              <w:r>
                <w:t>Lớn</w:t>
              </w:r>
            </w:ins>
          </w:p>
        </w:tc>
        <w:tc>
          <w:tcPr>
            <w:tcW w:w="1296" w:type="dxa"/>
            <w:hideMark/>
          </w:tcPr>
          <w:p w14:paraId="6D898333" w14:textId="77777777" w:rsidR="00F97B92" w:rsidRDefault="00F97B92" w:rsidP="008A2E64">
            <w:pPr>
              <w:rPr>
                <w:ins w:id="1132" w:author="Nguyen Thi Thuy Duong" w:date="2019-12-17T16:37:00Z"/>
              </w:rPr>
            </w:pPr>
            <w:ins w:id="1133" w:author="Nguyen Thi Thuy Duong" w:date="2019-12-17T16:37:00Z">
              <w:r>
                <w:t>Trung bình</w:t>
              </w:r>
            </w:ins>
          </w:p>
        </w:tc>
      </w:tr>
      <w:tr w:rsidR="00F97B92" w14:paraId="51B0C618" w14:textId="77777777" w:rsidTr="00F97B92">
        <w:trPr>
          <w:ins w:id="1134"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35" w:author="Nguyen Thi Thuy Duong" w:date="2019-12-17T16:37:00Z"/>
              </w:rPr>
            </w:pPr>
          </w:p>
        </w:tc>
        <w:tc>
          <w:tcPr>
            <w:tcW w:w="2715" w:type="dxa"/>
            <w:hideMark/>
          </w:tcPr>
          <w:p w14:paraId="70759BC8" w14:textId="77777777" w:rsidR="00F97B92" w:rsidRDefault="00F97B92" w:rsidP="008A2E64">
            <w:pPr>
              <w:rPr>
                <w:ins w:id="1136" w:author="Nguyen Thi Thuy Duong" w:date="2019-12-17T16:37:00Z"/>
              </w:rPr>
            </w:pPr>
            <w:ins w:id="1137" w:author="Nguyen Thi Thuy Duong" w:date="2019-12-17T16:37:00Z">
              <w:r>
                <w:t>Dự án lớn và phức tạp</w:t>
              </w:r>
            </w:ins>
          </w:p>
        </w:tc>
        <w:tc>
          <w:tcPr>
            <w:tcW w:w="2104" w:type="dxa"/>
            <w:hideMark/>
          </w:tcPr>
          <w:p w14:paraId="6AE62DC8" w14:textId="77777777" w:rsidR="00F97B92" w:rsidRDefault="00F97B92" w:rsidP="008A2E64">
            <w:pPr>
              <w:rPr>
                <w:ins w:id="1138" w:author="Nguyen Thi Thuy Duong" w:date="2019-12-17T16:37:00Z"/>
              </w:rPr>
            </w:pPr>
            <w:ins w:id="1139"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40" w:author="Nguyen Thi Thuy Duong" w:date="2019-12-17T16:37:00Z"/>
              </w:rPr>
            </w:pPr>
            <w:ins w:id="1141" w:author="Nguyen Thi Thuy Duong" w:date="2019-12-17T16:37:00Z">
              <w:r>
                <w:t>Lớn</w:t>
              </w:r>
            </w:ins>
          </w:p>
        </w:tc>
        <w:tc>
          <w:tcPr>
            <w:tcW w:w="1296" w:type="dxa"/>
            <w:hideMark/>
          </w:tcPr>
          <w:p w14:paraId="491F529A" w14:textId="77777777" w:rsidR="00F97B92" w:rsidRDefault="00F97B92" w:rsidP="008A2E64">
            <w:pPr>
              <w:rPr>
                <w:ins w:id="1142" w:author="Nguyen Thi Thuy Duong" w:date="2019-12-17T16:37:00Z"/>
              </w:rPr>
            </w:pPr>
            <w:ins w:id="1143" w:author="Nguyen Thi Thuy Duong" w:date="2019-12-17T16:37:00Z">
              <w:r>
                <w:t>Thấp</w:t>
              </w:r>
            </w:ins>
          </w:p>
        </w:tc>
      </w:tr>
      <w:tr w:rsidR="00F97B92" w14:paraId="52706538" w14:textId="77777777" w:rsidTr="00F97B92">
        <w:trPr>
          <w:ins w:id="1144" w:author="Nguyen Thi Thuy Duong" w:date="2019-12-17T16:37:00Z"/>
        </w:trPr>
        <w:tc>
          <w:tcPr>
            <w:tcW w:w="1317" w:type="dxa"/>
            <w:vMerge w:val="restart"/>
          </w:tcPr>
          <w:p w14:paraId="05AC72FE" w14:textId="77777777" w:rsidR="00F97B92" w:rsidRDefault="00F97B92" w:rsidP="008A2E64">
            <w:pPr>
              <w:rPr>
                <w:ins w:id="1145" w:author="Nguyen Thi Thuy Duong" w:date="2019-12-17T16:37:00Z"/>
              </w:rPr>
            </w:pPr>
          </w:p>
          <w:p w14:paraId="43C43FCF" w14:textId="77777777" w:rsidR="00F97B92" w:rsidRDefault="00F97B92" w:rsidP="008A2E64">
            <w:pPr>
              <w:rPr>
                <w:ins w:id="1146" w:author="Nguyen Thi Thuy Duong" w:date="2019-12-17T16:37:00Z"/>
              </w:rPr>
            </w:pPr>
          </w:p>
          <w:p w14:paraId="5AD0B141" w14:textId="77777777" w:rsidR="00F97B92" w:rsidRDefault="00F97B92" w:rsidP="008A2E64">
            <w:pPr>
              <w:rPr>
                <w:ins w:id="1147" w:author="Nguyen Thi Thuy Duong" w:date="2019-12-17T16:37:00Z"/>
              </w:rPr>
            </w:pPr>
            <w:ins w:id="1148" w:author="Nguyen Thi Thuy Duong" w:date="2019-12-17T16:37:00Z">
              <w:r>
                <w:t>Kỹ thuật</w:t>
              </w:r>
            </w:ins>
          </w:p>
        </w:tc>
        <w:tc>
          <w:tcPr>
            <w:tcW w:w="2715" w:type="dxa"/>
            <w:hideMark/>
          </w:tcPr>
          <w:p w14:paraId="132CE847" w14:textId="02B9382D" w:rsidR="00F97B92" w:rsidRDefault="00F97B92" w:rsidP="008A2E64">
            <w:pPr>
              <w:rPr>
                <w:ins w:id="1149" w:author="Nguyen Thi Thuy Duong" w:date="2019-12-17T16:37:00Z"/>
              </w:rPr>
            </w:pPr>
            <w:ins w:id="1150"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51" w:author="Nguyen Thi Thuy Duong" w:date="2019-12-17T16:37:00Z"/>
              </w:rPr>
            </w:pPr>
            <w:ins w:id="1152" w:author="Nguyen Thi Thuy Duong" w:date="2019-12-17T16:39:00Z">
              <w:r>
                <w:t xml:space="preserve">Hệ thống bị chậm </w:t>
              </w:r>
            </w:ins>
          </w:p>
        </w:tc>
        <w:tc>
          <w:tcPr>
            <w:tcW w:w="1230" w:type="dxa"/>
            <w:hideMark/>
          </w:tcPr>
          <w:p w14:paraId="3750A860" w14:textId="77777777" w:rsidR="00F97B92" w:rsidRDefault="00F97B92" w:rsidP="008A2E64">
            <w:pPr>
              <w:rPr>
                <w:ins w:id="1153" w:author="Nguyen Thi Thuy Duong" w:date="2019-12-17T16:37:00Z"/>
              </w:rPr>
            </w:pPr>
            <w:ins w:id="1154" w:author="Nguyen Thi Thuy Duong" w:date="2019-12-17T16:37:00Z">
              <w:r>
                <w:t>Lớn</w:t>
              </w:r>
            </w:ins>
          </w:p>
        </w:tc>
        <w:tc>
          <w:tcPr>
            <w:tcW w:w="1296" w:type="dxa"/>
            <w:hideMark/>
          </w:tcPr>
          <w:p w14:paraId="2C584C35" w14:textId="77777777" w:rsidR="00F97B92" w:rsidRDefault="00F97B92" w:rsidP="008A2E64">
            <w:pPr>
              <w:rPr>
                <w:ins w:id="1155" w:author="Nguyen Thi Thuy Duong" w:date="2019-12-17T16:37:00Z"/>
              </w:rPr>
            </w:pPr>
            <w:ins w:id="1156" w:author="Nguyen Thi Thuy Duong" w:date="2019-12-17T16:37:00Z">
              <w:r>
                <w:t>Trung bình</w:t>
              </w:r>
            </w:ins>
          </w:p>
        </w:tc>
      </w:tr>
      <w:tr w:rsidR="00F97B92" w14:paraId="3701D5BB" w14:textId="77777777" w:rsidTr="00F97B92">
        <w:trPr>
          <w:ins w:id="1157"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58" w:author="Nguyen Thi Thuy Duong" w:date="2019-12-17T16:37:00Z"/>
              </w:rPr>
            </w:pPr>
          </w:p>
        </w:tc>
        <w:tc>
          <w:tcPr>
            <w:tcW w:w="2715" w:type="dxa"/>
            <w:hideMark/>
          </w:tcPr>
          <w:p w14:paraId="2A39DF74" w14:textId="1B9E97F5" w:rsidR="00F97B92" w:rsidRDefault="00F97B92" w:rsidP="008A2E64">
            <w:pPr>
              <w:rPr>
                <w:ins w:id="1159" w:author="Nguyen Thi Thuy Duong" w:date="2019-12-17T16:37:00Z"/>
              </w:rPr>
            </w:pPr>
            <w:ins w:id="1160"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61" w:author="Nguyen Thi Thuy Duong" w:date="2019-12-17T16:37:00Z"/>
              </w:rPr>
            </w:pPr>
            <w:ins w:id="1162" w:author="Nguyen Thi Thuy Duong" w:date="2019-12-17T16:37:00Z">
              <w:r>
                <w:t xml:space="preserve">Khó khăn trong </w:t>
              </w:r>
            </w:ins>
            <w:ins w:id="1163" w:author="Nguyen Thi Thuy Duong" w:date="2019-12-17T16:40:00Z">
              <w:r>
                <w:t>xử lý tương tranh</w:t>
              </w:r>
            </w:ins>
          </w:p>
        </w:tc>
        <w:tc>
          <w:tcPr>
            <w:tcW w:w="1230" w:type="dxa"/>
            <w:hideMark/>
          </w:tcPr>
          <w:p w14:paraId="30DE1911" w14:textId="77777777" w:rsidR="00F97B92" w:rsidRDefault="00F97B92" w:rsidP="008A2E64">
            <w:pPr>
              <w:rPr>
                <w:ins w:id="1164" w:author="Nguyen Thi Thuy Duong" w:date="2019-12-17T16:37:00Z"/>
              </w:rPr>
            </w:pPr>
            <w:ins w:id="1165" w:author="Nguyen Thi Thuy Duong" w:date="2019-12-17T16:37:00Z">
              <w:r>
                <w:t>Lớn</w:t>
              </w:r>
            </w:ins>
          </w:p>
        </w:tc>
        <w:tc>
          <w:tcPr>
            <w:tcW w:w="1296" w:type="dxa"/>
            <w:hideMark/>
          </w:tcPr>
          <w:p w14:paraId="53747D90" w14:textId="77777777" w:rsidR="00F97B92" w:rsidRDefault="00F97B92" w:rsidP="008A2E64">
            <w:pPr>
              <w:rPr>
                <w:ins w:id="1166" w:author="Nguyen Thi Thuy Duong" w:date="2019-12-17T16:37:00Z"/>
              </w:rPr>
            </w:pPr>
            <w:ins w:id="1167" w:author="Nguyen Thi Thuy Duong" w:date="2019-12-17T16:37:00Z">
              <w:r>
                <w:t>Trung bình</w:t>
              </w:r>
            </w:ins>
          </w:p>
        </w:tc>
      </w:tr>
      <w:tr w:rsidR="00F97B92" w14:paraId="5106C529" w14:textId="77777777" w:rsidTr="00F97B92">
        <w:trPr>
          <w:ins w:id="1168" w:author="Nguyen Thi Thuy Duong" w:date="2019-12-17T16:37:00Z"/>
        </w:trPr>
        <w:tc>
          <w:tcPr>
            <w:tcW w:w="1317" w:type="dxa"/>
            <w:vMerge w:val="restart"/>
          </w:tcPr>
          <w:p w14:paraId="5C71274C" w14:textId="77777777" w:rsidR="00F97B92" w:rsidRDefault="00F97B92" w:rsidP="008A2E64">
            <w:pPr>
              <w:rPr>
                <w:ins w:id="1169" w:author="Nguyen Thi Thuy Duong" w:date="2019-12-17T16:37:00Z"/>
              </w:rPr>
            </w:pPr>
          </w:p>
          <w:p w14:paraId="7BFD6992" w14:textId="77777777" w:rsidR="00F97B92" w:rsidRDefault="00F97B92" w:rsidP="008A2E64">
            <w:pPr>
              <w:rPr>
                <w:ins w:id="1170" w:author="Nguyen Thi Thuy Duong" w:date="2019-12-17T16:37:00Z"/>
              </w:rPr>
            </w:pPr>
          </w:p>
          <w:p w14:paraId="43C7F382" w14:textId="77777777" w:rsidR="00F97B92" w:rsidRDefault="00F97B92" w:rsidP="008A2E64">
            <w:pPr>
              <w:rPr>
                <w:ins w:id="1171" w:author="Nguyen Thi Thuy Duong" w:date="2019-12-17T16:37:00Z"/>
              </w:rPr>
            </w:pPr>
            <w:ins w:id="1172" w:author="Nguyen Thi Thuy Duong" w:date="2019-12-17T16:37:00Z">
              <w:r>
                <w:t>Tổ chức</w:t>
              </w:r>
            </w:ins>
          </w:p>
        </w:tc>
        <w:tc>
          <w:tcPr>
            <w:tcW w:w="2715" w:type="dxa"/>
            <w:hideMark/>
          </w:tcPr>
          <w:p w14:paraId="68D5AA99" w14:textId="77777777" w:rsidR="00F97B92" w:rsidRDefault="00F97B92" w:rsidP="008A2E64">
            <w:pPr>
              <w:rPr>
                <w:ins w:id="1173" w:author="Nguyen Thi Thuy Duong" w:date="2019-12-17T16:37:00Z"/>
              </w:rPr>
            </w:pPr>
            <w:ins w:id="1174" w:author="Nguyen Thi Thuy Duong" w:date="2019-12-17T16:37:00Z">
              <w:r>
                <w:t>Nhân lực không đủ</w:t>
              </w:r>
            </w:ins>
          </w:p>
        </w:tc>
        <w:tc>
          <w:tcPr>
            <w:tcW w:w="2104" w:type="dxa"/>
            <w:hideMark/>
          </w:tcPr>
          <w:p w14:paraId="67FEB0C2" w14:textId="77777777" w:rsidR="00F97B92" w:rsidRDefault="00F97B92" w:rsidP="008A2E64">
            <w:pPr>
              <w:rPr>
                <w:ins w:id="1175" w:author="Nguyen Thi Thuy Duong" w:date="2019-12-17T16:37:00Z"/>
              </w:rPr>
            </w:pPr>
            <w:ins w:id="1176" w:author="Nguyen Thi Thuy Duong" w:date="2019-12-17T16:37:00Z">
              <w:r>
                <w:t>Trễ dự án</w:t>
              </w:r>
            </w:ins>
          </w:p>
        </w:tc>
        <w:tc>
          <w:tcPr>
            <w:tcW w:w="1230" w:type="dxa"/>
            <w:hideMark/>
          </w:tcPr>
          <w:p w14:paraId="30CFE203" w14:textId="77777777" w:rsidR="00F97B92" w:rsidRDefault="00F97B92" w:rsidP="008A2E64">
            <w:pPr>
              <w:rPr>
                <w:ins w:id="1177" w:author="Nguyen Thi Thuy Duong" w:date="2019-12-17T16:37:00Z"/>
              </w:rPr>
            </w:pPr>
            <w:ins w:id="1178" w:author="Nguyen Thi Thuy Duong" w:date="2019-12-17T16:37:00Z">
              <w:r>
                <w:t>Trung bình</w:t>
              </w:r>
            </w:ins>
          </w:p>
        </w:tc>
        <w:tc>
          <w:tcPr>
            <w:tcW w:w="1296" w:type="dxa"/>
            <w:hideMark/>
          </w:tcPr>
          <w:p w14:paraId="321E5745" w14:textId="77777777" w:rsidR="00F97B92" w:rsidRDefault="00F97B92" w:rsidP="008A2E64">
            <w:pPr>
              <w:rPr>
                <w:ins w:id="1179" w:author="Nguyen Thi Thuy Duong" w:date="2019-12-17T16:37:00Z"/>
              </w:rPr>
            </w:pPr>
            <w:ins w:id="1180" w:author="Nguyen Thi Thuy Duong" w:date="2019-12-17T16:37:00Z">
              <w:r>
                <w:t>Trung bình</w:t>
              </w:r>
            </w:ins>
          </w:p>
        </w:tc>
      </w:tr>
      <w:tr w:rsidR="00F97B92" w14:paraId="2565FB01" w14:textId="77777777" w:rsidTr="00F97B92">
        <w:trPr>
          <w:ins w:id="1181"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182" w:author="Nguyen Thi Thuy Duong" w:date="2019-12-17T16:37:00Z"/>
              </w:rPr>
            </w:pPr>
          </w:p>
        </w:tc>
        <w:tc>
          <w:tcPr>
            <w:tcW w:w="2715" w:type="dxa"/>
            <w:hideMark/>
          </w:tcPr>
          <w:p w14:paraId="5E0BB3DE" w14:textId="77777777" w:rsidR="00F97B92" w:rsidRDefault="00F97B92" w:rsidP="008A2E64">
            <w:pPr>
              <w:rPr>
                <w:ins w:id="1183" w:author="Nguyen Thi Thuy Duong" w:date="2019-12-17T16:37:00Z"/>
              </w:rPr>
            </w:pPr>
            <w:ins w:id="1184" w:author="Nguyen Thi Thuy Duong" w:date="2019-12-17T16:37:00Z">
              <w:r>
                <w:t>Đội ngũ không có kinh nghiệm</w:t>
              </w:r>
            </w:ins>
          </w:p>
        </w:tc>
        <w:tc>
          <w:tcPr>
            <w:tcW w:w="2104" w:type="dxa"/>
            <w:hideMark/>
          </w:tcPr>
          <w:p w14:paraId="020044E3" w14:textId="77777777" w:rsidR="00F97B92" w:rsidRDefault="00F97B92" w:rsidP="008A2E64">
            <w:pPr>
              <w:rPr>
                <w:ins w:id="1185" w:author="Nguyen Thi Thuy Duong" w:date="2019-12-17T16:37:00Z"/>
              </w:rPr>
            </w:pPr>
            <w:ins w:id="1186" w:author="Nguyen Thi Thuy Duong" w:date="2019-12-17T16:37:00Z">
              <w:r>
                <w:t>Trễ dự án, khó triển khai</w:t>
              </w:r>
            </w:ins>
          </w:p>
        </w:tc>
        <w:tc>
          <w:tcPr>
            <w:tcW w:w="1230" w:type="dxa"/>
            <w:hideMark/>
          </w:tcPr>
          <w:p w14:paraId="5F5F67E5" w14:textId="77777777" w:rsidR="00F97B92" w:rsidRDefault="00F97B92" w:rsidP="008A2E64">
            <w:pPr>
              <w:rPr>
                <w:ins w:id="1187" w:author="Nguyen Thi Thuy Duong" w:date="2019-12-17T16:37:00Z"/>
              </w:rPr>
            </w:pPr>
            <w:ins w:id="1188" w:author="Nguyen Thi Thuy Duong" w:date="2019-12-17T16:37:00Z">
              <w:r>
                <w:t>Trung bình</w:t>
              </w:r>
            </w:ins>
          </w:p>
        </w:tc>
        <w:tc>
          <w:tcPr>
            <w:tcW w:w="1296" w:type="dxa"/>
            <w:hideMark/>
          </w:tcPr>
          <w:p w14:paraId="6A219535" w14:textId="77777777" w:rsidR="00F97B92" w:rsidRDefault="00F97B92" w:rsidP="008A2E64">
            <w:pPr>
              <w:rPr>
                <w:ins w:id="1189" w:author="Nguyen Thi Thuy Duong" w:date="2019-12-17T16:37:00Z"/>
              </w:rPr>
            </w:pPr>
            <w:ins w:id="1190" w:author="Nguyen Thi Thuy Duong" w:date="2019-12-17T16:37:00Z">
              <w:r>
                <w:t>Trung bình</w:t>
              </w:r>
            </w:ins>
          </w:p>
        </w:tc>
      </w:tr>
      <w:tr w:rsidR="00F97B92" w14:paraId="1839B512" w14:textId="77777777" w:rsidTr="00F97B92">
        <w:trPr>
          <w:ins w:id="1191"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192" w:author="Nguyen Thi Thuy Duong" w:date="2019-12-17T16:37:00Z"/>
              </w:rPr>
            </w:pPr>
          </w:p>
        </w:tc>
        <w:tc>
          <w:tcPr>
            <w:tcW w:w="2715" w:type="dxa"/>
            <w:hideMark/>
          </w:tcPr>
          <w:p w14:paraId="48CCF3F6" w14:textId="77777777" w:rsidR="00F97B92" w:rsidRDefault="00F97B92" w:rsidP="008A2E64">
            <w:pPr>
              <w:rPr>
                <w:ins w:id="1193" w:author="Nguyen Thi Thuy Duong" w:date="2019-12-17T16:37:00Z"/>
              </w:rPr>
            </w:pPr>
            <w:ins w:id="1194" w:author="Nguyen Thi Thuy Duong" w:date="2019-12-17T16:37:00Z">
              <w:r>
                <w:t>Tuyển người mới vào dự án</w:t>
              </w:r>
            </w:ins>
          </w:p>
        </w:tc>
        <w:tc>
          <w:tcPr>
            <w:tcW w:w="2104" w:type="dxa"/>
            <w:hideMark/>
          </w:tcPr>
          <w:p w14:paraId="79B7F06B" w14:textId="77777777" w:rsidR="00F97B92" w:rsidRDefault="00F97B92" w:rsidP="008A2E64">
            <w:pPr>
              <w:rPr>
                <w:ins w:id="1195" w:author="Nguyen Thi Thuy Duong" w:date="2019-12-17T16:37:00Z"/>
              </w:rPr>
            </w:pPr>
            <w:ins w:id="1196" w:author="Nguyen Thi Thuy Duong" w:date="2019-12-17T16:37:00Z">
              <w:r>
                <w:t>Trễ dự án</w:t>
              </w:r>
            </w:ins>
          </w:p>
        </w:tc>
        <w:tc>
          <w:tcPr>
            <w:tcW w:w="1230" w:type="dxa"/>
            <w:hideMark/>
          </w:tcPr>
          <w:p w14:paraId="208F20B9" w14:textId="77777777" w:rsidR="00F97B92" w:rsidRDefault="00F97B92" w:rsidP="008A2E64">
            <w:pPr>
              <w:rPr>
                <w:ins w:id="1197" w:author="Nguyen Thi Thuy Duong" w:date="2019-12-17T16:37:00Z"/>
              </w:rPr>
            </w:pPr>
            <w:ins w:id="1198" w:author="Nguyen Thi Thuy Duong" w:date="2019-12-17T16:37:00Z">
              <w:r>
                <w:t>Thấp</w:t>
              </w:r>
            </w:ins>
          </w:p>
        </w:tc>
        <w:tc>
          <w:tcPr>
            <w:tcW w:w="1296" w:type="dxa"/>
            <w:hideMark/>
          </w:tcPr>
          <w:p w14:paraId="2DE729C2" w14:textId="77777777" w:rsidR="00F97B92" w:rsidRDefault="00F97B92" w:rsidP="008A2E64">
            <w:pPr>
              <w:rPr>
                <w:ins w:id="1199" w:author="Nguyen Thi Thuy Duong" w:date="2019-12-17T16:37:00Z"/>
              </w:rPr>
            </w:pPr>
            <w:ins w:id="1200" w:author="Nguyen Thi Thuy Duong" w:date="2019-12-17T16:37:00Z">
              <w:r>
                <w:t>Thấp</w:t>
              </w:r>
            </w:ins>
          </w:p>
        </w:tc>
      </w:tr>
      <w:tr w:rsidR="00F97B92" w14:paraId="0D160EAC" w14:textId="77777777" w:rsidTr="00F97B92">
        <w:trPr>
          <w:ins w:id="1201"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02" w:author="Nguyen Thi Thuy Duong" w:date="2019-12-17T16:37:00Z"/>
              </w:rPr>
            </w:pPr>
          </w:p>
        </w:tc>
        <w:tc>
          <w:tcPr>
            <w:tcW w:w="2715" w:type="dxa"/>
            <w:hideMark/>
          </w:tcPr>
          <w:p w14:paraId="657FC1B1" w14:textId="77777777" w:rsidR="00F97B92" w:rsidRDefault="00F97B92" w:rsidP="008A2E64">
            <w:pPr>
              <w:rPr>
                <w:ins w:id="1203" w:author="Nguyen Thi Thuy Duong" w:date="2019-12-17T16:37:00Z"/>
              </w:rPr>
            </w:pPr>
            <w:ins w:id="1204"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05" w:author="Nguyen Thi Thuy Duong" w:date="2019-12-17T16:37:00Z"/>
              </w:rPr>
            </w:pPr>
            <w:ins w:id="1206" w:author="Nguyen Thi Thuy Duong" w:date="2019-12-17T16:37:00Z">
              <w:r>
                <w:t>Trễ dự án</w:t>
              </w:r>
            </w:ins>
          </w:p>
        </w:tc>
        <w:tc>
          <w:tcPr>
            <w:tcW w:w="1230" w:type="dxa"/>
            <w:hideMark/>
          </w:tcPr>
          <w:p w14:paraId="52829EB7" w14:textId="77777777" w:rsidR="00F97B92" w:rsidRDefault="00F97B92" w:rsidP="008A2E64">
            <w:pPr>
              <w:rPr>
                <w:ins w:id="1207" w:author="Nguyen Thi Thuy Duong" w:date="2019-12-17T16:37:00Z"/>
              </w:rPr>
            </w:pPr>
            <w:ins w:id="1208" w:author="Nguyen Thi Thuy Duong" w:date="2019-12-17T16:37:00Z">
              <w:r>
                <w:t>Thấp</w:t>
              </w:r>
            </w:ins>
          </w:p>
        </w:tc>
        <w:tc>
          <w:tcPr>
            <w:tcW w:w="1296" w:type="dxa"/>
            <w:hideMark/>
          </w:tcPr>
          <w:p w14:paraId="780FB169" w14:textId="77777777" w:rsidR="00F97B92" w:rsidRDefault="00F97B92" w:rsidP="008A2E64">
            <w:pPr>
              <w:rPr>
                <w:ins w:id="1209" w:author="Nguyen Thi Thuy Duong" w:date="2019-12-17T16:37:00Z"/>
              </w:rPr>
            </w:pPr>
            <w:ins w:id="1210" w:author="Nguyen Thi Thuy Duong" w:date="2019-12-17T16:37:00Z">
              <w:r>
                <w:t>Trung bình</w:t>
              </w:r>
            </w:ins>
          </w:p>
        </w:tc>
      </w:tr>
      <w:tr w:rsidR="00C8453D" w:rsidDel="00F97B92" w14:paraId="2BC9352A" w14:textId="6D6EC851" w:rsidTr="00F97B92">
        <w:trPr>
          <w:del w:id="1211"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1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1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1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1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16" w:author="Nguyen Thi Thuy Duong" w:date="2019-12-17T16:37:00Z"/>
              </w:rPr>
            </w:pPr>
          </w:p>
        </w:tc>
      </w:tr>
      <w:tr w:rsidR="00C8453D" w:rsidDel="00F97B92" w14:paraId="2CE3A85C" w14:textId="2CA189C2" w:rsidTr="00F97B92">
        <w:trPr>
          <w:del w:id="121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1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1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2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2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22" w:author="Nguyen Thi Thuy Duong" w:date="2019-12-17T16:37:00Z"/>
              </w:rPr>
            </w:pPr>
          </w:p>
        </w:tc>
      </w:tr>
      <w:tr w:rsidR="00C8453D" w:rsidDel="00F97B92" w14:paraId="40ACD961" w14:textId="0119FD2C" w:rsidTr="00F97B92">
        <w:trPr>
          <w:del w:id="122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2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2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2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2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28" w:author="Nguyen Thi Thuy Duong" w:date="2019-12-17T16:37:00Z"/>
              </w:rPr>
            </w:pPr>
          </w:p>
        </w:tc>
      </w:tr>
      <w:tr w:rsidR="00C8453D" w:rsidDel="00F97B92" w14:paraId="3EB8C430" w14:textId="54D7A577" w:rsidTr="00F97B92">
        <w:trPr>
          <w:del w:id="122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3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3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3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3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34" w:author="Nguyen Thi Thuy Duong" w:date="2019-12-17T16:37:00Z"/>
              </w:rPr>
            </w:pPr>
          </w:p>
        </w:tc>
      </w:tr>
      <w:tr w:rsidR="00C8453D" w:rsidDel="00F97B92" w14:paraId="7D747412" w14:textId="74F92235" w:rsidTr="00F97B92">
        <w:trPr>
          <w:del w:id="123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3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3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3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3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40" w:author="Nguyen Thi Thuy Duong" w:date="2019-12-17T16:37:00Z"/>
              </w:rPr>
            </w:pPr>
          </w:p>
        </w:tc>
      </w:tr>
      <w:tr w:rsidR="00C8453D" w:rsidDel="00F97B92" w14:paraId="5AC0B300" w14:textId="2C640B17" w:rsidTr="00F97B92">
        <w:trPr>
          <w:del w:id="124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4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4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4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4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46" w:author="Nguyen Thi Thuy Duong" w:date="2019-12-17T16:37:00Z"/>
              </w:rPr>
            </w:pPr>
          </w:p>
        </w:tc>
      </w:tr>
      <w:tr w:rsidR="00C8453D" w:rsidDel="00F97B92" w14:paraId="4762CA81" w14:textId="5B55FCED" w:rsidTr="00F97B92">
        <w:trPr>
          <w:del w:id="124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4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4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5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5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52" w:author="Nguyen Thi Thuy Duong" w:date="2019-12-17T16:37:00Z"/>
              </w:rPr>
            </w:pPr>
          </w:p>
        </w:tc>
      </w:tr>
      <w:tr w:rsidR="00C8453D" w:rsidDel="00F97B92" w14:paraId="54BD0057" w14:textId="7077AD64" w:rsidTr="00F97B92">
        <w:trPr>
          <w:del w:id="125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5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5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5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5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58" w:author="Nguyen Thi Thuy Duong" w:date="2019-12-17T16:37:00Z"/>
              </w:rPr>
            </w:pPr>
          </w:p>
        </w:tc>
      </w:tr>
      <w:tr w:rsidR="00C8453D" w:rsidDel="00F97B92" w14:paraId="5B49AAF8" w14:textId="210AD39D" w:rsidTr="00F97B92">
        <w:trPr>
          <w:del w:id="1259"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6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6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6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6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64" w:author="Nguyen Thi Thuy Duong" w:date="2019-12-17T16:37:00Z"/>
              </w:rPr>
            </w:pPr>
          </w:p>
        </w:tc>
      </w:tr>
      <w:tr w:rsidR="00C8453D" w:rsidDel="00F97B92" w14:paraId="48D91FAA" w14:textId="6A63A583" w:rsidTr="00F97B92">
        <w:trPr>
          <w:del w:id="126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6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6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6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6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70" w:author="Nguyen Thi Thuy Duong" w:date="2019-12-17T16:37:00Z"/>
              </w:rPr>
            </w:pPr>
          </w:p>
        </w:tc>
      </w:tr>
      <w:tr w:rsidR="00C8453D" w:rsidDel="00F97B92" w14:paraId="725F5EF9" w14:textId="3EEE09F9" w:rsidTr="00F97B92">
        <w:trPr>
          <w:del w:id="127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7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7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27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27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276" w:author="Nguyen Thi Thuy Duong" w:date="2019-12-17T16:37:00Z"/>
              </w:rPr>
            </w:pPr>
          </w:p>
        </w:tc>
      </w:tr>
      <w:tr w:rsidR="00C8453D" w:rsidDel="00F97B92" w14:paraId="0FFA5A34" w14:textId="2AD034D9" w:rsidTr="00F97B92">
        <w:trPr>
          <w:del w:id="127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27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27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28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28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282" w:author="Nguyen Thi Thuy Duong" w:date="2019-12-17T16:37:00Z"/>
              </w:rPr>
            </w:pPr>
          </w:p>
        </w:tc>
      </w:tr>
    </w:tbl>
    <w:p w14:paraId="12632C19" w14:textId="66AC4586" w:rsidR="00C8453D" w:rsidDel="00F97B92" w:rsidRDefault="00C8453D" w:rsidP="00CF7928">
      <w:pPr>
        <w:rPr>
          <w:del w:id="1283" w:author="Nguyen Thi Thuy Duong" w:date="2019-12-17T16:40:00Z"/>
        </w:rPr>
      </w:pPr>
    </w:p>
    <w:p w14:paraId="79F4049C" w14:textId="0E7B2EBB" w:rsidR="00C34E9E" w:rsidDel="00F97B92" w:rsidRDefault="00C34E9E" w:rsidP="00CF7928">
      <w:pPr>
        <w:rPr>
          <w:del w:id="1284" w:author="Nguyen Thi Thuy Duong" w:date="2019-12-17T16:40:00Z"/>
        </w:rPr>
      </w:pPr>
    </w:p>
    <w:p w14:paraId="26BC7628" w14:textId="3744A2E7" w:rsidR="00C34E9E" w:rsidDel="00F97B92" w:rsidRDefault="00C34E9E" w:rsidP="00CF7928">
      <w:pPr>
        <w:rPr>
          <w:del w:id="1285" w:author="Nguyen Thi Thuy Duong" w:date="2019-12-17T16:40:00Z"/>
        </w:rPr>
      </w:pPr>
    </w:p>
    <w:p w14:paraId="5F2A39A1" w14:textId="16C9832D" w:rsidR="00C34E9E" w:rsidDel="00F97B92" w:rsidRDefault="00C34E9E" w:rsidP="00CF7928">
      <w:pPr>
        <w:rPr>
          <w:del w:id="1286" w:author="Nguyen Thi Thuy Duong" w:date="2019-12-17T16:40:00Z"/>
        </w:rPr>
      </w:pPr>
    </w:p>
    <w:p w14:paraId="4BBA1722" w14:textId="478D1673" w:rsidR="00C34E9E" w:rsidDel="00F97B92" w:rsidRDefault="00C34E9E" w:rsidP="00CF7928">
      <w:pPr>
        <w:rPr>
          <w:del w:id="1287" w:author="Nguyen Thi Thuy Duong" w:date="2019-12-17T16:40:00Z"/>
        </w:rPr>
      </w:pPr>
    </w:p>
    <w:p w14:paraId="0AA31771" w14:textId="2E1E0807" w:rsidR="00C34E9E" w:rsidDel="00F97B92" w:rsidRDefault="00C34E9E" w:rsidP="00CF7928">
      <w:pPr>
        <w:rPr>
          <w:del w:id="1288" w:author="Nguyen Thi Thuy Duong" w:date="2019-12-17T16:40:00Z"/>
        </w:rPr>
      </w:pPr>
    </w:p>
    <w:p w14:paraId="5126CC82" w14:textId="1D7DFE73" w:rsidR="00C34E9E" w:rsidDel="00F97B92" w:rsidRDefault="00C34E9E" w:rsidP="00CF7928">
      <w:pPr>
        <w:rPr>
          <w:del w:id="1289" w:author="Nguyen Thi Thuy Duong" w:date="2019-12-17T16:40:00Z"/>
        </w:rPr>
      </w:pPr>
    </w:p>
    <w:p w14:paraId="0597327C" w14:textId="0A47765F" w:rsidR="00C34E9E" w:rsidDel="00F97B92" w:rsidRDefault="00C34E9E" w:rsidP="00CF7928">
      <w:pPr>
        <w:rPr>
          <w:del w:id="1290" w:author="Nguyen Thi Thuy Duong" w:date="2019-12-17T16:40:00Z"/>
        </w:rPr>
      </w:pPr>
    </w:p>
    <w:p w14:paraId="7294CF2F" w14:textId="2C54AC87" w:rsidR="00C34E9E" w:rsidDel="00F97B92" w:rsidRDefault="00C34E9E" w:rsidP="00CF7928">
      <w:pPr>
        <w:rPr>
          <w:del w:id="1291" w:author="Nguyen Thi Thuy Duong" w:date="2019-12-17T16:40:00Z"/>
        </w:rPr>
      </w:pPr>
    </w:p>
    <w:p w14:paraId="476B8EEF" w14:textId="70FD7ABD" w:rsidR="00C34E9E" w:rsidDel="00F97B92" w:rsidRDefault="00C34E9E" w:rsidP="00CF7928">
      <w:pPr>
        <w:rPr>
          <w:del w:id="1292" w:author="Nguyen Thi Thuy Duong" w:date="2019-12-17T16:40:00Z"/>
        </w:rPr>
      </w:pPr>
    </w:p>
    <w:p w14:paraId="475AA59D" w14:textId="5927A7D5" w:rsidR="00C34E9E" w:rsidDel="00F97B92" w:rsidRDefault="00C34E9E" w:rsidP="00CF7928">
      <w:pPr>
        <w:rPr>
          <w:del w:id="1293" w:author="Nguyen Thi Thuy Duong" w:date="2019-12-17T16:40:00Z"/>
        </w:rPr>
      </w:pPr>
    </w:p>
    <w:p w14:paraId="615E8C04" w14:textId="6A7167EC" w:rsidR="00C34E9E" w:rsidDel="00F97B92" w:rsidRDefault="00C34E9E" w:rsidP="00CF7928">
      <w:pPr>
        <w:rPr>
          <w:del w:id="1294" w:author="Nguyen Thi Thuy Duong" w:date="2019-12-17T16:40:00Z"/>
        </w:rPr>
      </w:pPr>
    </w:p>
    <w:p w14:paraId="1BACA952" w14:textId="4B8C72B8" w:rsidR="00C34E9E" w:rsidDel="00F97B92" w:rsidRDefault="00C34E9E" w:rsidP="00CF7928">
      <w:pPr>
        <w:rPr>
          <w:del w:id="1295" w:author="Nguyen Thi Thuy Duong" w:date="2019-12-17T16:40:00Z"/>
        </w:rPr>
      </w:pPr>
    </w:p>
    <w:p w14:paraId="6619E511" w14:textId="23E04BF4" w:rsidR="00C34E9E" w:rsidDel="00F97B92" w:rsidRDefault="00C34E9E" w:rsidP="00CF7928">
      <w:pPr>
        <w:rPr>
          <w:del w:id="1296" w:author="Nguyen Thi Thuy Duong" w:date="2019-12-17T16:40:00Z"/>
        </w:rPr>
      </w:pPr>
    </w:p>
    <w:p w14:paraId="6ECE836A" w14:textId="5D963BBD" w:rsidR="00C34E9E" w:rsidDel="00F97B92" w:rsidRDefault="00C34E9E" w:rsidP="00CF7928">
      <w:pPr>
        <w:rPr>
          <w:del w:id="1297" w:author="Nguyen Thi Thuy Duong" w:date="2019-12-17T16:40:00Z"/>
        </w:rPr>
      </w:pPr>
    </w:p>
    <w:p w14:paraId="677E9D98" w14:textId="4BFB0ADA" w:rsidR="00C34E9E" w:rsidDel="00F97B92" w:rsidRDefault="00C34E9E" w:rsidP="00CF7928">
      <w:pPr>
        <w:rPr>
          <w:del w:id="1298" w:author="Nguyen Thi Thuy Duong" w:date="2019-12-17T16:40:00Z"/>
        </w:rPr>
      </w:pPr>
    </w:p>
    <w:p w14:paraId="78DC3066" w14:textId="65AA0FFE" w:rsidR="00C34E9E" w:rsidDel="00F97B92" w:rsidRDefault="00C34E9E" w:rsidP="00CF7928">
      <w:pPr>
        <w:rPr>
          <w:del w:id="1299" w:author="Nguyen Thi Thuy Duong" w:date="2019-12-17T16:40:00Z"/>
        </w:rPr>
      </w:pPr>
    </w:p>
    <w:p w14:paraId="48345F0F" w14:textId="1898DA71" w:rsidR="00C34E9E" w:rsidDel="00F97B92" w:rsidRDefault="00C34E9E" w:rsidP="00CF7928">
      <w:pPr>
        <w:rPr>
          <w:del w:id="1300" w:author="Nguyen Thi Thuy Duong" w:date="2019-12-17T16:40:00Z"/>
        </w:rPr>
      </w:pPr>
    </w:p>
    <w:p w14:paraId="3B00DE1E" w14:textId="48A7F431" w:rsidR="00C34E9E" w:rsidDel="00F97B92" w:rsidRDefault="00C34E9E" w:rsidP="00CF7928">
      <w:pPr>
        <w:rPr>
          <w:del w:id="1301" w:author="Nguyen Thi Thuy Duong" w:date="2019-12-17T16:40:00Z"/>
        </w:rPr>
      </w:pPr>
    </w:p>
    <w:p w14:paraId="6E4FD124" w14:textId="5CF37B61" w:rsidR="00C34E9E" w:rsidDel="00F97B92" w:rsidRDefault="00C34E9E" w:rsidP="00CF7928">
      <w:pPr>
        <w:rPr>
          <w:del w:id="1302" w:author="Nguyen Thi Thuy Duong" w:date="2019-12-17T16:40:00Z"/>
        </w:rPr>
      </w:pPr>
    </w:p>
    <w:p w14:paraId="03D10F3C" w14:textId="188A4E4A" w:rsidR="00C34E9E" w:rsidDel="00F97B92" w:rsidRDefault="00C34E9E" w:rsidP="00CF7928">
      <w:pPr>
        <w:rPr>
          <w:del w:id="1303" w:author="Nguyen Thi Thuy Duong" w:date="2019-12-17T16:40:00Z"/>
        </w:rPr>
      </w:pPr>
    </w:p>
    <w:p w14:paraId="0CEA2502" w14:textId="485729F8" w:rsidR="00C34E9E" w:rsidDel="00F97B92" w:rsidRDefault="00C34E9E" w:rsidP="00CF7928">
      <w:pPr>
        <w:rPr>
          <w:del w:id="1304" w:author="Nguyen Thi Thuy Duong" w:date="2019-12-17T16:40:00Z"/>
        </w:rPr>
      </w:pPr>
    </w:p>
    <w:p w14:paraId="52F1E6D5" w14:textId="4785BA97" w:rsidR="00C34E9E" w:rsidDel="00F97B92" w:rsidRDefault="00C34E9E" w:rsidP="00CF7928">
      <w:pPr>
        <w:rPr>
          <w:del w:id="1305" w:author="Nguyen Thi Thuy Duong" w:date="2019-12-17T16:40:00Z"/>
        </w:rPr>
      </w:pPr>
    </w:p>
    <w:p w14:paraId="7054147C" w14:textId="5778DFE8" w:rsidR="00C34E9E" w:rsidDel="00F97B92" w:rsidRDefault="00C34E9E" w:rsidP="00CF7928">
      <w:pPr>
        <w:rPr>
          <w:del w:id="1306" w:author="Nguyen Thi Thuy Duong" w:date="2019-12-17T16:40:00Z"/>
        </w:rPr>
      </w:pPr>
    </w:p>
    <w:p w14:paraId="53329C2D" w14:textId="6AEAEBD2" w:rsidR="00C34E9E" w:rsidDel="00F97B92" w:rsidRDefault="00C34E9E" w:rsidP="00CF7928">
      <w:pPr>
        <w:rPr>
          <w:del w:id="1307" w:author="Nguyen Thi Thuy Duong" w:date="2019-12-17T16:40:00Z"/>
        </w:rPr>
      </w:pPr>
    </w:p>
    <w:p w14:paraId="5165CBCD" w14:textId="6E246B51" w:rsidR="00C34E9E" w:rsidDel="00F97B92" w:rsidRDefault="00C34E9E" w:rsidP="00CF7928">
      <w:pPr>
        <w:rPr>
          <w:del w:id="1308" w:author="Nguyen Thi Thuy Duong" w:date="2019-12-17T16:40:00Z"/>
        </w:rPr>
      </w:pPr>
    </w:p>
    <w:p w14:paraId="06360149" w14:textId="10E4D6FD" w:rsidR="00C34E9E" w:rsidDel="00F97B92" w:rsidRDefault="00C34E9E" w:rsidP="00CF7928">
      <w:pPr>
        <w:rPr>
          <w:del w:id="1309" w:author="Nguyen Thi Thuy Duong" w:date="2019-12-17T16:40:00Z"/>
        </w:rPr>
      </w:pPr>
    </w:p>
    <w:p w14:paraId="361866C7" w14:textId="57F4FB5A" w:rsidR="00C34E9E" w:rsidDel="00F97B92" w:rsidRDefault="00C34E9E" w:rsidP="00CF7928">
      <w:pPr>
        <w:rPr>
          <w:del w:id="1310"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11" w:name="_Toc25660396"/>
      <w:r>
        <w:t>Ước lượng giá thành</w:t>
      </w:r>
      <w:bookmarkEnd w:id="1311"/>
    </w:p>
    <w:p w14:paraId="7C2C4ED1" w14:textId="77777777" w:rsidR="00A76D5B" w:rsidRPr="0052216F" w:rsidRDefault="00A76D5B" w:rsidP="00A76D5B">
      <w:pPr>
        <w:rPr>
          <w:ins w:id="1312" w:author="Khanh Linh Trinh" w:date="2019-12-19T22:30:00Z"/>
          <w:lang w:val="vi-VN"/>
        </w:rPr>
      </w:pPr>
      <w:bookmarkStart w:id="1313" w:name="_Toc25660397"/>
      <w:ins w:id="1314"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15" w:author="Khanh Linh Trinh" w:date="2019-12-19T22:30:00Z"/>
          <w:lang w:val="vi-VN"/>
        </w:rPr>
      </w:pPr>
      <w:ins w:id="1316"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17" w:author="Khanh Linh Trinh" w:date="2019-12-19T22:30:00Z"/>
          <w:rPrChange w:id="1318" w:author="Khanh Linh Trinh" w:date="2019-12-19T22:30:00Z">
            <w:rPr>
              <w:del w:id="1319" w:author="Khanh Linh Trinh" w:date="2019-12-19T22:30:00Z"/>
              <w:iCs/>
            </w:rPr>
          </w:rPrChange>
        </w:rPr>
      </w:pPr>
      <w:ins w:id="132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21" w:author="Khanh Linh Trinh" w:date="2019-12-19T22:30:00Z"/>
          <w:iCs/>
        </w:rPr>
      </w:pPr>
    </w:p>
    <w:p w14:paraId="293327AB" w14:textId="2A859EAB" w:rsidR="00C34E9E" w:rsidDel="00A76D5B" w:rsidRDefault="00C34E9E" w:rsidP="003C6F69">
      <w:pPr>
        <w:rPr>
          <w:del w:id="1322" w:author="Khanh Linh Trinh" w:date="2019-12-19T22:30:00Z"/>
          <w:iCs/>
        </w:rPr>
      </w:pPr>
    </w:p>
    <w:p w14:paraId="6324CDE7" w14:textId="15FBF136" w:rsidR="00C34E9E" w:rsidDel="00A76D5B" w:rsidRDefault="00C34E9E" w:rsidP="003C6F69">
      <w:pPr>
        <w:rPr>
          <w:del w:id="1323" w:author="Khanh Linh Trinh" w:date="2019-12-19T22:30:00Z"/>
          <w:iCs/>
        </w:rPr>
      </w:pPr>
    </w:p>
    <w:p w14:paraId="7D61535E" w14:textId="19C84A8A" w:rsidR="00C34E9E" w:rsidDel="00A76D5B" w:rsidRDefault="00C34E9E" w:rsidP="003C6F69">
      <w:pPr>
        <w:rPr>
          <w:del w:id="1324" w:author="Khanh Linh Trinh" w:date="2019-12-19T22:30:00Z"/>
          <w:iCs/>
        </w:rPr>
      </w:pPr>
    </w:p>
    <w:p w14:paraId="33E060AF" w14:textId="41E9D72A" w:rsidR="00C34E9E" w:rsidDel="00A76D5B" w:rsidRDefault="00C34E9E" w:rsidP="003C6F69">
      <w:pPr>
        <w:rPr>
          <w:del w:id="1325" w:author="Khanh Linh Trinh" w:date="2019-12-19T22:30:00Z"/>
          <w:iCs/>
        </w:rPr>
      </w:pPr>
    </w:p>
    <w:p w14:paraId="42F04BF0" w14:textId="179DFC53" w:rsidR="00C34E9E" w:rsidDel="00A76D5B" w:rsidRDefault="00C34E9E" w:rsidP="003C6F69">
      <w:pPr>
        <w:rPr>
          <w:del w:id="1326" w:author="Khanh Linh Trinh" w:date="2019-12-19T22:30:00Z"/>
          <w:iCs/>
        </w:rPr>
      </w:pPr>
    </w:p>
    <w:p w14:paraId="22E5B03B" w14:textId="60A68420" w:rsidR="00C34E9E" w:rsidDel="00A76D5B" w:rsidRDefault="00C34E9E" w:rsidP="003C6F69">
      <w:pPr>
        <w:rPr>
          <w:del w:id="1327" w:author="Khanh Linh Trinh" w:date="2019-12-19T22:30:00Z"/>
          <w:iCs/>
        </w:rPr>
      </w:pPr>
    </w:p>
    <w:p w14:paraId="6F279E68" w14:textId="5DF4F35E" w:rsidR="00C34E9E" w:rsidDel="00A76D5B" w:rsidRDefault="00C34E9E" w:rsidP="003C6F69">
      <w:pPr>
        <w:rPr>
          <w:del w:id="1328" w:author="Khanh Linh Trinh" w:date="2019-12-19T22:30:00Z"/>
          <w:iCs/>
        </w:rPr>
      </w:pPr>
    </w:p>
    <w:p w14:paraId="19293318" w14:textId="5C99E04E" w:rsidR="00C34E9E" w:rsidDel="00A76D5B" w:rsidRDefault="00C34E9E" w:rsidP="003C6F69">
      <w:pPr>
        <w:rPr>
          <w:del w:id="1329" w:author="Khanh Linh Trinh" w:date="2019-12-19T22:30:00Z"/>
          <w:iCs/>
        </w:rPr>
      </w:pPr>
    </w:p>
    <w:p w14:paraId="163F0035" w14:textId="09F7AC00" w:rsidR="00C34E9E" w:rsidDel="00A76D5B" w:rsidRDefault="00C34E9E" w:rsidP="003C6F69">
      <w:pPr>
        <w:rPr>
          <w:del w:id="1330" w:author="Khanh Linh Trinh" w:date="2019-12-19T22:30:00Z"/>
          <w:iCs/>
        </w:rPr>
      </w:pPr>
    </w:p>
    <w:p w14:paraId="4AC0EF12" w14:textId="66A062E6" w:rsidR="00C34E9E" w:rsidDel="00A76D5B" w:rsidRDefault="00C34E9E" w:rsidP="003C6F69">
      <w:pPr>
        <w:rPr>
          <w:del w:id="133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r w:rsidR="0079274C" w:rsidRPr="00B57E26">
        <w:t>Ước lượng chất lượng</w:t>
      </w:r>
      <w:bookmarkEnd w:id="1313"/>
    </w:p>
    <w:p w14:paraId="65C89A06" w14:textId="5356E941" w:rsidR="00C34E9E" w:rsidRDefault="00C34E9E" w:rsidP="00C34E9E"/>
    <w:p w14:paraId="64F0D613" w14:textId="77777777" w:rsidR="00D556C8" w:rsidRDefault="00D556C8" w:rsidP="00D556C8">
      <w:pPr>
        <w:rPr>
          <w:ins w:id="1332" w:author="Nguyen Thi Thuy Duong" w:date="2019-12-17T16:44:00Z"/>
          <w:lang w:val="vi-VN"/>
        </w:rPr>
      </w:pPr>
      <w:ins w:id="1333" w:author="Nguyen Thi Thuy Duong" w:date="2019-12-17T16:44:00Z">
        <w:r>
          <w:t>Ước lượng số dòng code</w:t>
        </w:r>
        <w:r>
          <w:rPr>
            <w:lang w:val="vi-VN"/>
          </w:rPr>
          <w:t>: 10.000</w:t>
        </w:r>
      </w:ins>
    </w:p>
    <w:p w14:paraId="065190AA" w14:textId="77777777" w:rsidR="00D556C8" w:rsidRDefault="00D556C8" w:rsidP="00D556C8">
      <w:pPr>
        <w:rPr>
          <w:ins w:id="1334" w:author="Nguyen Thi Thuy Duong" w:date="2019-12-17T16:44:00Z"/>
          <w:lang w:val="vi-VN"/>
        </w:rPr>
      </w:pPr>
      <w:ins w:id="1335" w:author="Nguyen Thi Thuy Duong" w:date="2019-12-17T16:44:00Z">
        <w:r>
          <w:t>Ước lượng số testcase</w:t>
        </w:r>
        <w:r>
          <w:rPr>
            <w:lang w:val="vi-VN"/>
          </w:rPr>
          <w:t>: 500</w:t>
        </w:r>
      </w:ins>
    </w:p>
    <w:p w14:paraId="0227839B" w14:textId="77777777" w:rsidR="00D556C8" w:rsidRDefault="00D556C8" w:rsidP="00D556C8">
      <w:pPr>
        <w:rPr>
          <w:ins w:id="1336" w:author="Nguyen Thi Thuy Duong" w:date="2019-12-17T16:44:00Z"/>
          <w:lang w:val="vi-VN"/>
        </w:rPr>
      </w:pPr>
      <w:ins w:id="1337"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38" w:author="Nguyen Thi Thuy Duong" w:date="2019-12-17T16:44:00Z"/>
          <w:lang w:val="vi-VN"/>
        </w:rPr>
      </w:pPr>
      <w:ins w:id="1339"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40" w:author="Nguyen Thi Thuy Duong" w:date="2019-12-17T16:44:00Z"/>
          <w:lang w:val="vi-VN"/>
        </w:rPr>
      </w:pPr>
      <w:ins w:id="1341" w:author="Nguyen Thi Thuy Duong" w:date="2019-12-17T16:44:00Z">
        <w:r>
          <w:rPr>
            <w:lang w:val="vi-VN"/>
          </w:rPr>
          <w:lastRenderedPageBreak/>
          <w:t>Unit test: 500</w:t>
        </w:r>
      </w:ins>
    </w:p>
    <w:p w14:paraId="5B944602" w14:textId="77777777" w:rsidR="00D556C8" w:rsidRDefault="00D556C8" w:rsidP="00D556C8">
      <w:pPr>
        <w:pStyle w:val="ListParagraph"/>
        <w:numPr>
          <w:ilvl w:val="0"/>
          <w:numId w:val="45"/>
        </w:numPr>
        <w:rPr>
          <w:ins w:id="1342" w:author="Nguyen Thi Thuy Duong" w:date="2019-12-17T16:44:00Z"/>
          <w:lang w:val="vi-VN"/>
        </w:rPr>
      </w:pPr>
      <w:ins w:id="1343"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Del="00A76D5B" w:rsidRDefault="00C34E9E" w:rsidP="00C34E9E">
      <w:pPr>
        <w:rPr>
          <w:del w:id="1344" w:author="Khanh Linh Trinh" w:date="2019-12-19T22:31:00Z"/>
        </w:rPr>
      </w:pPr>
    </w:p>
    <w:p w14:paraId="33FA6165" w14:textId="29A6E7AB" w:rsidR="00C34E9E" w:rsidDel="00A76D5B" w:rsidRDefault="00C34E9E" w:rsidP="00C34E9E">
      <w:pPr>
        <w:rPr>
          <w:del w:id="1345" w:author="Khanh Linh Trinh" w:date="2019-12-19T22:31:00Z"/>
        </w:rPr>
      </w:pPr>
    </w:p>
    <w:p w14:paraId="03125322" w14:textId="7238EB26" w:rsidR="00C34E9E" w:rsidDel="00A76D5B" w:rsidRDefault="00C34E9E" w:rsidP="00C34E9E">
      <w:pPr>
        <w:rPr>
          <w:del w:id="1346" w:author="Khanh Linh Trinh" w:date="2019-12-19T22:31:00Z"/>
        </w:rPr>
      </w:pPr>
    </w:p>
    <w:p w14:paraId="0CA1F417" w14:textId="447C9C43" w:rsidR="00C34E9E" w:rsidDel="00A76D5B" w:rsidRDefault="00C34E9E" w:rsidP="00C34E9E">
      <w:pPr>
        <w:rPr>
          <w:del w:id="1347" w:author="Khanh Linh Trinh" w:date="2019-12-19T22:31:00Z"/>
        </w:rPr>
      </w:pPr>
    </w:p>
    <w:p w14:paraId="7B839319" w14:textId="06F01449" w:rsidR="00C34E9E" w:rsidDel="00A76D5B" w:rsidRDefault="00C34E9E" w:rsidP="00C34E9E">
      <w:pPr>
        <w:rPr>
          <w:del w:id="1348"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49" w:name="_Toc25660398"/>
      <w:r>
        <w:t>Phân tích thiết kế</w:t>
      </w:r>
      <w:bookmarkEnd w:id="1349"/>
      <w:r>
        <w:t xml:space="preserve"> </w:t>
      </w:r>
    </w:p>
    <w:p w14:paraId="214B7E9F" w14:textId="6B2B7145" w:rsidR="0079274C" w:rsidRDefault="0079274C" w:rsidP="0079274C">
      <w:pPr>
        <w:pStyle w:val="Heading2"/>
        <w:rPr>
          <w:ins w:id="1350" w:author="Nguyen Thi Thuy Duong" w:date="2019-12-17T16:44:00Z"/>
          <w:lang w:eastAsia="en-US" w:bidi="ar-SA"/>
        </w:rPr>
      </w:pPr>
      <w:bookmarkStart w:id="1351" w:name="_Toc25660399"/>
      <w:r w:rsidRPr="003F1120">
        <w:rPr>
          <w:lang w:eastAsia="en-US" w:bidi="ar-SA"/>
        </w:rPr>
        <w:t>Mô hình tích hợp phần cứng/phần mềm</w:t>
      </w:r>
      <w:bookmarkEnd w:id="1351"/>
    </w:p>
    <w:p w14:paraId="192D8B7F" w14:textId="77777777" w:rsidR="00D556C8" w:rsidRDefault="00D556C8" w:rsidP="00D556C8">
      <w:pPr>
        <w:rPr>
          <w:ins w:id="1352" w:author="Nguyen Thi Thuy Duong" w:date="2019-12-17T16:44:00Z"/>
          <w:lang w:eastAsia="en-US" w:bidi="ar-SA"/>
        </w:rPr>
      </w:pPr>
      <w:ins w:id="1353"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54" w:author="Nguyen Thi Thuy Duong" w:date="2019-12-17T16:44:00Z">
            <w:rPr>
              <w:lang w:eastAsia="en-US" w:bidi="ar-SA"/>
            </w:rPr>
          </w:rPrChange>
        </w:rPr>
        <w:pPrChange w:id="1355" w:author="Nguyen Thi Thuy Duong" w:date="2019-12-17T16:44:00Z">
          <w:pPr>
            <w:pStyle w:val="Heading2"/>
          </w:pPr>
        </w:pPrChange>
      </w:pPr>
      <w:ins w:id="1356"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57" w:author="Nguyen Thi Thuy Duong" w:date="2019-12-17T16:48:00Z"/>
          <w:lang w:eastAsia="en-US" w:bidi="ar-SA"/>
        </w:rPr>
      </w:pPr>
      <w:bookmarkStart w:id="1358" w:name="_Toc25660400"/>
      <w:r w:rsidRPr="003F1120">
        <w:rPr>
          <w:lang w:eastAsia="en-US" w:bidi="ar-SA"/>
        </w:rPr>
        <w:t>Giao diện</w:t>
      </w:r>
      <w:bookmarkEnd w:id="1358"/>
    </w:p>
    <w:p w14:paraId="6E6BC908" w14:textId="46257578" w:rsidR="00D556C8" w:rsidRDefault="00D556C8">
      <w:pPr>
        <w:rPr>
          <w:ins w:id="1359" w:author="Nguyen Thi Thuy Duong" w:date="2019-12-17T16:48:00Z"/>
          <w:lang w:eastAsia="en-US" w:bidi="ar-SA"/>
        </w:rPr>
        <w:pPrChange w:id="1360" w:author="Nguyen Thi Thuy Duong" w:date="2019-12-17T16:48:00Z">
          <w:pPr>
            <w:pStyle w:val="Heading2"/>
          </w:pPr>
        </w:pPrChange>
      </w:pPr>
      <w:ins w:id="1361" w:author="Nguyen Thi Thuy Duong" w:date="2019-12-17T16:48:00Z">
        <w:r>
          <w:rPr>
            <w:lang w:eastAsia="en-US" w:bidi="ar-SA"/>
          </w:rPr>
          <w:t>Trang chủ</w:t>
        </w:r>
      </w:ins>
    </w:p>
    <w:p w14:paraId="261862B9" w14:textId="5A42036F" w:rsidR="00D556C8" w:rsidRDefault="00D556C8">
      <w:pPr>
        <w:rPr>
          <w:ins w:id="1362" w:author="Nguyen Thi Thuy Duong" w:date="2019-12-17T16:48:00Z"/>
          <w:lang w:eastAsia="en-US" w:bidi="ar-SA"/>
        </w:rPr>
        <w:pPrChange w:id="1363" w:author="Nguyen Thi Thuy Duong" w:date="2019-12-17T16:48:00Z">
          <w:pPr>
            <w:pStyle w:val="Heading2"/>
          </w:pPr>
        </w:pPrChange>
      </w:pPr>
      <w:ins w:id="1364"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365" w:author="Nguyen Thi Thuy Duong" w:date="2019-12-17T16:48:00Z"/>
          <w:lang w:eastAsia="en-US" w:bidi="ar-SA"/>
        </w:rPr>
        <w:pPrChange w:id="1366" w:author="Nguyen Thi Thuy Duong" w:date="2019-12-17T16:48:00Z">
          <w:pPr>
            <w:pStyle w:val="Heading2"/>
          </w:pPr>
        </w:pPrChange>
      </w:pPr>
    </w:p>
    <w:p w14:paraId="0A935F27" w14:textId="7110B11A" w:rsidR="00D556C8" w:rsidRDefault="00D556C8">
      <w:pPr>
        <w:rPr>
          <w:ins w:id="1367" w:author="Nguyen Thi Thuy Duong" w:date="2019-12-17T16:48:00Z"/>
          <w:lang w:eastAsia="en-US" w:bidi="ar-SA"/>
        </w:rPr>
        <w:pPrChange w:id="1368" w:author="Nguyen Thi Thuy Duong" w:date="2019-12-17T16:48:00Z">
          <w:pPr>
            <w:pStyle w:val="Heading2"/>
          </w:pPr>
        </w:pPrChange>
      </w:pPr>
      <w:ins w:id="1369" w:author="Nguyen Thi Thuy Duong" w:date="2019-12-17T16:48:00Z">
        <w:r>
          <w:rPr>
            <w:lang w:eastAsia="en-US" w:bidi="ar-SA"/>
          </w:rPr>
          <w:t>Trang đăng ký</w:t>
        </w:r>
      </w:ins>
    </w:p>
    <w:p w14:paraId="286718E0" w14:textId="024F44B3" w:rsidR="00D556C8" w:rsidRDefault="00D556C8">
      <w:pPr>
        <w:rPr>
          <w:ins w:id="1370" w:author="Nguyen Thi Thuy Duong" w:date="2019-12-17T16:48:00Z"/>
          <w:lang w:eastAsia="en-US" w:bidi="ar-SA"/>
        </w:rPr>
        <w:pPrChange w:id="1371" w:author="Nguyen Thi Thuy Duong" w:date="2019-12-17T16:48:00Z">
          <w:pPr>
            <w:pStyle w:val="Heading2"/>
          </w:pPr>
        </w:pPrChange>
      </w:pPr>
      <w:ins w:id="1372"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373" w:author="Nguyen Thi Thuy Duong" w:date="2019-12-17T16:49:00Z"/>
          <w:lang w:eastAsia="en-US" w:bidi="ar-SA"/>
        </w:rPr>
        <w:pPrChange w:id="1374" w:author="Nguyen Thi Thuy Duong" w:date="2019-12-17T16:48:00Z">
          <w:pPr>
            <w:pStyle w:val="Heading2"/>
          </w:pPr>
        </w:pPrChange>
      </w:pPr>
      <w:ins w:id="1375" w:author="Nguyen Thi Thuy Duong" w:date="2019-12-17T16:49:00Z">
        <w:r>
          <w:rPr>
            <w:lang w:eastAsia="en-US" w:bidi="ar-SA"/>
          </w:rPr>
          <w:t>Trang đăng nhập</w:t>
        </w:r>
      </w:ins>
    </w:p>
    <w:p w14:paraId="04C24536" w14:textId="469E1A20" w:rsidR="00D556C8" w:rsidRDefault="00D556C8">
      <w:pPr>
        <w:rPr>
          <w:ins w:id="1376" w:author="Nguyen Thi Thuy Duong" w:date="2019-12-17T16:49:00Z"/>
          <w:lang w:eastAsia="en-US" w:bidi="ar-SA"/>
        </w:rPr>
        <w:pPrChange w:id="1377" w:author="Nguyen Thi Thuy Duong" w:date="2019-12-17T16:48:00Z">
          <w:pPr>
            <w:pStyle w:val="Heading2"/>
          </w:pPr>
        </w:pPrChange>
      </w:pPr>
      <w:ins w:id="1378"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379" w:author="Nguyen Thi Thuy Duong" w:date="2019-12-17T16:49:00Z"/>
          <w:lang w:eastAsia="en-US" w:bidi="ar-SA"/>
        </w:rPr>
        <w:pPrChange w:id="1380" w:author="Nguyen Thi Thuy Duong" w:date="2019-12-17T16:48:00Z">
          <w:pPr>
            <w:pStyle w:val="Heading2"/>
          </w:pPr>
        </w:pPrChange>
      </w:pPr>
    </w:p>
    <w:p w14:paraId="482132EA" w14:textId="1D6A4F24" w:rsidR="00D556C8" w:rsidRDefault="00D556C8">
      <w:pPr>
        <w:rPr>
          <w:ins w:id="1381" w:author="Nguyen Thi Thuy Duong" w:date="2019-12-17T16:49:00Z"/>
          <w:lang w:eastAsia="en-US" w:bidi="ar-SA"/>
        </w:rPr>
        <w:pPrChange w:id="1382" w:author="Nguyen Thi Thuy Duong" w:date="2019-12-17T16:48:00Z">
          <w:pPr>
            <w:pStyle w:val="Heading2"/>
          </w:pPr>
        </w:pPrChange>
      </w:pPr>
      <w:ins w:id="1383" w:author="Nguyen Thi Thuy Duong" w:date="2019-12-17T16:49:00Z">
        <w:r>
          <w:rPr>
            <w:lang w:eastAsia="en-US" w:bidi="ar-SA"/>
          </w:rPr>
          <w:t>Trang xem sản phẩm</w:t>
        </w:r>
      </w:ins>
    </w:p>
    <w:p w14:paraId="7CDD393C" w14:textId="1F2B35D9" w:rsidR="00D556C8" w:rsidRDefault="00D556C8">
      <w:pPr>
        <w:rPr>
          <w:ins w:id="1384" w:author="Nguyen Thi Thuy Duong" w:date="2019-12-17T16:49:00Z"/>
          <w:lang w:eastAsia="en-US" w:bidi="ar-SA"/>
        </w:rPr>
        <w:pPrChange w:id="1385" w:author="Nguyen Thi Thuy Duong" w:date="2019-12-17T16:48:00Z">
          <w:pPr>
            <w:pStyle w:val="Heading2"/>
          </w:pPr>
        </w:pPrChange>
      </w:pPr>
    </w:p>
    <w:p w14:paraId="57BD7D6D" w14:textId="26BDEED8" w:rsidR="00D556C8" w:rsidRDefault="00D556C8">
      <w:pPr>
        <w:rPr>
          <w:ins w:id="1386" w:author="Nguyen Thi Thuy Duong" w:date="2019-12-17T16:49:00Z"/>
          <w:lang w:eastAsia="en-US" w:bidi="ar-SA"/>
        </w:rPr>
        <w:pPrChange w:id="1387" w:author="Nguyen Thi Thuy Duong" w:date="2019-12-17T16:48:00Z">
          <w:pPr>
            <w:pStyle w:val="Heading2"/>
          </w:pPr>
        </w:pPrChange>
      </w:pPr>
      <w:ins w:id="1388"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389" w:author="Nguyen Thi Thuy Duong" w:date="2019-12-17T16:49:00Z"/>
          <w:lang w:eastAsia="en-US" w:bidi="ar-SA"/>
        </w:rPr>
        <w:pPrChange w:id="1390" w:author="Nguyen Thi Thuy Duong" w:date="2019-12-17T16:48:00Z">
          <w:pPr>
            <w:pStyle w:val="Heading2"/>
          </w:pPr>
        </w:pPrChange>
      </w:pPr>
      <w:ins w:id="1391" w:author="Nguyen Thi Thuy Duong" w:date="2019-12-17T16:49:00Z">
        <w:r>
          <w:rPr>
            <w:lang w:eastAsia="en-US" w:bidi="ar-SA"/>
          </w:rPr>
          <w:t xml:space="preserve"> Chi tiết sản phẩm</w:t>
        </w:r>
      </w:ins>
    </w:p>
    <w:p w14:paraId="259313CA" w14:textId="0975B42E" w:rsidR="00D556C8" w:rsidRDefault="00D556C8">
      <w:pPr>
        <w:rPr>
          <w:ins w:id="1392" w:author="Nguyen Thi Thuy Duong" w:date="2019-12-17T16:50:00Z"/>
          <w:lang w:eastAsia="en-US" w:bidi="ar-SA"/>
        </w:rPr>
        <w:pPrChange w:id="1393" w:author="Nguyen Thi Thuy Duong" w:date="2019-12-17T16:48:00Z">
          <w:pPr>
            <w:pStyle w:val="Heading2"/>
          </w:pPr>
        </w:pPrChange>
      </w:pPr>
      <w:ins w:id="1394"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395" w:author="Nguyen Thi Thuy Duong" w:date="2019-12-17T16:49:00Z"/>
          <w:lang w:eastAsia="en-US" w:bidi="ar-SA"/>
        </w:rPr>
        <w:pPrChange w:id="1396" w:author="Nguyen Thi Thuy Duong" w:date="2019-12-17T16:48:00Z">
          <w:pPr>
            <w:pStyle w:val="Heading2"/>
          </w:pPr>
        </w:pPrChange>
      </w:pPr>
    </w:p>
    <w:p w14:paraId="4C7FD880" w14:textId="1DEA442F" w:rsidR="00D556C8" w:rsidRPr="00D556C8" w:rsidRDefault="00D556C8">
      <w:pPr>
        <w:rPr>
          <w:lang w:eastAsia="en-US" w:bidi="ar-SA"/>
          <w:rPrChange w:id="1397" w:author="Nguyen Thi Thuy Duong" w:date="2019-12-17T16:48:00Z">
            <w:rPr>
              <w:lang w:eastAsia="en-US" w:bidi="ar-SA"/>
            </w:rPr>
          </w:rPrChange>
        </w:rPr>
        <w:pPrChange w:id="1398" w:author="Nguyen Thi Thuy Duong" w:date="2019-12-17T16:48:00Z">
          <w:pPr>
            <w:pStyle w:val="Heading2"/>
          </w:pPr>
        </w:pPrChange>
      </w:pPr>
      <w:ins w:id="1399" w:author="Nguyen Thi Thuy Duong" w:date="2019-12-17T16:50:00Z">
        <w:r>
          <w:rPr>
            <w:lang w:eastAsia="en-US" w:bidi="ar-SA"/>
          </w:rPr>
          <w:t>Trang giỏ hàng</w:t>
        </w:r>
      </w:ins>
    </w:p>
    <w:p w14:paraId="37485BDC" w14:textId="7304DBF4" w:rsidR="008221A1" w:rsidRDefault="00D556C8" w:rsidP="00982715">
      <w:pPr>
        <w:rPr>
          <w:ins w:id="1400" w:author="Nguyen Thi Thuy Duong" w:date="2019-12-17T16:50:00Z"/>
          <w:lang w:eastAsia="en-US" w:bidi="ar-SA"/>
        </w:rPr>
      </w:pPr>
      <w:ins w:id="1401"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02" w:author="Nguyen Thi Thuy Duong" w:date="2019-12-17T16:50:00Z"/>
          <w:lang w:eastAsia="en-US" w:bidi="ar-SA"/>
        </w:rPr>
      </w:pPr>
      <w:ins w:id="1403" w:author="Nguyen Thi Thuy Duong" w:date="2019-12-17T16:50:00Z">
        <w:r>
          <w:rPr>
            <w:lang w:eastAsia="en-US" w:bidi="ar-SA"/>
          </w:rPr>
          <w:t>Trang đặt hàng</w:t>
        </w:r>
      </w:ins>
    </w:p>
    <w:p w14:paraId="78F4DF22" w14:textId="16A7538C" w:rsidR="00D556C8" w:rsidRDefault="00D556C8" w:rsidP="00982715">
      <w:pPr>
        <w:rPr>
          <w:ins w:id="1404" w:author="Nguyen Thi Thuy Duong" w:date="2019-12-17T16:50:00Z"/>
          <w:lang w:eastAsia="en-US" w:bidi="ar-SA"/>
        </w:rPr>
      </w:pPr>
      <w:ins w:id="1405"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06" w:author="Nguyen Thi Thuy Duong" w:date="2019-12-17T16:50:00Z"/>
          <w:lang w:eastAsia="en-US" w:bidi="ar-SA"/>
        </w:rPr>
      </w:pPr>
    </w:p>
    <w:p w14:paraId="2C3CEE83" w14:textId="033451C1" w:rsidR="00D556C8" w:rsidRDefault="00D556C8" w:rsidP="00982715">
      <w:pPr>
        <w:rPr>
          <w:ins w:id="1407" w:author="Nguyen Thi Thuy Duong" w:date="2019-12-17T16:50:00Z"/>
          <w:lang w:eastAsia="en-US" w:bidi="ar-SA"/>
        </w:rPr>
      </w:pPr>
      <w:ins w:id="1408" w:author="Nguyen Thi Thuy Duong" w:date="2019-12-17T16:50:00Z">
        <w:r>
          <w:rPr>
            <w:lang w:eastAsia="en-US" w:bidi="ar-SA"/>
          </w:rPr>
          <w:t>Trang cá nhân</w:t>
        </w:r>
      </w:ins>
    </w:p>
    <w:p w14:paraId="7DE131E4" w14:textId="17C4429E" w:rsidR="00D556C8" w:rsidRDefault="00D556C8" w:rsidP="00982715">
      <w:pPr>
        <w:rPr>
          <w:ins w:id="1409" w:author="Nguyen Thi Thuy Duong" w:date="2019-12-17T16:50:00Z"/>
          <w:lang w:eastAsia="en-US" w:bidi="ar-SA"/>
        </w:rPr>
      </w:pPr>
      <w:ins w:id="1410"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11" w:author="Nguyen Thi Thuy Duong" w:date="2019-12-17T16:50:00Z"/>
          <w:lang w:eastAsia="en-US" w:bidi="ar-SA"/>
        </w:rPr>
      </w:pPr>
      <w:ins w:id="1412" w:author="Nguyen Thi Thuy Duong" w:date="2019-12-17T16:50:00Z">
        <w:r>
          <w:rPr>
            <w:lang w:eastAsia="en-US" w:bidi="ar-SA"/>
          </w:rPr>
          <w:t>Chỉnh sửa trang cá nhân</w:t>
        </w:r>
      </w:ins>
    </w:p>
    <w:p w14:paraId="40DA4DF2" w14:textId="30A9F046" w:rsidR="00D556C8" w:rsidRDefault="00D556C8" w:rsidP="00982715">
      <w:pPr>
        <w:rPr>
          <w:ins w:id="1413" w:author="Nguyen Thi Thuy Duong" w:date="2019-12-17T16:51:00Z"/>
          <w:lang w:eastAsia="en-US" w:bidi="ar-SA"/>
        </w:rPr>
      </w:pPr>
      <w:ins w:id="1414"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15" w:author="Nguyen Thi Thuy Duong" w:date="2019-12-17T16:51:00Z"/>
          <w:lang w:eastAsia="en-US" w:bidi="ar-SA"/>
        </w:rPr>
      </w:pPr>
      <w:ins w:id="1416" w:author="Nguyen Thi Thuy Duong" w:date="2019-12-17T16:51:00Z">
        <w:r>
          <w:rPr>
            <w:lang w:eastAsia="en-US" w:bidi="ar-SA"/>
          </w:rPr>
          <w:t>Chi tiết đơn hàng</w:t>
        </w:r>
      </w:ins>
    </w:p>
    <w:p w14:paraId="6C0082F7" w14:textId="0B3EFA19" w:rsidR="00D556C8" w:rsidRDefault="00D556C8" w:rsidP="00982715">
      <w:pPr>
        <w:rPr>
          <w:ins w:id="1417" w:author="Nguyen Thi Thuy Duong" w:date="2019-12-17T16:51:00Z"/>
          <w:lang w:eastAsia="en-US" w:bidi="ar-SA"/>
        </w:rPr>
      </w:pPr>
      <w:ins w:id="1418"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19" w:author="Nguyen Thi Thuy Duong" w:date="2019-12-17T16:51:00Z"/>
          <w:lang w:eastAsia="en-US" w:bidi="ar-SA"/>
        </w:rPr>
      </w:pPr>
      <w:ins w:id="1420" w:author="Nguyen Thi Thuy Duong" w:date="2019-12-17T16:51:00Z">
        <w:r>
          <w:rPr>
            <w:lang w:eastAsia="en-US" w:bidi="ar-SA"/>
          </w:rPr>
          <w:t>Trang quản lý của người bán hàng</w:t>
        </w:r>
      </w:ins>
    </w:p>
    <w:p w14:paraId="1349F424" w14:textId="37668302" w:rsidR="00D556C8" w:rsidRDefault="00D556C8" w:rsidP="00982715">
      <w:pPr>
        <w:rPr>
          <w:ins w:id="1421" w:author="Nguyen Thi Thuy Duong" w:date="2019-12-17T16:51:00Z"/>
          <w:lang w:eastAsia="en-US" w:bidi="ar-SA"/>
        </w:rPr>
      </w:pPr>
      <w:ins w:id="1422"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23" w:author="Nguyen Thi Thuy Duong" w:date="2019-12-17T16:52:00Z"/>
          <w:lang w:eastAsia="en-US" w:bidi="ar-SA"/>
        </w:rPr>
      </w:pPr>
      <w:ins w:id="1424" w:author="Nguyen Thi Thuy Duong" w:date="2019-12-17T16:52:00Z">
        <w:r>
          <w:rPr>
            <w:lang w:eastAsia="en-US" w:bidi="ar-SA"/>
          </w:rPr>
          <w:t>Quản lý đơn hàng</w:t>
        </w:r>
      </w:ins>
    </w:p>
    <w:p w14:paraId="51D4900D" w14:textId="08CB378A" w:rsidR="00D556C8" w:rsidRDefault="00D556C8" w:rsidP="00982715">
      <w:pPr>
        <w:rPr>
          <w:ins w:id="1425" w:author="Nguyen Thi Thuy Duong" w:date="2019-12-17T16:52:00Z"/>
          <w:lang w:eastAsia="en-US" w:bidi="ar-SA"/>
        </w:rPr>
      </w:pPr>
      <w:ins w:id="1426"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27" w:author="Nguyen Thi Thuy Duong" w:date="2019-12-17T16:52:00Z"/>
          <w:lang w:eastAsia="en-US" w:bidi="ar-SA"/>
        </w:rPr>
      </w:pPr>
      <w:ins w:id="1428" w:author="Nguyen Thi Thuy Duong" w:date="2019-12-17T16:52:00Z">
        <w:r>
          <w:rPr>
            <w:lang w:eastAsia="en-US" w:bidi="ar-SA"/>
          </w:rPr>
          <w:t>Chi tiết đơn hàng</w:t>
        </w:r>
      </w:ins>
    </w:p>
    <w:p w14:paraId="5175F646" w14:textId="16710BE9" w:rsidR="00D556C8" w:rsidRDefault="00D556C8" w:rsidP="00982715">
      <w:pPr>
        <w:rPr>
          <w:ins w:id="1429" w:author="Nguyen Thi Thuy Duong" w:date="2019-12-17T16:52:00Z"/>
          <w:lang w:eastAsia="en-US" w:bidi="ar-SA"/>
        </w:rPr>
      </w:pPr>
      <w:ins w:id="1430"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31" w:author="Nguyen Thi Thuy Duong" w:date="2019-12-17T16:52:00Z"/>
          <w:lang w:eastAsia="en-US" w:bidi="ar-SA"/>
        </w:rPr>
      </w:pPr>
      <w:ins w:id="1432" w:author="Nguyen Thi Thuy Duong" w:date="2019-12-17T16:52:00Z">
        <w:r>
          <w:rPr>
            <w:lang w:eastAsia="en-US" w:bidi="ar-SA"/>
          </w:rPr>
          <w:t>Nhập kho</w:t>
        </w:r>
      </w:ins>
    </w:p>
    <w:p w14:paraId="18A00AC8" w14:textId="6E528041" w:rsidR="00D556C8" w:rsidRDefault="00D556C8" w:rsidP="00982715">
      <w:pPr>
        <w:rPr>
          <w:ins w:id="1433" w:author="Nguyen Thi Thuy Duong" w:date="2019-12-17T16:52:00Z"/>
          <w:lang w:eastAsia="en-US" w:bidi="ar-SA"/>
        </w:rPr>
      </w:pPr>
      <w:ins w:id="1434"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35" w:author="Nguyen Thi Thuy Duong" w:date="2019-12-17T16:52:00Z"/>
          <w:lang w:eastAsia="en-US" w:bidi="ar-SA"/>
        </w:rPr>
      </w:pPr>
      <w:ins w:id="1436" w:author="Nguyen Thi Thuy Duong" w:date="2019-12-17T16:52:00Z">
        <w:r>
          <w:rPr>
            <w:lang w:eastAsia="en-US" w:bidi="ar-SA"/>
          </w:rPr>
          <w:t>Xuất kho</w:t>
        </w:r>
      </w:ins>
    </w:p>
    <w:p w14:paraId="5D1F7C95" w14:textId="7F759E9D" w:rsidR="00D556C8" w:rsidRDefault="00D556C8" w:rsidP="00982715">
      <w:pPr>
        <w:rPr>
          <w:ins w:id="1437" w:author="Nguyen Thi Thuy Duong" w:date="2019-12-17T16:52:00Z"/>
          <w:lang w:eastAsia="en-US" w:bidi="ar-SA"/>
        </w:rPr>
      </w:pPr>
      <w:ins w:id="1438"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39" w:author="Nguyen Thi Thuy Duong" w:date="2019-12-17T16:52:00Z"/>
          <w:lang w:eastAsia="en-US" w:bidi="ar-SA"/>
        </w:rPr>
      </w:pPr>
      <w:ins w:id="1440"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41"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42" w:name="_Toc25660401"/>
      <w:r w:rsidRPr="003F1120">
        <w:rPr>
          <w:lang w:eastAsia="en-US" w:bidi="ar-SA"/>
        </w:rPr>
        <w:t>Cơ sở dữ liệu</w:t>
      </w:r>
      <w:bookmarkEnd w:id="1442"/>
    </w:p>
    <w:p w14:paraId="4FD28A09" w14:textId="77777777" w:rsidR="00432A55" w:rsidRDefault="000D3977" w:rsidP="000D3977">
      <w:pPr>
        <w:rPr>
          <w:ins w:id="1443" w:author="Nguyen Thi Thuy Duong" w:date="2019-12-17T16:53:00Z"/>
          <w:lang w:eastAsia="en-US" w:bidi="ar-SA"/>
        </w:rPr>
      </w:pPr>
      <w:r>
        <w:rPr>
          <w:lang w:eastAsia="en-US" w:bidi="ar-SA"/>
        </w:rPr>
        <w:t xml:space="preserve">Sử dụng </w:t>
      </w:r>
      <w:ins w:id="1444"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45"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46"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47" w:name="_Toc25660402"/>
      <w:r w:rsidRPr="003F1120">
        <w:rPr>
          <w:lang w:eastAsia="en-US" w:bidi="ar-SA"/>
        </w:rPr>
        <w:t>Mạng</w:t>
      </w:r>
      <w:bookmarkEnd w:id="1447"/>
    </w:p>
    <w:p w14:paraId="28C68CD2" w14:textId="77777777" w:rsidR="00A76D5B" w:rsidRDefault="00A76D5B" w:rsidP="00A76D5B">
      <w:pPr>
        <w:rPr>
          <w:ins w:id="1448" w:author="Khanh Linh Trinh" w:date="2019-12-19T22:31:00Z"/>
          <w:lang w:eastAsia="en-US" w:bidi="ar-SA"/>
        </w:rPr>
      </w:pPr>
      <w:ins w:id="1449"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50" w:author="Khanh Linh Trinh" w:date="2019-12-19T22:31:00Z"/>
          <w:lang w:eastAsia="en-US" w:bidi="ar-SA"/>
        </w:rPr>
      </w:pPr>
      <w:ins w:id="1451"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52" w:author="Khanh Linh Trinh" w:date="2019-12-19T22:31:00Z"/>
          <w:rFonts w:cs="Tahoma"/>
          <w:lang w:eastAsia="en-US" w:bidi="ar-SA"/>
        </w:rPr>
      </w:pPr>
      <w:ins w:id="1453"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54" w:author="Nguyen Thi Thuy Duong" w:date="2019-12-17T16:54:00Z"/>
          <w:lang w:eastAsia="en-US" w:bidi="ar-SA"/>
        </w:rPr>
      </w:pPr>
      <w:del w:id="1455"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56"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457" w:name="_Toc25660403"/>
      <w:r>
        <w:t>Giám sát dự án</w:t>
      </w:r>
      <w:bookmarkEnd w:id="1457"/>
    </w:p>
    <w:p w14:paraId="017F0250" w14:textId="77777777" w:rsidR="0079274C" w:rsidRDefault="0079274C" w:rsidP="0079274C">
      <w:pPr>
        <w:pStyle w:val="Heading2"/>
      </w:pPr>
      <w:bookmarkStart w:id="1458" w:name="_Toc25660404"/>
      <w:r>
        <w:t>Trả lời câu hỏi</w:t>
      </w:r>
      <w:bookmarkEnd w:id="1458"/>
    </w:p>
    <w:p w14:paraId="38B2FE31" w14:textId="77777777" w:rsidR="00F60A3E" w:rsidRDefault="00F60A3E" w:rsidP="00F60A3E">
      <w:pPr>
        <w:pStyle w:val="ListParagraph"/>
        <w:numPr>
          <w:ilvl w:val="0"/>
          <w:numId w:val="7"/>
        </w:numPr>
        <w:rPr>
          <w:ins w:id="1459" w:author="Khanh Linh Trinh" w:date="2019-12-19T22:36:00Z"/>
        </w:rPr>
      </w:pPr>
      <w:ins w:id="1460"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461" w:author="Khanh Linh Trinh" w:date="2019-12-19T22:36:00Z"/>
        </w:rPr>
      </w:pPr>
      <w:ins w:id="1462" w:author="Khanh Linh Trinh" w:date="2019-12-19T22:36:00Z">
        <w:r>
          <w:t>Nhóm quản lý sẽ trả lời thế nào:</w:t>
        </w:r>
        <w:r w:rsidRPr="00711184">
          <w:t xml:space="preserve"> </w:t>
        </w:r>
      </w:ins>
      <w:ins w:id="1463"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r w:rsidR="00861FC5">
          <w:t>.</w:t>
        </w:r>
      </w:ins>
    </w:p>
    <w:p w14:paraId="1B04B4F2" w14:textId="77777777" w:rsidR="00F60A3E" w:rsidRDefault="00F60A3E" w:rsidP="00F60A3E">
      <w:pPr>
        <w:pStyle w:val="ListParagraph"/>
        <w:numPr>
          <w:ilvl w:val="0"/>
          <w:numId w:val="7"/>
        </w:numPr>
        <w:tabs>
          <w:tab w:val="right" w:leader="dot" w:pos="8780"/>
        </w:tabs>
        <w:rPr>
          <w:ins w:id="1464" w:author="Khanh Linh Trinh" w:date="2019-12-19T22:36:00Z"/>
        </w:rPr>
      </w:pPr>
      <w:ins w:id="1465"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466" w:author="Khanh Linh Trinh" w:date="2019-12-19T22:36:00Z"/>
        </w:rPr>
      </w:pPr>
      <w:ins w:id="1467"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468" w:author="Khanh Linh Trinh" w:date="2019-12-19T22:36:00Z"/>
        </w:rPr>
      </w:pPr>
      <w:ins w:id="1469"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470" w:author="Khanh Linh Trinh" w:date="2019-12-19T22:36:00Z"/>
        </w:rPr>
      </w:pPr>
      <w:ins w:id="1471"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472" w:author="Khanh Linh Trinh" w:date="2019-12-19T22:37:00Z"/>
        </w:rPr>
      </w:pPr>
    </w:p>
    <w:p w14:paraId="627DFD72" w14:textId="1670F7BA" w:rsidR="00C34E9E" w:rsidDel="00F60A3E" w:rsidRDefault="00C34E9E" w:rsidP="00D1769B">
      <w:pPr>
        <w:pStyle w:val="ListParagraph"/>
        <w:tabs>
          <w:tab w:val="right" w:leader="dot" w:pos="8780"/>
        </w:tabs>
        <w:ind w:left="720"/>
        <w:rPr>
          <w:del w:id="1473" w:author="Khanh Linh Trinh" w:date="2019-12-19T22:37:00Z"/>
        </w:rPr>
      </w:pPr>
    </w:p>
    <w:p w14:paraId="06DC50F9" w14:textId="4D1B0EFD" w:rsidR="00C34E9E" w:rsidDel="00F60A3E" w:rsidRDefault="00C34E9E" w:rsidP="00D1769B">
      <w:pPr>
        <w:pStyle w:val="ListParagraph"/>
        <w:tabs>
          <w:tab w:val="right" w:leader="dot" w:pos="8780"/>
        </w:tabs>
        <w:ind w:left="720"/>
        <w:rPr>
          <w:del w:id="1474" w:author="Khanh Linh Trinh" w:date="2019-12-19T22:37:00Z"/>
        </w:rPr>
      </w:pPr>
    </w:p>
    <w:p w14:paraId="221AD209" w14:textId="79F859BD" w:rsidR="00C34E9E" w:rsidDel="00F60A3E" w:rsidRDefault="00C34E9E" w:rsidP="00D1769B">
      <w:pPr>
        <w:pStyle w:val="ListParagraph"/>
        <w:tabs>
          <w:tab w:val="right" w:leader="dot" w:pos="8780"/>
        </w:tabs>
        <w:ind w:left="720"/>
        <w:rPr>
          <w:del w:id="1475" w:author="Khanh Linh Trinh" w:date="2019-12-19T22:37:00Z"/>
        </w:rPr>
      </w:pPr>
    </w:p>
    <w:p w14:paraId="4797A9E3" w14:textId="205D379E" w:rsidR="00C34E9E" w:rsidDel="00F60A3E" w:rsidRDefault="00C34E9E" w:rsidP="00D1769B">
      <w:pPr>
        <w:pStyle w:val="ListParagraph"/>
        <w:tabs>
          <w:tab w:val="right" w:leader="dot" w:pos="8780"/>
        </w:tabs>
        <w:ind w:left="720"/>
        <w:rPr>
          <w:del w:id="1476" w:author="Khanh Linh Trinh" w:date="2019-12-19T22:37:00Z"/>
        </w:rPr>
      </w:pPr>
    </w:p>
    <w:p w14:paraId="332B6D2F" w14:textId="2408742D" w:rsidR="00C34E9E" w:rsidDel="00F60A3E" w:rsidRDefault="00C34E9E" w:rsidP="00D1769B">
      <w:pPr>
        <w:pStyle w:val="ListParagraph"/>
        <w:tabs>
          <w:tab w:val="right" w:leader="dot" w:pos="8780"/>
        </w:tabs>
        <w:ind w:left="720"/>
        <w:rPr>
          <w:del w:id="1477" w:author="Khanh Linh Trinh" w:date="2019-12-19T22:37:00Z"/>
        </w:rPr>
      </w:pPr>
    </w:p>
    <w:p w14:paraId="735D9C7D" w14:textId="694965D0" w:rsidR="00C34E9E" w:rsidDel="00F60A3E" w:rsidRDefault="00C34E9E" w:rsidP="00D1769B">
      <w:pPr>
        <w:pStyle w:val="ListParagraph"/>
        <w:tabs>
          <w:tab w:val="right" w:leader="dot" w:pos="8780"/>
        </w:tabs>
        <w:ind w:left="720"/>
        <w:rPr>
          <w:del w:id="1478" w:author="Khanh Linh Trinh" w:date="2019-12-19T22:37:00Z"/>
        </w:rPr>
      </w:pPr>
    </w:p>
    <w:p w14:paraId="3FD3C6E3" w14:textId="3A81C2A4" w:rsidR="00C34E9E" w:rsidDel="00F60A3E" w:rsidRDefault="00C34E9E" w:rsidP="00D1769B">
      <w:pPr>
        <w:pStyle w:val="ListParagraph"/>
        <w:tabs>
          <w:tab w:val="right" w:leader="dot" w:pos="8780"/>
        </w:tabs>
        <w:ind w:left="720"/>
        <w:rPr>
          <w:del w:id="1479" w:author="Khanh Linh Trinh" w:date="2019-12-19T22:37:00Z"/>
        </w:rPr>
      </w:pPr>
    </w:p>
    <w:p w14:paraId="1F14CEB1" w14:textId="7C4A3038" w:rsidR="00C34E9E" w:rsidDel="00F60A3E" w:rsidRDefault="00C34E9E" w:rsidP="00D1769B">
      <w:pPr>
        <w:pStyle w:val="ListParagraph"/>
        <w:tabs>
          <w:tab w:val="right" w:leader="dot" w:pos="8780"/>
        </w:tabs>
        <w:ind w:left="720"/>
        <w:rPr>
          <w:del w:id="1480" w:author="Khanh Linh Trinh" w:date="2019-12-19T22:37:00Z"/>
        </w:rPr>
      </w:pPr>
    </w:p>
    <w:p w14:paraId="4528BEF7" w14:textId="4732F5DA" w:rsidR="00C34E9E" w:rsidDel="00F60A3E" w:rsidRDefault="00C34E9E" w:rsidP="00D1769B">
      <w:pPr>
        <w:pStyle w:val="ListParagraph"/>
        <w:tabs>
          <w:tab w:val="right" w:leader="dot" w:pos="8780"/>
        </w:tabs>
        <w:ind w:left="720"/>
        <w:rPr>
          <w:del w:id="1481" w:author="Khanh Linh Trinh" w:date="2019-12-19T22:37:00Z"/>
        </w:rPr>
      </w:pPr>
    </w:p>
    <w:p w14:paraId="090E8A29" w14:textId="0DD6F1D5" w:rsidR="00C34E9E" w:rsidDel="00F60A3E" w:rsidRDefault="00C34E9E" w:rsidP="00D1769B">
      <w:pPr>
        <w:pStyle w:val="ListParagraph"/>
        <w:tabs>
          <w:tab w:val="right" w:leader="dot" w:pos="8780"/>
        </w:tabs>
        <w:ind w:left="720"/>
        <w:rPr>
          <w:del w:id="1482" w:author="Khanh Linh Trinh" w:date="2019-12-19T22:37:00Z"/>
        </w:rPr>
      </w:pPr>
    </w:p>
    <w:p w14:paraId="0A082EEE" w14:textId="76FD1CED" w:rsidR="00C34E9E" w:rsidDel="00F60A3E" w:rsidRDefault="00C34E9E" w:rsidP="00D1769B">
      <w:pPr>
        <w:pStyle w:val="ListParagraph"/>
        <w:tabs>
          <w:tab w:val="right" w:leader="dot" w:pos="8780"/>
        </w:tabs>
        <w:ind w:left="720"/>
        <w:rPr>
          <w:del w:id="1483" w:author="Khanh Linh Trinh" w:date="2019-12-19T22:37:00Z"/>
        </w:rPr>
      </w:pPr>
    </w:p>
    <w:p w14:paraId="674BA057" w14:textId="5B530757" w:rsidR="00C34E9E" w:rsidDel="00F60A3E" w:rsidRDefault="00C34E9E" w:rsidP="00D1769B">
      <w:pPr>
        <w:pStyle w:val="ListParagraph"/>
        <w:tabs>
          <w:tab w:val="right" w:leader="dot" w:pos="8780"/>
        </w:tabs>
        <w:ind w:left="720"/>
        <w:rPr>
          <w:del w:id="1484" w:author="Khanh Linh Trinh" w:date="2019-12-19T22:37:00Z"/>
        </w:rPr>
      </w:pPr>
    </w:p>
    <w:p w14:paraId="1B4D775D" w14:textId="05E8EDB3" w:rsidR="00C34E9E" w:rsidDel="00F60A3E" w:rsidRDefault="00C34E9E" w:rsidP="00D1769B">
      <w:pPr>
        <w:pStyle w:val="ListParagraph"/>
        <w:tabs>
          <w:tab w:val="right" w:leader="dot" w:pos="8780"/>
        </w:tabs>
        <w:ind w:left="720"/>
        <w:rPr>
          <w:del w:id="1485" w:author="Khanh Linh Trinh" w:date="2019-12-19T22:37:00Z"/>
        </w:rPr>
      </w:pPr>
    </w:p>
    <w:p w14:paraId="53F3A75F" w14:textId="4568BBF5" w:rsidR="00C34E9E" w:rsidDel="00F60A3E" w:rsidRDefault="00C34E9E" w:rsidP="00D1769B">
      <w:pPr>
        <w:pStyle w:val="ListParagraph"/>
        <w:tabs>
          <w:tab w:val="right" w:leader="dot" w:pos="8780"/>
        </w:tabs>
        <w:ind w:left="720"/>
        <w:rPr>
          <w:del w:id="1486" w:author="Khanh Linh Trinh" w:date="2019-12-19T22:37:00Z"/>
        </w:rPr>
      </w:pPr>
    </w:p>
    <w:p w14:paraId="5DFF74AD" w14:textId="2C2C0669" w:rsidR="00C34E9E" w:rsidDel="00F60A3E" w:rsidRDefault="00C34E9E" w:rsidP="00D1769B">
      <w:pPr>
        <w:pStyle w:val="ListParagraph"/>
        <w:tabs>
          <w:tab w:val="right" w:leader="dot" w:pos="8780"/>
        </w:tabs>
        <w:ind w:left="720"/>
        <w:rPr>
          <w:del w:id="1487"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488" w:author="Khanh Linh Trinh" w:date="2019-12-19T22:37:00Z"/>
        </w:rPr>
      </w:pPr>
    </w:p>
    <w:p w14:paraId="1B2F4726" w14:textId="77777777" w:rsidR="0079274C" w:rsidRPr="003A3FFF" w:rsidRDefault="0079274C" w:rsidP="00F60A3E">
      <w:pPr>
        <w:tabs>
          <w:tab w:val="right" w:leader="dot" w:pos="8780"/>
        </w:tabs>
        <w:pPrChange w:id="1489"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490" w:author="Khanh Linh Trinh" w:date="2019-12-19T22:39:00Z"/>
        </w:rPr>
      </w:pPr>
      <w:bookmarkStart w:id="1491" w:name="_Toc25660405"/>
      <w:r>
        <w:t>Đóng dự án</w:t>
      </w:r>
      <w:bookmarkEnd w:id="1491"/>
    </w:p>
    <w:p w14:paraId="47FB94FE" w14:textId="23415272" w:rsidR="00CF3FDD" w:rsidRPr="00CF3FDD" w:rsidRDefault="00CF3FDD" w:rsidP="00CF3FDD">
      <w:pPr>
        <w:rPr>
          <w:rPrChange w:id="1492" w:author="Khanh Linh Trinh" w:date="2019-12-19T22:39:00Z">
            <w:rPr/>
          </w:rPrChange>
        </w:rPr>
        <w:pPrChange w:id="1493" w:author="Khanh Linh Trinh" w:date="2019-12-19T22:39:00Z">
          <w:pPr>
            <w:pStyle w:val="Heading1"/>
          </w:pPr>
        </w:pPrChange>
      </w:pPr>
      <w:ins w:id="1494" w:author="Khanh Linh Trinh" w:date="2019-12-19T22:39:00Z">
        <w:r>
          <w:t>Thực hiện các thống kê sau</w:t>
        </w:r>
      </w:ins>
    </w:p>
    <w:p w14:paraId="79B13C83" w14:textId="7583AA37" w:rsidR="0079274C" w:rsidRDefault="0079274C" w:rsidP="0079274C">
      <w:pPr>
        <w:pStyle w:val="Heading2"/>
        <w:rPr>
          <w:ins w:id="1495" w:author="Khanh Linh Trinh" w:date="2019-12-19T22:39:00Z"/>
        </w:rPr>
      </w:pPr>
      <w:bookmarkStart w:id="1496" w:name="_Toc25660406"/>
      <w:r>
        <w:t>Quản lý mã nguồn</w:t>
      </w:r>
      <w:bookmarkEnd w:id="1496"/>
    </w:p>
    <w:p w14:paraId="651A028C" w14:textId="15FC762E" w:rsidR="00CF3FDD" w:rsidRDefault="00CF3FDD" w:rsidP="00CF3FDD">
      <w:pPr>
        <w:pStyle w:val="ListParagraph"/>
        <w:numPr>
          <w:ilvl w:val="0"/>
          <w:numId w:val="47"/>
        </w:numPr>
        <w:rPr>
          <w:ins w:id="1497" w:author="Khanh Linh Trinh" w:date="2019-12-19T23:22:00Z"/>
        </w:rPr>
      </w:pPr>
      <w:ins w:id="1498" w:author="Khanh Linh Trinh" w:date="2019-12-19T22:40:00Z">
        <w:r>
          <w:t>Số commit của mỗi người</w:t>
        </w:r>
      </w:ins>
      <w:ins w:id="1499"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00" w:author="Khanh Linh Trinh" w:date="2019-12-19T23:21:00Z"/>
        </w:rPr>
      </w:pPr>
    </w:p>
    <w:p w14:paraId="4D89D29D" w14:textId="017C8075" w:rsidR="00861FC5" w:rsidRDefault="00861FC5" w:rsidP="00861FC5">
      <w:pPr>
        <w:pStyle w:val="ListParagraph"/>
        <w:ind w:left="720"/>
        <w:rPr>
          <w:ins w:id="1501" w:author="Khanh Linh Trinh" w:date="2019-12-19T23:21:00Z"/>
        </w:rPr>
      </w:pPr>
      <w:ins w:id="1502"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03" w:author="Khanh Linh Trinh" w:date="2019-12-19T23:22:00Z">
        <w:r>
          <w:t>c</w:t>
        </w:r>
      </w:ins>
      <w:bookmarkStart w:id="1504" w:name="_GoBack"/>
      <w:bookmarkEnd w:id="1504"/>
      <w:ins w:id="1505" w:author="Khanh Linh Trinh" w:date="2019-12-19T23:21:00Z">
        <w:r>
          <w:t>ái sửa cuối thì sửa cái này)</w:t>
        </w:r>
      </w:ins>
    </w:p>
    <w:p w14:paraId="74DE9667" w14:textId="53D8B010" w:rsidR="00861FC5" w:rsidRDefault="00861FC5" w:rsidP="00861FC5">
      <w:pPr>
        <w:ind w:firstLine="360"/>
        <w:rPr>
          <w:ins w:id="1506" w:author="Khanh Linh Trinh" w:date="2019-12-19T22:40:00Z"/>
        </w:rPr>
        <w:pPrChange w:id="1507" w:author="Khanh Linh Trinh" w:date="2019-12-19T23:21:00Z">
          <w:pPr>
            <w:pStyle w:val="ListParagraph"/>
            <w:numPr>
              <w:numId w:val="47"/>
            </w:numPr>
            <w:ind w:left="720" w:hanging="360"/>
          </w:pPr>
        </w:pPrChange>
      </w:pPr>
      <w:ins w:id="1508" w:author="Khanh Linh Trinh" w:date="2019-12-19T23:19:00Z">
        <w:r>
          <w:t>B</w:t>
        </w:r>
      </w:ins>
      <w:ins w:id="1509" w:author="Khanh Linh Trinh" w:date="2019-12-19T23:22:00Z">
        <w:r>
          <w:t>ả</w:t>
        </w:r>
      </w:ins>
      <w:ins w:id="1510" w:author="Khanh Linh Trinh" w:date="2019-12-19T23:19:00Z">
        <w:r>
          <w:t>ng thống kê số</w:t>
        </w:r>
      </w:ins>
      <w:ins w:id="1511" w:author="Khanh Linh Trinh" w:date="2019-12-19T23:20:00Z">
        <w:r>
          <w:t xml:space="preserve"> commit của mỗi người theo thứ tự từ trái sang phải Thắng Dương Linh</w:t>
        </w:r>
      </w:ins>
    </w:p>
    <w:p w14:paraId="572602F4" w14:textId="10909D4D" w:rsidR="00CF3FDD" w:rsidRPr="00CF3FDD" w:rsidDel="00861FC5" w:rsidRDefault="00CF3FDD" w:rsidP="00CF3FDD">
      <w:pPr>
        <w:pStyle w:val="ListParagraph"/>
        <w:numPr>
          <w:ilvl w:val="0"/>
          <w:numId w:val="46"/>
        </w:numPr>
        <w:rPr>
          <w:del w:id="1512" w:author="Khanh Linh Trinh" w:date="2019-12-19T23:19:00Z"/>
          <w:rPrChange w:id="1513" w:author="Khanh Linh Trinh" w:date="2019-12-19T22:39:00Z">
            <w:rPr>
              <w:del w:id="1514" w:author="Khanh Linh Trinh" w:date="2019-12-19T23:19:00Z"/>
            </w:rPr>
          </w:rPrChange>
        </w:rPr>
        <w:pPrChange w:id="1515" w:author="Khanh Linh Trinh" w:date="2019-12-19T22:39:00Z">
          <w:pPr>
            <w:pStyle w:val="Heading2"/>
          </w:pPr>
        </w:pPrChange>
      </w:pPr>
    </w:p>
    <w:p w14:paraId="60B5D139" w14:textId="143B945E" w:rsidR="0079274C" w:rsidRDefault="0079274C" w:rsidP="00AB1469">
      <w:pPr>
        <w:pStyle w:val="Heading2"/>
        <w:rPr>
          <w:ins w:id="1516" w:author="Khanh Linh Trinh" w:date="2019-12-19T22:41:00Z"/>
        </w:rPr>
      </w:pPr>
      <w:bookmarkStart w:id="1517" w:name="_Toc25660407"/>
      <w:r>
        <w:t>Quản lý công việc</w:t>
      </w:r>
      <w:bookmarkEnd w:id="1517"/>
    </w:p>
    <w:p w14:paraId="3856A995" w14:textId="77777777" w:rsidR="00CF3FDD" w:rsidRDefault="00CF3FDD" w:rsidP="00CF3FDD">
      <w:pPr>
        <w:pStyle w:val="ListParagraph"/>
        <w:numPr>
          <w:ilvl w:val="0"/>
          <w:numId w:val="6"/>
        </w:numPr>
        <w:rPr>
          <w:ins w:id="1518" w:author="Khanh Linh Trinh" w:date="2019-12-19T22:41:00Z"/>
        </w:rPr>
      </w:pPr>
      <w:ins w:id="1519"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20" w:author="Khanh Linh Trinh" w:date="2019-12-19T22:41:00Z"/>
        </w:rPr>
      </w:pPr>
      <w:ins w:id="1521" w:author="Khanh Linh Trinh" w:date="2019-12-19T22:41:00Z">
        <w:r>
          <w:t xml:space="preserve">Số task đã hoàn thành: </w:t>
        </w:r>
        <w:r>
          <w:rPr>
            <w:lang w:val="vi-VN"/>
          </w:rPr>
          <w:t>1</w:t>
        </w:r>
      </w:ins>
      <w:ins w:id="1522" w:author="Khanh Linh Trinh" w:date="2019-12-19T22:42:00Z">
        <w:r>
          <w:t>2</w:t>
        </w:r>
      </w:ins>
    </w:p>
    <w:p w14:paraId="7D406838" w14:textId="1B11F229" w:rsidR="00CF3FDD" w:rsidRDefault="00CF3FDD" w:rsidP="00CF3FDD">
      <w:pPr>
        <w:pStyle w:val="ListParagraph"/>
        <w:numPr>
          <w:ilvl w:val="0"/>
          <w:numId w:val="46"/>
        </w:numPr>
        <w:rPr>
          <w:ins w:id="1523" w:author="Khanh Linh Trinh" w:date="2019-12-19T22:41:00Z"/>
        </w:rPr>
      </w:pPr>
      <w:ins w:id="1524" w:author="Khanh Linh Trinh" w:date="2019-12-19T22:41:00Z">
        <w:r>
          <w:t xml:space="preserve">Số task </w:t>
        </w:r>
        <w:r>
          <w:rPr>
            <w:lang w:val="vi-VN"/>
          </w:rPr>
          <w:t>trong tiến trình</w:t>
        </w:r>
        <w:r>
          <w:t xml:space="preserve">: </w:t>
        </w:r>
      </w:ins>
      <w:ins w:id="1525" w:author="Khanh Linh Trinh" w:date="2019-12-19T22:42:00Z">
        <w:r>
          <w:t>12</w:t>
        </w:r>
      </w:ins>
    </w:p>
    <w:p w14:paraId="2AEB2DBF" w14:textId="5092D0D5" w:rsidR="00CF3FDD" w:rsidRDefault="00CF3FDD" w:rsidP="00CF3FDD">
      <w:pPr>
        <w:pStyle w:val="ListParagraph"/>
        <w:numPr>
          <w:ilvl w:val="0"/>
          <w:numId w:val="46"/>
        </w:numPr>
        <w:rPr>
          <w:ins w:id="1526" w:author="Khanh Linh Trinh" w:date="2019-12-19T22:41:00Z"/>
        </w:rPr>
      </w:pPr>
      <w:ins w:id="1527" w:author="Khanh Linh Trinh" w:date="2019-12-19T22:41:00Z">
        <w:r>
          <w:t xml:space="preserve">Số task chưa </w:t>
        </w:r>
        <w:r>
          <w:rPr>
            <w:lang w:val="vi-VN"/>
          </w:rPr>
          <w:t>bắt đầu</w:t>
        </w:r>
        <w:r>
          <w:t xml:space="preserve">: </w:t>
        </w:r>
        <w:r>
          <w:rPr>
            <w:lang w:val="vi-VN"/>
          </w:rPr>
          <w:t>1</w:t>
        </w:r>
      </w:ins>
      <w:ins w:id="1528" w:author="Khanh Linh Trinh" w:date="2019-12-19T22:42:00Z">
        <w:r>
          <w:t>2</w:t>
        </w:r>
      </w:ins>
    </w:p>
    <w:p w14:paraId="4CB78ADA" w14:textId="25A08BF6" w:rsidR="00CF3FDD" w:rsidRPr="00CF3FDD" w:rsidDel="00CF3FDD" w:rsidRDefault="00CF3FDD" w:rsidP="00CF3FDD">
      <w:pPr>
        <w:pStyle w:val="ListParagraph"/>
        <w:numPr>
          <w:ilvl w:val="0"/>
          <w:numId w:val="46"/>
        </w:numPr>
        <w:rPr>
          <w:del w:id="1529" w:author="Khanh Linh Trinh" w:date="2019-12-19T22:42:00Z"/>
          <w:rPrChange w:id="1530" w:author="Khanh Linh Trinh" w:date="2019-12-19T22:41:00Z">
            <w:rPr>
              <w:del w:id="1531" w:author="Khanh Linh Trinh" w:date="2019-12-19T22:42:00Z"/>
            </w:rPr>
          </w:rPrChange>
        </w:rPr>
        <w:pPrChange w:id="1532" w:author="Khanh Linh Trinh" w:date="2019-12-19T22:42:00Z">
          <w:pPr>
            <w:pStyle w:val="Heading2"/>
          </w:pPr>
        </w:pPrChange>
      </w:pPr>
      <w:ins w:id="1533" w:author="Khanh Linh Trinh" w:date="2019-12-19T22:41:00Z">
        <w:r>
          <w:t xml:space="preserve">Số task hoàn thành muộn: </w:t>
        </w:r>
        <w:r>
          <w:rPr>
            <w:lang w:val="vi-VN"/>
          </w:rPr>
          <w:t>0</w:t>
        </w:r>
      </w:ins>
    </w:p>
    <w:p w14:paraId="59CA2D66" w14:textId="646E4E82" w:rsidR="00C34E9E" w:rsidDel="00CF3FDD" w:rsidRDefault="00C34E9E" w:rsidP="00CF3FDD">
      <w:pPr>
        <w:pStyle w:val="ListParagraph"/>
        <w:rPr>
          <w:del w:id="1534" w:author="Khanh Linh Trinh" w:date="2019-12-19T22:42:00Z"/>
        </w:rPr>
        <w:pPrChange w:id="1535" w:author="Khanh Linh Trinh" w:date="2019-12-19T22:42:00Z">
          <w:pPr>
            <w:pStyle w:val="ListParagraph"/>
            <w:ind w:left="720"/>
          </w:pPr>
        </w:pPrChange>
      </w:pPr>
    </w:p>
    <w:p w14:paraId="76C6CC08" w14:textId="53E673E4" w:rsidR="00C34E9E" w:rsidDel="00CF3FDD" w:rsidRDefault="00C34E9E" w:rsidP="00CF3FDD">
      <w:pPr>
        <w:pStyle w:val="ListParagraph"/>
        <w:rPr>
          <w:del w:id="1536" w:author="Khanh Linh Trinh" w:date="2019-12-19T22:42:00Z"/>
        </w:rPr>
        <w:pPrChange w:id="1537" w:author="Khanh Linh Trinh" w:date="2019-12-19T22:42:00Z">
          <w:pPr>
            <w:pStyle w:val="ListParagraph"/>
            <w:ind w:left="720"/>
          </w:pPr>
        </w:pPrChange>
      </w:pPr>
    </w:p>
    <w:p w14:paraId="4AF8CCB7" w14:textId="3C4430C7" w:rsidR="00C34E9E" w:rsidDel="00CF3FDD" w:rsidRDefault="00C34E9E" w:rsidP="00CF3FDD">
      <w:pPr>
        <w:pStyle w:val="ListParagraph"/>
        <w:rPr>
          <w:del w:id="1538" w:author="Khanh Linh Trinh" w:date="2019-12-19T22:42:00Z"/>
        </w:rPr>
        <w:pPrChange w:id="1539" w:author="Khanh Linh Trinh" w:date="2019-12-19T22:42:00Z">
          <w:pPr>
            <w:pStyle w:val="ListParagraph"/>
            <w:ind w:left="720"/>
          </w:pPr>
        </w:pPrChange>
      </w:pPr>
    </w:p>
    <w:p w14:paraId="1F102979" w14:textId="1A8E1C5C" w:rsidR="00C34E9E" w:rsidDel="00CF3FDD" w:rsidRDefault="00C34E9E" w:rsidP="00CF3FDD">
      <w:pPr>
        <w:pStyle w:val="ListParagraph"/>
        <w:rPr>
          <w:del w:id="1540" w:author="Khanh Linh Trinh" w:date="2019-12-19T22:42:00Z"/>
        </w:rPr>
        <w:pPrChange w:id="1541" w:author="Khanh Linh Trinh" w:date="2019-12-19T22:42:00Z">
          <w:pPr>
            <w:pStyle w:val="ListParagraph"/>
            <w:ind w:left="720"/>
          </w:pPr>
        </w:pPrChange>
      </w:pPr>
    </w:p>
    <w:p w14:paraId="58E2B449" w14:textId="196FD6EA" w:rsidR="00C34E9E" w:rsidDel="00CF3FDD" w:rsidRDefault="00C34E9E" w:rsidP="00CF3FDD">
      <w:pPr>
        <w:pStyle w:val="ListParagraph"/>
        <w:rPr>
          <w:del w:id="1542" w:author="Khanh Linh Trinh" w:date="2019-12-19T22:42:00Z"/>
        </w:rPr>
        <w:pPrChange w:id="1543" w:author="Khanh Linh Trinh" w:date="2019-12-19T22:42:00Z">
          <w:pPr>
            <w:pStyle w:val="ListParagraph"/>
            <w:ind w:left="720"/>
          </w:pPr>
        </w:pPrChange>
      </w:pPr>
    </w:p>
    <w:p w14:paraId="72949C8E" w14:textId="70FB6E53" w:rsidR="00C34E9E" w:rsidDel="00CF3FDD" w:rsidRDefault="00C34E9E" w:rsidP="00CF3FDD">
      <w:pPr>
        <w:pStyle w:val="ListParagraph"/>
        <w:rPr>
          <w:del w:id="1544" w:author="Khanh Linh Trinh" w:date="2019-12-19T22:42:00Z"/>
        </w:rPr>
        <w:pPrChange w:id="1545" w:author="Khanh Linh Trinh" w:date="2019-12-19T22:42:00Z">
          <w:pPr>
            <w:pStyle w:val="ListParagraph"/>
            <w:ind w:left="720"/>
          </w:pPr>
        </w:pPrChange>
      </w:pPr>
    </w:p>
    <w:p w14:paraId="78C4521F" w14:textId="36C80665" w:rsidR="00C34E9E" w:rsidDel="00CF3FDD" w:rsidRDefault="00C34E9E" w:rsidP="00CF3FDD">
      <w:pPr>
        <w:pStyle w:val="ListParagraph"/>
        <w:rPr>
          <w:del w:id="1546" w:author="Khanh Linh Trinh" w:date="2019-12-19T22:42:00Z"/>
        </w:rPr>
        <w:pPrChange w:id="1547" w:author="Khanh Linh Trinh" w:date="2019-12-19T22:42:00Z">
          <w:pPr>
            <w:pStyle w:val="ListParagraph"/>
            <w:ind w:left="720"/>
          </w:pPr>
        </w:pPrChange>
      </w:pPr>
    </w:p>
    <w:p w14:paraId="32AA1075" w14:textId="371549B2" w:rsidR="00C34E9E" w:rsidDel="00CF3FDD" w:rsidRDefault="00C34E9E" w:rsidP="00CF3FDD">
      <w:pPr>
        <w:pStyle w:val="ListParagraph"/>
        <w:rPr>
          <w:del w:id="1548" w:author="Khanh Linh Trinh" w:date="2019-12-19T22:42:00Z"/>
        </w:rPr>
        <w:pPrChange w:id="1549" w:author="Khanh Linh Trinh" w:date="2019-12-19T22:42:00Z">
          <w:pPr>
            <w:pStyle w:val="ListParagraph"/>
            <w:ind w:left="720"/>
          </w:pPr>
        </w:pPrChange>
      </w:pPr>
    </w:p>
    <w:p w14:paraId="46B8FB52" w14:textId="07B69153" w:rsidR="00C34E9E" w:rsidDel="00CF3FDD" w:rsidRDefault="00C34E9E" w:rsidP="00CF3FDD">
      <w:pPr>
        <w:pStyle w:val="ListParagraph"/>
        <w:rPr>
          <w:del w:id="1550" w:author="Khanh Linh Trinh" w:date="2019-12-19T22:42:00Z"/>
        </w:rPr>
        <w:pPrChange w:id="1551" w:author="Khanh Linh Trinh" w:date="2019-12-19T22:42:00Z">
          <w:pPr>
            <w:pStyle w:val="ListParagraph"/>
            <w:ind w:left="720"/>
          </w:pPr>
        </w:pPrChange>
      </w:pPr>
    </w:p>
    <w:p w14:paraId="01F1E251" w14:textId="55F11D99" w:rsidR="00C34E9E" w:rsidDel="00CF3FDD" w:rsidRDefault="00C34E9E" w:rsidP="00CF3FDD">
      <w:pPr>
        <w:pStyle w:val="ListParagraph"/>
        <w:rPr>
          <w:del w:id="1552" w:author="Khanh Linh Trinh" w:date="2019-12-19T22:42:00Z"/>
        </w:rPr>
        <w:pPrChange w:id="1553" w:author="Khanh Linh Trinh" w:date="2019-12-19T22:42:00Z">
          <w:pPr>
            <w:pStyle w:val="ListParagraph"/>
            <w:ind w:left="720"/>
          </w:pPr>
        </w:pPrChange>
      </w:pPr>
    </w:p>
    <w:p w14:paraId="1E096C86" w14:textId="60FDA9BF" w:rsidR="00C34E9E" w:rsidDel="00CF3FDD" w:rsidRDefault="00C34E9E" w:rsidP="00CF3FDD">
      <w:pPr>
        <w:pStyle w:val="ListParagraph"/>
        <w:rPr>
          <w:del w:id="1554" w:author="Khanh Linh Trinh" w:date="2019-12-19T22:42:00Z"/>
        </w:rPr>
        <w:pPrChange w:id="1555" w:author="Khanh Linh Trinh" w:date="2019-12-19T22:42:00Z">
          <w:pPr>
            <w:pStyle w:val="ListParagraph"/>
            <w:ind w:left="720"/>
          </w:pPr>
        </w:pPrChange>
      </w:pPr>
    </w:p>
    <w:p w14:paraId="7E65E651" w14:textId="29CD7860" w:rsidR="00C34E9E" w:rsidDel="00CF3FDD" w:rsidRDefault="00C34E9E" w:rsidP="00CF3FDD">
      <w:pPr>
        <w:pStyle w:val="ListParagraph"/>
        <w:rPr>
          <w:del w:id="1556" w:author="Khanh Linh Trinh" w:date="2019-12-19T22:42:00Z"/>
        </w:rPr>
        <w:pPrChange w:id="1557" w:author="Khanh Linh Trinh" w:date="2019-12-19T22:42:00Z">
          <w:pPr>
            <w:pStyle w:val="ListParagraph"/>
            <w:ind w:left="720"/>
          </w:pPr>
        </w:pPrChange>
      </w:pPr>
    </w:p>
    <w:p w14:paraId="4A8FC1AF" w14:textId="4A48C7AC" w:rsidR="00C34E9E" w:rsidDel="00CF3FDD" w:rsidRDefault="00C34E9E" w:rsidP="00CF3FDD">
      <w:pPr>
        <w:pStyle w:val="ListParagraph"/>
        <w:rPr>
          <w:del w:id="1558" w:author="Khanh Linh Trinh" w:date="2019-12-19T22:42:00Z"/>
        </w:rPr>
        <w:pPrChange w:id="1559" w:author="Khanh Linh Trinh" w:date="2019-12-19T22:42:00Z">
          <w:pPr>
            <w:pStyle w:val="ListParagraph"/>
            <w:ind w:left="720"/>
          </w:pPr>
        </w:pPrChange>
      </w:pPr>
    </w:p>
    <w:p w14:paraId="6520E986" w14:textId="11EC275C" w:rsidR="00C34E9E" w:rsidDel="00CF3FDD" w:rsidRDefault="00C34E9E" w:rsidP="00CF3FDD">
      <w:pPr>
        <w:pStyle w:val="ListParagraph"/>
        <w:rPr>
          <w:del w:id="1560" w:author="Khanh Linh Trinh" w:date="2019-12-19T22:42:00Z"/>
        </w:rPr>
        <w:pPrChange w:id="1561" w:author="Khanh Linh Trinh" w:date="2019-12-19T22:42:00Z">
          <w:pPr>
            <w:pStyle w:val="ListParagraph"/>
            <w:ind w:left="720"/>
          </w:pPr>
        </w:pPrChange>
      </w:pPr>
    </w:p>
    <w:p w14:paraId="2BAEA19B" w14:textId="77777777" w:rsidR="00C34E9E" w:rsidRPr="00F916B8" w:rsidRDefault="00C34E9E" w:rsidP="00CF3FDD">
      <w:pPr>
        <w:pStyle w:val="ListParagraph"/>
        <w:pPrChange w:id="1562"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563" w:name="_Toc25660408"/>
      <w:r>
        <w:rPr>
          <w:lang w:eastAsia="en-US" w:bidi="ar-SA"/>
        </w:rPr>
        <w:t>Danh mục tài liệu liên quan</w:t>
      </w:r>
      <w:bookmarkEnd w:id="1563"/>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2"/>
      <w:footerReference w:type="even" r:id="rId33"/>
      <w:footerReference w:type="defaul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BA74D" w14:textId="77777777" w:rsidR="009B4B0E" w:rsidRDefault="009B4B0E">
      <w:pPr>
        <w:spacing w:after="0" w:line="240" w:lineRule="auto"/>
      </w:pPr>
      <w:r>
        <w:separator/>
      </w:r>
    </w:p>
  </w:endnote>
  <w:endnote w:type="continuationSeparator" w:id="0">
    <w:p w14:paraId="4DBCDF64" w14:textId="77777777" w:rsidR="009B4B0E" w:rsidRDefault="009B4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CC669" w14:textId="77777777" w:rsidR="009B4B0E" w:rsidRDefault="009B4B0E">
      <w:pPr>
        <w:spacing w:after="0" w:line="240" w:lineRule="auto"/>
      </w:pPr>
      <w:r>
        <w:separator/>
      </w:r>
    </w:p>
  </w:footnote>
  <w:footnote w:type="continuationSeparator" w:id="0">
    <w:p w14:paraId="38D2AEB1" w14:textId="77777777" w:rsidR="009B4B0E" w:rsidRDefault="009B4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564" w:author="Nguyen Thi Thuy Duong" w:date="2019-12-17T15:32:00Z">
      <w:r w:rsidDel="007E67DA">
        <w:rPr>
          <w:i/>
          <w:color w:val="C00000"/>
          <w:lang w:eastAsia="ar-SA" w:bidi="ar-SA"/>
        </w:rPr>
        <w:delText>Line Follower Robot</w:delText>
      </w:r>
    </w:del>
    <w:ins w:id="156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B4B0E"/>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83A49-4E00-40E5-8B95-C39A2E8B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19</Pages>
  <Words>1617</Words>
  <Characters>9223</Characters>
  <Application>Microsoft Office Word</Application>
  <DocSecurity>0</DocSecurity>
  <Lines>76</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15</cp:revision>
  <cp:lastPrinted>2019-12-16T15:07:00Z</cp:lastPrinted>
  <dcterms:created xsi:type="dcterms:W3CDTF">2019-12-17T07:29:00Z</dcterms:created>
  <dcterms:modified xsi:type="dcterms:W3CDTF">2019-12-19T16:22:00Z</dcterms:modified>
</cp:coreProperties>
</file>