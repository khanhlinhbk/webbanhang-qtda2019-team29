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Heading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TOCHeading"/>
            <w:rPr>
              <w:ins w:id="14" w:author="Khanh Linh Trinh" w:date="2019-12-19T23:23:00Z"/>
            </w:rPr>
          </w:pPr>
          <w:ins w:id="15" w:author="Khanh Linh Trinh" w:date="2019-12-19T23:24:00Z">
            <w:r>
              <w:t>Mục lục</w:t>
            </w:r>
          </w:ins>
        </w:p>
        <w:p w14:paraId="29EEC88C" w14:textId="3998C800" w:rsidR="005F20E4" w:rsidRDefault="005F20E4">
          <w:pPr>
            <w:pStyle w:val="TO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Hyperlink"/>
                <w:noProof/>
              </w:rPr>
              <w:t>1.</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AA6A5F">
          <w:pPr>
            <w:pStyle w:val="TOC2"/>
            <w:rPr>
              <w:rFonts w:asciiTheme="minorHAnsi" w:eastAsiaTheme="minorEastAsia" w:hAnsiTheme="minorHAnsi" w:cstheme="minorBidi"/>
              <w:noProof/>
              <w:sz w:val="22"/>
              <w:szCs w:val="22"/>
              <w:lang w:eastAsia="en-US" w:bidi="ar-SA"/>
            </w:rPr>
          </w:pPr>
          <w:hyperlink w:anchor="_Toc27690254" w:history="1">
            <w:r w:rsidR="005F20E4" w:rsidRPr="00DB39CA">
              <w:rPr>
                <w:rStyle w:val="Hyperlink"/>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AA6A5F">
          <w:pPr>
            <w:pStyle w:val="TOC2"/>
            <w:rPr>
              <w:rFonts w:asciiTheme="minorHAnsi" w:eastAsiaTheme="minorEastAsia" w:hAnsiTheme="minorHAnsi" w:cstheme="minorBidi"/>
              <w:noProof/>
              <w:sz w:val="22"/>
              <w:szCs w:val="22"/>
              <w:lang w:eastAsia="en-US" w:bidi="ar-SA"/>
            </w:rPr>
          </w:pPr>
          <w:hyperlink w:anchor="_Toc27690255" w:history="1">
            <w:r w:rsidR="005F20E4" w:rsidRPr="00DB39CA">
              <w:rPr>
                <w:rStyle w:val="Hyperlink"/>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AA6A5F">
          <w:pPr>
            <w:pStyle w:val="TO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Hyperlink"/>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AA6A5F">
          <w:pPr>
            <w:pStyle w:val="TOC2"/>
            <w:rPr>
              <w:rFonts w:asciiTheme="minorHAnsi" w:eastAsiaTheme="minorEastAsia" w:hAnsiTheme="minorHAnsi" w:cstheme="minorBidi"/>
              <w:noProof/>
              <w:sz w:val="22"/>
              <w:szCs w:val="22"/>
              <w:lang w:eastAsia="en-US" w:bidi="ar-SA"/>
            </w:rPr>
          </w:pPr>
          <w:hyperlink w:anchor="_Toc27690257" w:history="1">
            <w:r w:rsidR="005F20E4" w:rsidRPr="00DB39CA">
              <w:rPr>
                <w:rStyle w:val="Hyperlink"/>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AA6A5F">
          <w:pPr>
            <w:pStyle w:val="TOC2"/>
            <w:rPr>
              <w:rFonts w:asciiTheme="minorHAnsi" w:eastAsiaTheme="minorEastAsia" w:hAnsiTheme="minorHAnsi" w:cstheme="minorBidi"/>
              <w:noProof/>
              <w:sz w:val="22"/>
              <w:szCs w:val="22"/>
              <w:lang w:eastAsia="en-US" w:bidi="ar-SA"/>
            </w:rPr>
          </w:pPr>
          <w:hyperlink w:anchor="_Toc27690258" w:history="1">
            <w:r w:rsidR="005F20E4" w:rsidRPr="00DB39CA">
              <w:rPr>
                <w:rStyle w:val="Hyperlink"/>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AA6A5F">
          <w:pPr>
            <w:pStyle w:val="TOC2"/>
            <w:rPr>
              <w:rFonts w:asciiTheme="minorHAnsi" w:eastAsiaTheme="minorEastAsia" w:hAnsiTheme="minorHAnsi" w:cstheme="minorBidi"/>
              <w:noProof/>
              <w:sz w:val="22"/>
              <w:szCs w:val="22"/>
              <w:lang w:eastAsia="en-US" w:bidi="ar-SA"/>
            </w:rPr>
          </w:pPr>
          <w:hyperlink w:anchor="_Toc27690259" w:history="1">
            <w:r w:rsidR="005F20E4" w:rsidRPr="00DB39CA">
              <w:rPr>
                <w:rStyle w:val="Hyperlink"/>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AA6A5F">
          <w:pPr>
            <w:pStyle w:val="TO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Hyperlink"/>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AA6A5F">
          <w:pPr>
            <w:pStyle w:val="TOC2"/>
            <w:rPr>
              <w:rFonts w:asciiTheme="minorHAnsi" w:eastAsiaTheme="minorEastAsia" w:hAnsiTheme="minorHAnsi" w:cstheme="minorBidi"/>
              <w:noProof/>
              <w:sz w:val="22"/>
              <w:szCs w:val="22"/>
              <w:lang w:eastAsia="en-US" w:bidi="ar-SA"/>
            </w:rPr>
          </w:pPr>
          <w:hyperlink w:anchor="_Toc27690261" w:history="1">
            <w:r w:rsidR="005F20E4" w:rsidRPr="00DB39CA">
              <w:rPr>
                <w:rStyle w:val="Hyperlink"/>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AA6A5F">
          <w:pPr>
            <w:pStyle w:val="TOC2"/>
            <w:rPr>
              <w:rFonts w:asciiTheme="minorHAnsi" w:eastAsiaTheme="minorEastAsia" w:hAnsiTheme="minorHAnsi" w:cstheme="minorBidi"/>
              <w:noProof/>
              <w:sz w:val="22"/>
              <w:szCs w:val="22"/>
              <w:lang w:eastAsia="en-US" w:bidi="ar-SA"/>
            </w:rPr>
          </w:pPr>
          <w:hyperlink w:anchor="_Toc27690262" w:history="1">
            <w:r w:rsidR="005F20E4" w:rsidRPr="00DB39CA">
              <w:rPr>
                <w:rStyle w:val="Hyperlink"/>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AA6A5F">
          <w:pPr>
            <w:pStyle w:val="TOC2"/>
            <w:rPr>
              <w:rFonts w:asciiTheme="minorHAnsi" w:eastAsiaTheme="minorEastAsia" w:hAnsiTheme="minorHAnsi" w:cstheme="minorBidi"/>
              <w:noProof/>
              <w:sz w:val="22"/>
              <w:szCs w:val="22"/>
              <w:lang w:eastAsia="en-US" w:bidi="ar-SA"/>
            </w:rPr>
          </w:pPr>
          <w:hyperlink w:anchor="_Toc27690263" w:history="1">
            <w:r w:rsidR="005F20E4" w:rsidRPr="00DB39CA">
              <w:rPr>
                <w:rStyle w:val="Hyperlink"/>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AA6A5F">
          <w:pPr>
            <w:pStyle w:val="TOC2"/>
            <w:rPr>
              <w:rFonts w:asciiTheme="minorHAnsi" w:eastAsiaTheme="minorEastAsia" w:hAnsiTheme="minorHAnsi" w:cstheme="minorBidi"/>
              <w:noProof/>
              <w:sz w:val="22"/>
              <w:szCs w:val="22"/>
              <w:lang w:eastAsia="en-US" w:bidi="ar-SA"/>
            </w:rPr>
          </w:pPr>
          <w:hyperlink w:anchor="_Toc27690264" w:history="1">
            <w:r w:rsidR="005F20E4" w:rsidRPr="00DB39CA">
              <w:rPr>
                <w:rStyle w:val="Hyperlink"/>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AA6A5F">
          <w:pPr>
            <w:pStyle w:val="TO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Hyperlink"/>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AA6A5F">
          <w:pPr>
            <w:pStyle w:val="TOC2"/>
            <w:rPr>
              <w:rFonts w:asciiTheme="minorHAnsi" w:eastAsiaTheme="minorEastAsia" w:hAnsiTheme="minorHAnsi" w:cstheme="minorBidi"/>
              <w:noProof/>
              <w:sz w:val="22"/>
              <w:szCs w:val="22"/>
              <w:lang w:eastAsia="en-US" w:bidi="ar-SA"/>
            </w:rPr>
          </w:pPr>
          <w:hyperlink w:anchor="_Toc27690266" w:history="1">
            <w:r w:rsidR="005F20E4" w:rsidRPr="00DB39CA">
              <w:rPr>
                <w:rStyle w:val="Hyperlink"/>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AA6A5F">
          <w:pPr>
            <w:pStyle w:val="TOC2"/>
            <w:rPr>
              <w:rFonts w:asciiTheme="minorHAnsi" w:eastAsiaTheme="minorEastAsia" w:hAnsiTheme="minorHAnsi" w:cstheme="minorBidi"/>
              <w:noProof/>
              <w:sz w:val="22"/>
              <w:szCs w:val="22"/>
              <w:lang w:eastAsia="en-US" w:bidi="ar-SA"/>
            </w:rPr>
          </w:pPr>
          <w:hyperlink w:anchor="_Toc27690267" w:history="1">
            <w:r w:rsidR="005F20E4" w:rsidRPr="00DB39CA">
              <w:rPr>
                <w:rStyle w:val="Hyperlink"/>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AA6A5F">
          <w:pPr>
            <w:pStyle w:val="TOC2"/>
            <w:rPr>
              <w:rFonts w:asciiTheme="minorHAnsi" w:eastAsiaTheme="minorEastAsia" w:hAnsiTheme="minorHAnsi" w:cstheme="minorBidi"/>
              <w:noProof/>
              <w:sz w:val="22"/>
              <w:szCs w:val="22"/>
              <w:lang w:eastAsia="en-US" w:bidi="ar-SA"/>
            </w:rPr>
          </w:pPr>
          <w:hyperlink w:anchor="_Toc27690268" w:history="1">
            <w:r w:rsidR="005F20E4" w:rsidRPr="00DB39CA">
              <w:rPr>
                <w:rStyle w:val="Hyperlink"/>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Hyperlink"/>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AA6A5F">
          <w:pPr>
            <w:pStyle w:val="TOC2"/>
            <w:rPr>
              <w:rFonts w:asciiTheme="minorHAnsi" w:eastAsiaTheme="minorEastAsia" w:hAnsiTheme="minorHAnsi" w:cstheme="minorBidi"/>
              <w:noProof/>
              <w:sz w:val="22"/>
              <w:szCs w:val="22"/>
              <w:lang w:eastAsia="en-US" w:bidi="ar-SA"/>
            </w:rPr>
          </w:pPr>
          <w:hyperlink w:anchor="_Toc27690269" w:history="1">
            <w:r w:rsidR="005F20E4" w:rsidRPr="00DB39CA">
              <w:rPr>
                <w:rStyle w:val="Hyperlink"/>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AA6A5F">
          <w:pPr>
            <w:pStyle w:val="TOC2"/>
            <w:rPr>
              <w:rFonts w:asciiTheme="minorHAnsi" w:eastAsiaTheme="minorEastAsia" w:hAnsiTheme="minorHAnsi" w:cstheme="minorBidi"/>
              <w:noProof/>
              <w:sz w:val="22"/>
              <w:szCs w:val="22"/>
              <w:lang w:eastAsia="en-US" w:bidi="ar-SA"/>
            </w:rPr>
          </w:pPr>
          <w:hyperlink w:anchor="_Toc27690270" w:history="1">
            <w:r w:rsidR="005F20E4" w:rsidRPr="00DB39CA">
              <w:rPr>
                <w:rStyle w:val="Hyperlink"/>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AA6A5F">
          <w:pPr>
            <w:pStyle w:val="TOC2"/>
            <w:rPr>
              <w:rFonts w:asciiTheme="minorHAnsi" w:eastAsiaTheme="minorEastAsia" w:hAnsiTheme="minorHAnsi" w:cstheme="minorBidi"/>
              <w:noProof/>
              <w:sz w:val="22"/>
              <w:szCs w:val="22"/>
              <w:lang w:eastAsia="en-US" w:bidi="ar-SA"/>
            </w:rPr>
          </w:pPr>
          <w:hyperlink w:anchor="_Toc27690271" w:history="1">
            <w:r w:rsidR="005F20E4" w:rsidRPr="00DB39CA">
              <w:rPr>
                <w:rStyle w:val="Hyperlink"/>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AA6A5F">
          <w:pPr>
            <w:pStyle w:val="TO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Hyperlink"/>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AA6A5F">
          <w:pPr>
            <w:pStyle w:val="TOC2"/>
            <w:rPr>
              <w:rFonts w:asciiTheme="minorHAnsi" w:eastAsiaTheme="minorEastAsia" w:hAnsiTheme="minorHAnsi" w:cstheme="minorBidi"/>
              <w:noProof/>
              <w:sz w:val="22"/>
              <w:szCs w:val="22"/>
              <w:lang w:eastAsia="en-US" w:bidi="ar-SA"/>
            </w:rPr>
          </w:pPr>
          <w:hyperlink w:anchor="_Toc27690273" w:history="1">
            <w:r w:rsidR="005F20E4" w:rsidRPr="00DB39CA">
              <w:rPr>
                <w:rStyle w:val="Hyperlink"/>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AA6A5F">
          <w:pPr>
            <w:pStyle w:val="TO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Hyperlink"/>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AA6A5F">
          <w:pPr>
            <w:pStyle w:val="TOC2"/>
            <w:rPr>
              <w:rFonts w:asciiTheme="minorHAnsi" w:eastAsiaTheme="minorEastAsia" w:hAnsiTheme="minorHAnsi" w:cstheme="minorBidi"/>
              <w:noProof/>
              <w:sz w:val="22"/>
              <w:szCs w:val="22"/>
              <w:lang w:eastAsia="en-US" w:bidi="ar-SA"/>
            </w:rPr>
          </w:pPr>
          <w:hyperlink w:anchor="_Toc27690278" w:history="1">
            <w:r w:rsidR="005F20E4" w:rsidRPr="00DB39CA">
              <w:rPr>
                <w:rStyle w:val="Hyperlink"/>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AA6A5F">
          <w:pPr>
            <w:pStyle w:val="TOC2"/>
            <w:rPr>
              <w:rFonts w:asciiTheme="minorHAnsi" w:eastAsiaTheme="minorEastAsia" w:hAnsiTheme="minorHAnsi" w:cstheme="minorBidi"/>
              <w:noProof/>
              <w:sz w:val="22"/>
              <w:szCs w:val="22"/>
              <w:lang w:eastAsia="en-US" w:bidi="ar-SA"/>
            </w:rPr>
          </w:pPr>
          <w:hyperlink w:anchor="_Toc27690279" w:history="1">
            <w:r w:rsidR="005F20E4" w:rsidRPr="00DB39CA">
              <w:rPr>
                <w:rStyle w:val="Hyperlink"/>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AA6A5F">
          <w:pPr>
            <w:pStyle w:val="TOC2"/>
            <w:rPr>
              <w:rFonts w:asciiTheme="minorHAnsi" w:eastAsiaTheme="minorEastAsia" w:hAnsiTheme="minorHAnsi" w:cstheme="minorBidi"/>
              <w:noProof/>
              <w:sz w:val="22"/>
              <w:szCs w:val="22"/>
              <w:lang w:eastAsia="en-US" w:bidi="ar-SA"/>
            </w:rPr>
          </w:pPr>
          <w:hyperlink w:anchor="_Toc27690280" w:history="1">
            <w:r w:rsidR="005F20E4" w:rsidRPr="00DB39CA">
              <w:rPr>
                <w:rStyle w:val="Hyperlink"/>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AA6A5F">
          <w:pPr>
            <w:pStyle w:val="TO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Hyperlink"/>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AA6A5F">
          <w:pPr>
            <w:pStyle w:val="TO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Hyperlink"/>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AA6A5F">
          <w:pPr>
            <w:pStyle w:val="TO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Hyperlink"/>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AA6A5F">
          <w:pPr>
            <w:pStyle w:val="TOC2"/>
            <w:rPr>
              <w:rFonts w:asciiTheme="minorHAnsi" w:eastAsiaTheme="minorEastAsia" w:hAnsiTheme="minorHAnsi" w:cstheme="minorBidi"/>
              <w:noProof/>
              <w:sz w:val="22"/>
              <w:szCs w:val="22"/>
              <w:lang w:eastAsia="en-US" w:bidi="ar-SA"/>
            </w:rPr>
          </w:pPr>
          <w:hyperlink w:anchor="_Toc27690284" w:history="1">
            <w:r w:rsidR="005F20E4" w:rsidRPr="00DB39CA">
              <w:rPr>
                <w:rStyle w:val="Hyperlink"/>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Hyperlink"/>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AA6A5F">
          <w:pPr>
            <w:pStyle w:val="TOC2"/>
            <w:rPr>
              <w:rFonts w:asciiTheme="minorHAnsi" w:eastAsiaTheme="minorEastAsia" w:hAnsiTheme="minorHAnsi" w:cstheme="minorBidi"/>
              <w:noProof/>
              <w:sz w:val="22"/>
              <w:szCs w:val="22"/>
              <w:lang w:eastAsia="en-US" w:bidi="ar-SA"/>
            </w:rPr>
          </w:pPr>
          <w:hyperlink w:anchor="_Toc27690285" w:history="1">
            <w:r w:rsidR="005F20E4" w:rsidRPr="00DB39CA">
              <w:rPr>
                <w:rStyle w:val="Hyperlink"/>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Hyperlink"/>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AA6A5F">
          <w:pPr>
            <w:pStyle w:val="TOC2"/>
            <w:rPr>
              <w:rFonts w:asciiTheme="minorHAnsi" w:eastAsiaTheme="minorEastAsia" w:hAnsiTheme="minorHAnsi" w:cstheme="minorBidi"/>
              <w:noProof/>
              <w:sz w:val="22"/>
              <w:szCs w:val="22"/>
              <w:lang w:eastAsia="en-US" w:bidi="ar-SA"/>
            </w:rPr>
          </w:pPr>
          <w:hyperlink w:anchor="_Toc27690286" w:history="1">
            <w:r w:rsidR="005F20E4" w:rsidRPr="00DB39CA">
              <w:rPr>
                <w:rStyle w:val="Hyperlink"/>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Hyperlink"/>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AA6A5F">
          <w:pPr>
            <w:pStyle w:val="TOC2"/>
            <w:rPr>
              <w:rFonts w:asciiTheme="minorHAnsi" w:eastAsiaTheme="minorEastAsia" w:hAnsiTheme="minorHAnsi" w:cstheme="minorBidi"/>
              <w:noProof/>
              <w:sz w:val="22"/>
              <w:szCs w:val="22"/>
              <w:lang w:eastAsia="en-US" w:bidi="ar-SA"/>
            </w:rPr>
          </w:pPr>
          <w:hyperlink w:anchor="_Toc27690287" w:history="1">
            <w:r w:rsidR="005F20E4" w:rsidRPr="00DB39CA">
              <w:rPr>
                <w:rStyle w:val="Hyperlink"/>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Hyperlink"/>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AA6A5F">
          <w:pPr>
            <w:pStyle w:val="TO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Hyperlink"/>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AA6A5F">
          <w:pPr>
            <w:pStyle w:val="TOC2"/>
            <w:rPr>
              <w:rFonts w:asciiTheme="minorHAnsi" w:eastAsiaTheme="minorEastAsia" w:hAnsiTheme="minorHAnsi" w:cstheme="minorBidi"/>
              <w:noProof/>
              <w:sz w:val="22"/>
              <w:szCs w:val="22"/>
              <w:lang w:eastAsia="en-US" w:bidi="ar-SA"/>
            </w:rPr>
          </w:pPr>
          <w:hyperlink w:anchor="_Toc27690289" w:history="1">
            <w:r w:rsidR="005F20E4" w:rsidRPr="00DB39CA">
              <w:rPr>
                <w:rStyle w:val="Hyperlink"/>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AA6A5F">
          <w:pPr>
            <w:pStyle w:val="TO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Hyperlink"/>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AA6A5F">
          <w:pPr>
            <w:pStyle w:val="TOC2"/>
            <w:rPr>
              <w:rFonts w:asciiTheme="minorHAnsi" w:eastAsiaTheme="minorEastAsia" w:hAnsiTheme="minorHAnsi" w:cstheme="minorBidi"/>
              <w:noProof/>
              <w:sz w:val="22"/>
              <w:szCs w:val="22"/>
              <w:lang w:eastAsia="en-US" w:bidi="ar-SA"/>
            </w:rPr>
          </w:pPr>
          <w:hyperlink w:anchor="_Toc27690291" w:history="1">
            <w:r w:rsidR="005F20E4" w:rsidRPr="00DB39CA">
              <w:rPr>
                <w:rStyle w:val="Hyperlink"/>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AA6A5F">
          <w:pPr>
            <w:pStyle w:val="TOC2"/>
            <w:rPr>
              <w:rFonts w:asciiTheme="minorHAnsi" w:eastAsiaTheme="minorEastAsia" w:hAnsiTheme="minorHAnsi" w:cstheme="minorBidi"/>
              <w:noProof/>
              <w:sz w:val="22"/>
              <w:szCs w:val="22"/>
              <w:lang w:eastAsia="en-US" w:bidi="ar-SA"/>
            </w:rPr>
          </w:pPr>
          <w:hyperlink w:anchor="_Toc27690293" w:history="1">
            <w:r w:rsidR="005F20E4" w:rsidRPr="00DB39CA">
              <w:rPr>
                <w:rStyle w:val="Hyperlink"/>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Hyperlink"/>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AA6A5F">
          <w:pPr>
            <w:pStyle w:val="TO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Hyperlink"/>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Hyperlink"/>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TOC2"/>
        <w:tabs>
          <w:tab w:val="clear" w:pos="1540"/>
          <w:tab w:val="left" w:pos="-110"/>
          <w:tab w:val="right" w:leader="dot" w:pos="8467"/>
        </w:tabs>
        <w:ind w:left="990" w:firstLine="0"/>
        <w:rPr>
          <w:b/>
          <w:bCs/>
        </w:rPr>
      </w:pPr>
    </w:p>
    <w:p w14:paraId="25E017CA" w14:textId="77777777" w:rsidR="0079274C" w:rsidRDefault="0079274C" w:rsidP="0079274C">
      <w:pPr>
        <w:pStyle w:val="TOC3"/>
      </w:pPr>
      <w:r>
        <w:tab/>
      </w:r>
    </w:p>
    <w:p w14:paraId="28BE2AC9" w14:textId="77777777" w:rsidR="0079274C" w:rsidRDefault="0079274C" w:rsidP="0079274C">
      <w:pPr>
        <w:pStyle w:val="Heading1"/>
      </w:pPr>
      <w:bookmarkStart w:id="20" w:name="_Toc25660378"/>
      <w:bookmarkStart w:id="21" w:name="_Toc27690253"/>
      <w:r>
        <w:t>Giới thiệu dự án</w:t>
      </w:r>
      <w:bookmarkEnd w:id="20"/>
      <w:bookmarkEnd w:id="21"/>
    </w:p>
    <w:p w14:paraId="227C22BC" w14:textId="02B2702D" w:rsidR="0079274C" w:rsidRDefault="0079274C" w:rsidP="0079274C">
      <w:pPr>
        <w:pStyle w:val="Heading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Heading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Heading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Hyperlink"/>
        </w:rPr>
      </w:pPr>
      <w:ins w:id="35" w:author="Khanh Linh Trinh" w:date="2019-12-19T22:06:00Z">
        <w:r>
          <w:fldChar w:fldCharType="begin"/>
        </w:r>
        <w:r>
          <w:instrText xml:space="preserve"> HYPERLINK "https://github.com/thuyduongbka/webbanhang-qtda2019-team29" </w:instrText>
        </w:r>
        <w:r>
          <w:fldChar w:fldCharType="separate"/>
        </w:r>
        <w:r>
          <w:rPr>
            <w:rStyle w:val="Hyperlink"/>
          </w:rPr>
          <w:t>https://github.com/thuyduongbka/webbanhang-qtda2019-team29</w:t>
        </w:r>
        <w:r>
          <w:fldChar w:fldCharType="end"/>
        </w:r>
      </w:ins>
    </w:p>
    <w:p w14:paraId="15F1EA2D" w14:textId="250986DE" w:rsidR="002752DC"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Heading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Heading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ListParagrap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ListParagrap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ListParagraph"/>
        <w:numPr>
          <w:ilvl w:val="0"/>
          <w:numId w:val="31"/>
        </w:numPr>
        <w:rPr>
          <w:iCs/>
        </w:rPr>
      </w:pPr>
      <w:r w:rsidRPr="00B57E26">
        <w:rPr>
          <w:iCs/>
        </w:rPr>
        <w:t>Tên: Đoàn Văn Hậu</w:t>
      </w:r>
    </w:p>
    <w:p w14:paraId="10D0BA73" w14:textId="77777777" w:rsidR="006901CF" w:rsidRPr="00B57E26" w:rsidRDefault="006901CF" w:rsidP="00980AD7">
      <w:pPr>
        <w:pStyle w:val="ListParagraph"/>
        <w:numPr>
          <w:ilvl w:val="0"/>
          <w:numId w:val="31"/>
        </w:numPr>
        <w:rPr>
          <w:iCs/>
        </w:rPr>
      </w:pPr>
      <w:r w:rsidRPr="00B57E26">
        <w:rPr>
          <w:iCs/>
        </w:rPr>
        <w:t xml:space="preserve">Email: </w:t>
      </w:r>
      <w:hyperlink r:id="rId10" w:history="1">
        <w:r w:rsidRPr="00B57E26">
          <w:rPr>
            <w:rStyle w:val="Hyperlink"/>
            <w:iCs/>
          </w:rPr>
          <w:t>hau.doanvan@hust.edu.vn</w:t>
        </w:r>
      </w:hyperlink>
    </w:p>
    <w:p w14:paraId="328D83E0" w14:textId="77777777" w:rsidR="006901CF" w:rsidRPr="00B57E26" w:rsidRDefault="006901CF" w:rsidP="00980AD7">
      <w:pPr>
        <w:pStyle w:val="ListParagrap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ListParagraph"/>
        <w:numPr>
          <w:ilvl w:val="0"/>
          <w:numId w:val="32"/>
        </w:numPr>
        <w:rPr>
          <w:iCs/>
        </w:rPr>
      </w:pPr>
      <w:r w:rsidRPr="00B57E26">
        <w:rPr>
          <w:iCs/>
        </w:rPr>
        <w:t>Tên: Nguyễn Thị Ánh Viên</w:t>
      </w:r>
    </w:p>
    <w:p w14:paraId="67ED80F7" w14:textId="77777777" w:rsidR="00525A11" w:rsidRPr="00B57E26" w:rsidRDefault="00525A11" w:rsidP="00426239">
      <w:pPr>
        <w:pStyle w:val="ListParagraph"/>
        <w:numPr>
          <w:ilvl w:val="0"/>
          <w:numId w:val="32"/>
        </w:numPr>
        <w:rPr>
          <w:iCs/>
        </w:rPr>
      </w:pPr>
      <w:r w:rsidRPr="00B57E26">
        <w:rPr>
          <w:iCs/>
        </w:rPr>
        <w:t xml:space="preserve">Email: </w:t>
      </w:r>
      <w:hyperlink r:id="rId11" w:history="1">
        <w:r w:rsidRPr="00B57E26">
          <w:rPr>
            <w:rStyle w:val="Hyperlink"/>
            <w:iCs/>
          </w:rPr>
          <w:t>vien.nguyenthi@hust.edu.vn</w:t>
        </w:r>
      </w:hyperlink>
    </w:p>
    <w:p w14:paraId="1D796DAE" w14:textId="77777777" w:rsidR="00525A11" w:rsidRPr="00B57E26" w:rsidRDefault="00525A11" w:rsidP="00426239">
      <w:pPr>
        <w:pStyle w:val="ListParagraph"/>
        <w:numPr>
          <w:ilvl w:val="0"/>
          <w:numId w:val="32"/>
        </w:numPr>
        <w:rPr>
          <w:iCs/>
        </w:rPr>
      </w:pPr>
      <w:r w:rsidRPr="00B57E26">
        <w:rPr>
          <w:iCs/>
        </w:rPr>
        <w:t>SĐT: 0324 467 456</w:t>
      </w:r>
    </w:p>
    <w:p w14:paraId="56717FE8" w14:textId="77777777" w:rsidR="0079274C" w:rsidRDefault="0079274C" w:rsidP="0079274C">
      <w:pPr>
        <w:pStyle w:val="Heading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ListParagrap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ListParagrap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ListParagrap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ListParagrap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ListParagrap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ListParagrap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Heading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ListParagrap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ListParagrap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ListParagrap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ListParagraph"/>
        <w:numPr>
          <w:ilvl w:val="0"/>
          <w:numId w:val="34"/>
        </w:numPr>
      </w:pPr>
      <w:r w:rsidRPr="00F2005E">
        <w:t>Nghiệm thu dự án: GĐ Nguyễn Đức</w:t>
      </w:r>
      <w:r>
        <w:t xml:space="preserve"> Tiến</w:t>
      </w:r>
    </w:p>
    <w:p w14:paraId="2FAB0BBE" w14:textId="77777777" w:rsidR="006901CF" w:rsidRDefault="00FB5A0B" w:rsidP="00F2005E">
      <w:pPr>
        <w:pStyle w:val="ListParagrap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ListParagraph"/>
        <w:numPr>
          <w:ilvl w:val="0"/>
          <w:numId w:val="34"/>
        </w:numPr>
      </w:pPr>
      <w:r>
        <w:t>Trao đổi thông tin dự án thư ký: Nguyễn Thị Ánh Viên</w:t>
      </w:r>
    </w:p>
    <w:p w14:paraId="0534980C" w14:textId="77777777" w:rsidR="0079274C" w:rsidRDefault="0079274C" w:rsidP="0079274C">
      <w:pPr>
        <w:pStyle w:val="Heading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Heading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Heading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ListParagraph"/>
        <w:numPr>
          <w:ilvl w:val="0"/>
          <w:numId w:val="44"/>
        </w:numPr>
        <w:rPr>
          <w:ins w:id="69" w:author="Nguyen Thi Thuy Duong" w:date="2019-12-17T15:57:00Z"/>
        </w:rPr>
        <w:pPrChange w:id="70" w:author="Nguyen Thi Thuy Duong" w:date="2019-12-17T15:57:00Z">
          <w:pPr>
            <w:pStyle w:val="Heading2"/>
          </w:pPr>
        </w:pPrChange>
      </w:pPr>
      <w:ins w:id="71" w:author="Nguyen Thi Thuy Duong" w:date="2019-12-17T15:56:00Z">
        <w:r>
          <w:t>Xem sản phẩm, tìm kiếm sản phẩm theo tên, theo loại.</w:t>
        </w:r>
      </w:ins>
    </w:p>
    <w:p w14:paraId="0A516302" w14:textId="358692DE" w:rsidR="008E5E6B" w:rsidRDefault="008E5E6B">
      <w:pPr>
        <w:pStyle w:val="ListParagraph"/>
        <w:numPr>
          <w:ilvl w:val="0"/>
          <w:numId w:val="44"/>
        </w:numPr>
        <w:rPr>
          <w:ins w:id="72" w:author="Nguyen Thi Thuy Duong" w:date="2019-12-17T15:57:00Z"/>
        </w:rPr>
        <w:pPrChange w:id="73" w:author="Nguyen Thi Thuy Duong" w:date="2019-12-17T15:57:00Z">
          <w:pPr>
            <w:pStyle w:val="Heading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ListParagraph"/>
        <w:numPr>
          <w:ilvl w:val="1"/>
          <w:numId w:val="44"/>
        </w:numPr>
        <w:rPr>
          <w:ins w:id="76" w:author="Nguyen Thi Thuy Duong" w:date="2019-12-17T15:58:00Z"/>
        </w:rPr>
        <w:pPrChange w:id="77" w:author="Nguyen Thi Thuy Duong" w:date="2019-12-17T15:57:00Z">
          <w:pPr>
            <w:pStyle w:val="Heading2"/>
          </w:pPr>
        </w:pPrChange>
      </w:pPr>
      <w:ins w:id="78" w:author="Nguyen Thi Thuy Duong" w:date="2019-12-17T15:58:00Z">
        <w:r>
          <w:t>Quản lý giỏ hàng: Thêm xóa sản phẩm vào giỏ hàng.</w:t>
        </w:r>
      </w:ins>
    </w:p>
    <w:p w14:paraId="7DCC1068" w14:textId="2A5B6CA0" w:rsidR="008E5E6B" w:rsidRDefault="008E5E6B">
      <w:pPr>
        <w:pStyle w:val="ListParagraph"/>
        <w:numPr>
          <w:ilvl w:val="1"/>
          <w:numId w:val="44"/>
        </w:numPr>
        <w:rPr>
          <w:ins w:id="79" w:author="Nguyen Thi Thuy Duong" w:date="2019-12-17T15:58:00Z"/>
        </w:rPr>
        <w:pPrChange w:id="80" w:author="Nguyen Thi Thuy Duong" w:date="2019-12-17T15:57:00Z">
          <w:pPr>
            <w:pStyle w:val="Heading2"/>
          </w:pPr>
        </w:pPrChange>
      </w:pPr>
      <w:ins w:id="81" w:author="Nguyen Thi Thuy Duong" w:date="2019-12-17T15:58:00Z">
        <w:r>
          <w:t>Đặt hàng</w:t>
        </w:r>
      </w:ins>
    </w:p>
    <w:p w14:paraId="7DFD6C03" w14:textId="65605B5A" w:rsidR="008E5E6B" w:rsidRDefault="008E5E6B">
      <w:pPr>
        <w:pStyle w:val="ListParagraph"/>
        <w:numPr>
          <w:ilvl w:val="1"/>
          <w:numId w:val="44"/>
        </w:numPr>
        <w:rPr>
          <w:ins w:id="82" w:author="Nguyen Thi Thuy Duong" w:date="2019-12-17T15:59:00Z"/>
        </w:rPr>
        <w:pPrChange w:id="83" w:author="Nguyen Thi Thuy Duong" w:date="2019-12-17T15:59:00Z">
          <w:pPr>
            <w:pStyle w:val="Heading2"/>
          </w:pPr>
        </w:pPrChange>
      </w:pPr>
      <w:ins w:id="84" w:author="Nguyen Thi Thuy Duong" w:date="2019-12-17T15:58:00Z">
        <w:r>
          <w:t>Quản lý thông tin cá nhân</w:t>
        </w:r>
      </w:ins>
    </w:p>
    <w:p w14:paraId="3C9D7652" w14:textId="1848ECBC" w:rsidR="008E5E6B" w:rsidRDefault="008E5E6B">
      <w:pPr>
        <w:pStyle w:val="ListParagraph"/>
        <w:numPr>
          <w:ilvl w:val="1"/>
          <w:numId w:val="44"/>
        </w:numPr>
        <w:rPr>
          <w:ins w:id="85" w:author="Nguyen Thi Thuy Duong" w:date="2019-12-17T15:59:00Z"/>
        </w:rPr>
        <w:pPrChange w:id="86" w:author="Nguyen Thi Thuy Duong" w:date="2019-12-17T15:59:00Z">
          <w:pPr>
            <w:pStyle w:val="Heading2"/>
          </w:pPr>
        </w:pPrChange>
      </w:pPr>
      <w:ins w:id="87" w:author="Nguyen Thi Thuy Duong" w:date="2019-12-17T15:59:00Z">
        <w:r>
          <w:t>Đánh giá sản phẩm (Đối với khách hàng đã mua hàng)</w:t>
        </w:r>
      </w:ins>
    </w:p>
    <w:p w14:paraId="40AE9601" w14:textId="306D3652" w:rsidR="008E5E6B" w:rsidRDefault="008E5E6B">
      <w:pPr>
        <w:pStyle w:val="ListParagraph"/>
        <w:numPr>
          <w:ilvl w:val="1"/>
          <w:numId w:val="44"/>
        </w:numPr>
        <w:rPr>
          <w:ins w:id="88" w:author="Nguyen Thi Thuy Duong" w:date="2019-12-17T15:57:00Z"/>
        </w:rPr>
        <w:pPrChange w:id="89" w:author="Nguyen Thi Thuy Duong" w:date="2019-12-17T15:59:00Z">
          <w:pPr>
            <w:pStyle w:val="Heading2"/>
          </w:pPr>
        </w:pPrChange>
      </w:pPr>
      <w:ins w:id="90" w:author="Nguyen Thi Thuy Duong" w:date="2019-12-17T15:59:00Z">
        <w:r>
          <w:t>Hỏi đáp</w:t>
        </w:r>
      </w:ins>
    </w:p>
    <w:p w14:paraId="737A0A88" w14:textId="38AA04AE" w:rsidR="008E5E6B" w:rsidRDefault="008E5E6B">
      <w:pPr>
        <w:pStyle w:val="ListParagraph"/>
        <w:numPr>
          <w:ilvl w:val="0"/>
          <w:numId w:val="44"/>
        </w:numPr>
        <w:rPr>
          <w:ins w:id="91" w:author="Nguyen Thi Thuy Duong" w:date="2019-12-17T16:00:00Z"/>
        </w:rPr>
        <w:pPrChange w:id="92" w:author="Nguyen Thi Thuy Duong" w:date="2019-12-17T15:57:00Z">
          <w:pPr>
            <w:pStyle w:val="Heading2"/>
          </w:pPr>
        </w:pPrChange>
      </w:pPr>
      <w:ins w:id="93" w:author="Nguyen Thi Thuy Duong" w:date="2019-12-17T16:00:00Z">
        <w:r>
          <w:t>Đăng kí, đăng nhập tài khoản admin</w:t>
        </w:r>
      </w:ins>
    </w:p>
    <w:p w14:paraId="6D824D7E" w14:textId="036222F2" w:rsidR="008E5E6B" w:rsidRDefault="008E5E6B">
      <w:pPr>
        <w:pStyle w:val="ListParagraph"/>
        <w:numPr>
          <w:ilvl w:val="1"/>
          <w:numId w:val="44"/>
        </w:numPr>
        <w:rPr>
          <w:ins w:id="94" w:author="Nguyen Thi Thuy Duong" w:date="2019-12-17T16:00:00Z"/>
        </w:rPr>
        <w:pPrChange w:id="95" w:author="Nguyen Thi Thuy Duong" w:date="2019-12-17T16:00:00Z">
          <w:pPr>
            <w:pStyle w:val="Heading2"/>
          </w:pPr>
        </w:pPrChange>
      </w:pPr>
      <w:ins w:id="96" w:author="Nguyen Thi Thuy Duong" w:date="2019-12-17T16:00:00Z">
        <w:r>
          <w:t>Quản lý nhập xuất hàng hóa</w:t>
        </w:r>
      </w:ins>
    </w:p>
    <w:p w14:paraId="66E34300" w14:textId="222653A7" w:rsidR="008E5E6B" w:rsidRDefault="008E5E6B">
      <w:pPr>
        <w:pStyle w:val="ListParagraph"/>
        <w:numPr>
          <w:ilvl w:val="1"/>
          <w:numId w:val="44"/>
        </w:numPr>
        <w:rPr>
          <w:ins w:id="97" w:author="Nguyen Thi Thuy Duong" w:date="2019-12-17T16:00:00Z"/>
        </w:rPr>
        <w:pPrChange w:id="98" w:author="Nguyen Thi Thuy Duong" w:date="2019-12-17T16:00:00Z">
          <w:pPr>
            <w:pStyle w:val="Heading2"/>
          </w:pPr>
        </w:pPrChange>
      </w:pPr>
      <w:ins w:id="99" w:author="Nguyen Thi Thuy Duong" w:date="2019-12-17T16:00:00Z">
        <w:r>
          <w:t>Quản lý loại hàng hóa</w:t>
        </w:r>
      </w:ins>
    </w:p>
    <w:p w14:paraId="3363ECD5" w14:textId="56F9548D" w:rsidR="008E5E6B" w:rsidRDefault="008E5E6B">
      <w:pPr>
        <w:pStyle w:val="ListParagraph"/>
        <w:numPr>
          <w:ilvl w:val="1"/>
          <w:numId w:val="44"/>
        </w:numPr>
        <w:rPr>
          <w:ins w:id="100" w:author="Nguyen Thi Thuy Duong" w:date="2019-12-17T16:01:00Z"/>
        </w:rPr>
        <w:pPrChange w:id="101" w:author="Nguyen Thi Thuy Duong" w:date="2019-12-17T16:00:00Z">
          <w:pPr>
            <w:pStyle w:val="Heading2"/>
          </w:pPr>
        </w:pPrChange>
      </w:pPr>
      <w:ins w:id="102" w:author="Nguyen Thi Thuy Duong" w:date="2019-12-17T16:00:00Z">
        <w:r>
          <w:t>Quản lý thông tin sản phẩm</w:t>
        </w:r>
      </w:ins>
    </w:p>
    <w:p w14:paraId="362D9850" w14:textId="71CAB456" w:rsidR="008E5E6B" w:rsidRDefault="008E5E6B">
      <w:pPr>
        <w:pStyle w:val="ListParagraph"/>
        <w:numPr>
          <w:ilvl w:val="1"/>
          <w:numId w:val="44"/>
        </w:numPr>
        <w:rPr>
          <w:ins w:id="103" w:author="Nguyen Thi Thuy Duong" w:date="2019-12-17T16:01:00Z"/>
        </w:rPr>
        <w:pPrChange w:id="104" w:author="Nguyen Thi Thuy Duong" w:date="2019-12-17T16:00:00Z">
          <w:pPr>
            <w:pStyle w:val="Heading2"/>
          </w:pPr>
        </w:pPrChange>
      </w:pPr>
      <w:ins w:id="105" w:author="Nguyen Thi Thuy Duong" w:date="2019-12-17T16:01:00Z">
        <w:r>
          <w:t>Quản lý thông tin khách hàng</w:t>
        </w:r>
      </w:ins>
    </w:p>
    <w:p w14:paraId="08753457" w14:textId="7007D2C1" w:rsidR="008E5E6B" w:rsidRDefault="008E5E6B">
      <w:pPr>
        <w:pStyle w:val="ListParagraph"/>
        <w:numPr>
          <w:ilvl w:val="1"/>
          <w:numId w:val="44"/>
        </w:numPr>
        <w:rPr>
          <w:ins w:id="106" w:author="Nguyen Thi Thuy Duong" w:date="2019-12-17T16:01:00Z"/>
        </w:rPr>
        <w:pPrChange w:id="107" w:author="Nguyen Thi Thuy Duong" w:date="2019-12-17T16:00:00Z">
          <w:pPr>
            <w:pStyle w:val="Heading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Heading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Heading2"/>
          </w:pPr>
        </w:pPrChange>
      </w:pPr>
      <w:ins w:id="113" w:author="Nguyen Thi Thuy Duong" w:date="2019-12-17T16:01:00Z">
        <w:r>
          <w:t>Thời gian bàn giao dự án: 1/1/2020</w:t>
        </w:r>
      </w:ins>
    </w:p>
    <w:p w14:paraId="44F1BB96" w14:textId="41670471" w:rsidR="0079274C" w:rsidRDefault="0079274C" w:rsidP="0079274C">
      <w:pPr>
        <w:pStyle w:val="Heading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ListParagraph"/>
        <w:numPr>
          <w:ilvl w:val="0"/>
          <w:numId w:val="44"/>
        </w:numPr>
        <w:rPr>
          <w:ins w:id="117" w:author="Nguyen Thi Thuy Duong" w:date="2019-12-17T16:04:00Z"/>
        </w:rPr>
        <w:pPrChange w:id="118" w:author="Nguyen Thi Thuy Duong" w:date="2019-12-17T16:03:00Z">
          <w:pPr>
            <w:pStyle w:val="Heading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ListParagraph"/>
        <w:numPr>
          <w:ilvl w:val="0"/>
          <w:numId w:val="44"/>
        </w:numPr>
        <w:rPr>
          <w:ins w:id="120" w:author="Nguyen Thi Thuy Duong" w:date="2019-12-17T16:08:00Z"/>
        </w:rPr>
        <w:pPrChange w:id="121" w:author="Nguyen Thi Thuy Duong" w:date="2019-12-17T16:04:00Z">
          <w:pPr>
            <w:pStyle w:val="Heading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ListParagraph"/>
        <w:numPr>
          <w:ilvl w:val="0"/>
          <w:numId w:val="44"/>
        </w:numPr>
        <w:pPrChange w:id="123" w:author="Nguyen Thi Thuy Duong" w:date="2019-12-17T16:09:00Z">
          <w:pPr>
            <w:pStyle w:val="Heading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Heading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ListParagraph"/>
        <w:numPr>
          <w:ilvl w:val="0"/>
          <w:numId w:val="44"/>
        </w:numPr>
        <w:rPr>
          <w:ins w:id="128" w:author="Nguyen Thi Thuy Duong" w:date="2019-12-17T16:05:00Z"/>
        </w:rPr>
        <w:pPrChange w:id="129" w:author="Nguyen Thi Thuy Duong" w:date="2019-12-17T16:05:00Z">
          <w:pPr>
            <w:pStyle w:val="Heading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ListParagraph"/>
        <w:numPr>
          <w:ilvl w:val="0"/>
          <w:numId w:val="44"/>
        </w:numPr>
        <w:rPr>
          <w:ins w:id="131" w:author="Nguyen Thi Thuy Duong" w:date="2019-12-17T16:06:00Z"/>
        </w:rPr>
        <w:pPrChange w:id="132" w:author="Nguyen Thi Thuy Duong" w:date="2019-12-17T16:05:00Z">
          <w:pPr>
            <w:pStyle w:val="Heading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ListParagraph"/>
        <w:numPr>
          <w:ilvl w:val="0"/>
          <w:numId w:val="44"/>
        </w:numPr>
        <w:rPr>
          <w:ins w:id="134" w:author="Nguyen Thi Thuy Duong" w:date="2019-12-17T16:07:00Z"/>
        </w:rPr>
        <w:pPrChange w:id="135" w:author="Nguyen Thi Thuy Duong" w:date="2019-12-17T16:05:00Z">
          <w:pPr>
            <w:pStyle w:val="Heading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ListParagraph"/>
        <w:numPr>
          <w:ilvl w:val="0"/>
          <w:numId w:val="44"/>
        </w:numPr>
        <w:pPrChange w:id="137" w:author="Nguyen Thi Thuy Duong" w:date="2019-12-17T16:05:00Z">
          <w:pPr>
            <w:pStyle w:val="Heading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Heading2"/>
      </w:pPr>
      <w:bookmarkStart w:id="141" w:name="_Toc25660389"/>
      <w:bookmarkStart w:id="142" w:name="_Toc27690264"/>
      <w:r>
        <w:t>Phạm vi dự án</w:t>
      </w:r>
      <w:bookmarkEnd w:id="141"/>
      <w:bookmarkEnd w:id="142"/>
    </w:p>
    <w:p w14:paraId="72DE1C64" w14:textId="0A91B161" w:rsidR="0079242A" w:rsidRDefault="00CA706F">
      <w:pPr>
        <w:pStyle w:val="ListParagraph"/>
        <w:numPr>
          <w:ilvl w:val="0"/>
          <w:numId w:val="44"/>
        </w:numPr>
        <w:pPrChange w:id="143" w:author="Nguyen Thi Thuy Duong" w:date="2019-12-17T16:09:00Z">
          <w:pPr/>
        </w:pPrChange>
      </w:pPr>
      <w:ins w:id="144" w:author="Nguyen Thi Thuy Duong" w:date="2019-12-17T16:09:00Z">
        <w:r>
          <w:t xml:space="preserve">Triển khai </w:t>
        </w:r>
      </w:ins>
      <w:r w:rsidR="00633E31">
        <w:t>với các shop có nhu cầu bán hàng online.</w:t>
      </w:r>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Heading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Heading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ListParagrap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ListParagrap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Heading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ListParagrap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ListParagrap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ListParagrap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ListParagrap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ListParagrap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ListParagrap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ListParagrap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ListParagraph"/>
        <w:numPr>
          <w:ilvl w:val="0"/>
          <w:numId w:val="37"/>
        </w:numPr>
        <w:rPr>
          <w:iCs/>
        </w:rPr>
        <w:pPrChange w:id="190" w:author="Nguyen Thi Thuy Duong" w:date="2019-12-17T16:14:00Z">
          <w:pPr>
            <w:pStyle w:val="Heading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Heading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Heading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61C85C78" w:rsidR="001B6BF1" w:rsidRDefault="001B6BF1" w:rsidP="000029FA">
      <w:pPr>
        <w:pStyle w:val="Heading2"/>
      </w:pPr>
      <w:bookmarkStart w:id="200" w:name="_Toc27690269"/>
      <w:r>
        <w:t>Quản lý mã nguồn</w:t>
      </w:r>
      <w:bookmarkEnd w:id="200"/>
    </w:p>
    <w:p w14:paraId="4B59B0C7" w14:textId="77777777" w:rsidR="00C444C5" w:rsidRPr="00BA2FE1" w:rsidRDefault="00C444C5" w:rsidP="00C444C5">
      <w:pPr>
        <w:rPr>
          <w:iCs/>
        </w:rPr>
      </w:pPr>
      <w:r w:rsidRPr="001F3D02">
        <w:rPr>
          <w:iCs/>
        </w:rPr>
        <w:t xml:space="preserve">Toàn bộ mã nguồn của dự án sẽ được lưu trữ trên </w:t>
      </w:r>
      <w:r>
        <w:rPr>
          <w:iCs/>
        </w:rPr>
        <w:t>GITHUB</w:t>
      </w:r>
    </w:p>
    <w:p w14:paraId="5E90467B" w14:textId="77777777" w:rsidR="00C444C5" w:rsidRPr="00C444C5" w:rsidRDefault="00C444C5" w:rsidP="00C444C5">
      <w:pPr>
        <w:rPr>
          <w:ins w:id="201" w:author="Nguyen Thi Thuy Duong" w:date="2019-12-17T16:15:00Z"/>
        </w:rPr>
      </w:pPr>
    </w:p>
    <w:p w14:paraId="1CE629BB" w14:textId="7DAA5C03" w:rsidR="00C34E9E" w:rsidRDefault="00C34E9E" w:rsidP="00C444C5">
      <w:pPr>
        <w:rPr>
          <w:iCs/>
        </w:rPr>
      </w:pPr>
    </w:p>
    <w:p w14:paraId="0B98D69B" w14:textId="207C105E" w:rsidR="00C444C5" w:rsidRDefault="00C444C5" w:rsidP="00C444C5">
      <w:pPr>
        <w:rPr>
          <w:iCs/>
        </w:rPr>
      </w:pPr>
    </w:p>
    <w:p w14:paraId="1B09ECA2" w14:textId="1B2EAEC7" w:rsidR="00C444C5" w:rsidRPr="00C444C5" w:rsidRDefault="00C444C5" w:rsidP="00C444C5">
      <w:pPr>
        <w:rPr>
          <w:iCs/>
        </w:rPr>
      </w:pPr>
      <w:bookmarkStart w:id="202" w:name="_GoBack"/>
      <w:bookmarkEnd w:id="202"/>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62561775" w:rsidR="00C34E9E" w:rsidRDefault="00C34E9E" w:rsidP="00C34E9E">
      <w:pPr>
        <w:pStyle w:val="ListParagraph"/>
        <w:ind w:left="720"/>
        <w:rPr>
          <w:ins w:id="203" w:author="Khanh Linh Trinh" w:date="2019-12-19T23:25:00Z"/>
          <w:iCs/>
        </w:rPr>
      </w:pPr>
    </w:p>
    <w:p w14:paraId="1BCEBB79" w14:textId="4237D940" w:rsidR="00C56E39" w:rsidRDefault="00C56E39" w:rsidP="00C34E9E">
      <w:pPr>
        <w:pStyle w:val="ListParagraph"/>
        <w:ind w:left="720"/>
        <w:rPr>
          <w:ins w:id="204" w:author="Khanh Linh Trinh" w:date="2019-12-19T23:25:00Z"/>
          <w:iCs/>
        </w:rPr>
      </w:pPr>
    </w:p>
    <w:p w14:paraId="73964350" w14:textId="5DCEDA6B" w:rsidR="00C56E39" w:rsidRDefault="00C56E39" w:rsidP="00C34E9E">
      <w:pPr>
        <w:pStyle w:val="ListParagraph"/>
        <w:ind w:left="720"/>
        <w:rPr>
          <w:ins w:id="205" w:author="Khanh Linh Trinh" w:date="2019-12-19T23:25:00Z"/>
          <w:iCs/>
        </w:rPr>
      </w:pPr>
    </w:p>
    <w:p w14:paraId="639E11B6" w14:textId="5E874B0B" w:rsidR="00C56E39" w:rsidRDefault="00C56E39" w:rsidP="00C34E9E">
      <w:pPr>
        <w:pStyle w:val="ListParagraph"/>
        <w:ind w:left="720"/>
        <w:rPr>
          <w:ins w:id="206" w:author="Khanh Linh Trinh" w:date="2019-12-19T23:25:00Z"/>
          <w:iCs/>
        </w:rPr>
      </w:pPr>
    </w:p>
    <w:p w14:paraId="0756CA87" w14:textId="14D9056A" w:rsidR="00C56E39" w:rsidRDefault="00C56E39" w:rsidP="00C34E9E">
      <w:pPr>
        <w:pStyle w:val="ListParagraph"/>
        <w:ind w:left="720"/>
        <w:rPr>
          <w:ins w:id="207" w:author="Khanh Linh Trinh" w:date="2019-12-19T23:25:00Z"/>
          <w:iCs/>
        </w:rPr>
      </w:pPr>
    </w:p>
    <w:p w14:paraId="579F6178" w14:textId="77777777" w:rsidR="00C56E39" w:rsidRPr="001F3D02" w:rsidRDefault="00C56E39" w:rsidP="00C34E9E">
      <w:pPr>
        <w:pStyle w:val="ListParagraph"/>
        <w:ind w:left="720"/>
        <w:rPr>
          <w:iCs/>
        </w:rPr>
      </w:pPr>
    </w:p>
    <w:p w14:paraId="574BDF6B" w14:textId="77777777" w:rsidR="0079274C" w:rsidRDefault="0079274C" w:rsidP="0079274C">
      <w:pPr>
        <w:pStyle w:val="Heading1"/>
      </w:pPr>
      <w:bookmarkStart w:id="208" w:name="_Toc25660391"/>
      <w:bookmarkStart w:id="209" w:name="_Toc27690272"/>
      <w:r>
        <w:lastRenderedPageBreak/>
        <w:t>Ước lượng chung</w:t>
      </w:r>
      <w:bookmarkEnd w:id="208"/>
      <w:bookmarkEnd w:id="209"/>
    </w:p>
    <w:p w14:paraId="14C6E99C" w14:textId="68C28C2B" w:rsidR="0079274C" w:rsidRDefault="0079274C" w:rsidP="0079274C">
      <w:pPr>
        <w:pStyle w:val="Heading2"/>
        <w:rPr>
          <w:ins w:id="210" w:author="Nguyen Thi Thuy Duong" w:date="2019-12-17T16:33:00Z"/>
        </w:rPr>
      </w:pPr>
      <w:bookmarkStart w:id="211" w:name="_Toc25660392"/>
      <w:bookmarkStart w:id="212" w:name="_Toc27690273"/>
      <w:r>
        <w:t>Ước lượng tính năng</w:t>
      </w:r>
      <w:bookmarkEnd w:id="211"/>
      <w:bookmarkEnd w:id="212"/>
    </w:p>
    <w:p w14:paraId="0A8846EF" w14:textId="48811381" w:rsidR="00F97B92" w:rsidRDefault="00F97B92">
      <w:pPr>
        <w:pStyle w:val="ListParagraph"/>
        <w:numPr>
          <w:ilvl w:val="0"/>
          <w:numId w:val="44"/>
        </w:numPr>
        <w:rPr>
          <w:ins w:id="213" w:author="Nguyen Thi Thuy Duong" w:date="2019-12-17T16:33:00Z"/>
        </w:rPr>
        <w:pPrChange w:id="214" w:author="Nguyen Thi Thuy Duong" w:date="2019-12-17T16:33:00Z">
          <w:pPr>
            <w:pStyle w:val="Heading2"/>
          </w:pPr>
        </w:pPrChange>
      </w:pPr>
      <w:ins w:id="215" w:author="Nguyen Thi Thuy Duong" w:date="2019-12-17T16:33:00Z">
        <w:r>
          <w:t>Đăng ký, Đăng nhập, Đăng xuất</w:t>
        </w:r>
      </w:ins>
    </w:p>
    <w:p w14:paraId="1AD61A0D" w14:textId="76B553A0" w:rsidR="00F97B92" w:rsidRDefault="00F97B92">
      <w:pPr>
        <w:pStyle w:val="ListParagraph"/>
        <w:numPr>
          <w:ilvl w:val="0"/>
          <w:numId w:val="44"/>
        </w:numPr>
        <w:rPr>
          <w:ins w:id="216" w:author="Nguyen Thi Thuy Duong" w:date="2019-12-17T16:34:00Z"/>
        </w:rPr>
        <w:pPrChange w:id="217" w:author="Nguyen Thi Thuy Duong" w:date="2019-12-17T16:33:00Z">
          <w:pPr>
            <w:pStyle w:val="Heading2"/>
          </w:pPr>
        </w:pPrChange>
      </w:pPr>
      <w:ins w:id="218" w:author="Nguyen Thi Thuy Duong" w:date="2019-12-17T16:34:00Z">
        <w:r>
          <w:t>Quản lý giỏ hàng</w:t>
        </w:r>
      </w:ins>
    </w:p>
    <w:p w14:paraId="25562886" w14:textId="51A29628" w:rsidR="00F97B92" w:rsidRDefault="00F97B92">
      <w:pPr>
        <w:pStyle w:val="ListParagraph"/>
        <w:numPr>
          <w:ilvl w:val="0"/>
          <w:numId w:val="44"/>
        </w:numPr>
        <w:rPr>
          <w:ins w:id="219" w:author="Nguyen Thi Thuy Duong" w:date="2019-12-17T16:34:00Z"/>
        </w:rPr>
        <w:pPrChange w:id="220" w:author="Nguyen Thi Thuy Duong" w:date="2019-12-17T16:33:00Z">
          <w:pPr>
            <w:pStyle w:val="Heading2"/>
          </w:pPr>
        </w:pPrChange>
      </w:pPr>
      <w:ins w:id="221" w:author="Nguyen Thi Thuy Duong" w:date="2019-12-17T16:34:00Z">
        <w:r>
          <w:t>Đặt hàng</w:t>
        </w:r>
      </w:ins>
    </w:p>
    <w:p w14:paraId="656751CC" w14:textId="65302448" w:rsidR="00F97B92" w:rsidRDefault="00F97B92">
      <w:pPr>
        <w:pStyle w:val="ListParagraph"/>
        <w:numPr>
          <w:ilvl w:val="0"/>
          <w:numId w:val="44"/>
        </w:numPr>
        <w:rPr>
          <w:ins w:id="222" w:author="Nguyen Thi Thuy Duong" w:date="2019-12-17T16:34:00Z"/>
        </w:rPr>
        <w:pPrChange w:id="223" w:author="Nguyen Thi Thuy Duong" w:date="2019-12-17T16:33:00Z">
          <w:pPr>
            <w:pStyle w:val="Heading2"/>
          </w:pPr>
        </w:pPrChange>
      </w:pPr>
      <w:ins w:id="224" w:author="Nguyen Thi Thuy Duong" w:date="2019-12-17T16:34:00Z">
        <w:r>
          <w:t>Quản lý nhập xuất hàng</w:t>
        </w:r>
      </w:ins>
    </w:p>
    <w:p w14:paraId="02ECC9D5" w14:textId="5F2BF934" w:rsidR="00F97B92" w:rsidRPr="00323031" w:rsidRDefault="00F97B92">
      <w:pPr>
        <w:pStyle w:val="ListParagraph"/>
        <w:numPr>
          <w:ilvl w:val="0"/>
          <w:numId w:val="44"/>
        </w:numPr>
        <w:pPrChange w:id="225" w:author="Nguyen Thi Thuy Duong" w:date="2019-12-17T16:33:00Z">
          <w:pPr>
            <w:pStyle w:val="Heading2"/>
          </w:pPr>
        </w:pPrChange>
      </w:pPr>
      <w:ins w:id="226" w:author="Nguyen Thi Thuy Duong" w:date="2019-12-17T16:34:00Z">
        <w:r>
          <w:t>Quản lý người dùng</w:t>
        </w:r>
      </w:ins>
    </w:p>
    <w:p w14:paraId="61981743" w14:textId="77777777" w:rsidR="0079274C" w:rsidDel="00EB32D2" w:rsidRDefault="0079274C" w:rsidP="0079274C">
      <w:pPr>
        <w:pStyle w:val="Heading2"/>
        <w:rPr>
          <w:del w:id="227" w:author="Nguyen Thi Thuy Duong" w:date="2019-12-17T16:40:00Z"/>
        </w:rPr>
      </w:pPr>
      <w:bookmarkStart w:id="228" w:name="_Toc25660393"/>
      <w:bookmarkStart w:id="229" w:name="_Toc27690274"/>
      <w:r>
        <w:t>Work Breakdown Structure</w:t>
      </w:r>
      <w:bookmarkEnd w:id="228"/>
      <w:bookmarkEnd w:id="229"/>
    </w:p>
    <w:p w14:paraId="22C158CE" w14:textId="77777777" w:rsidR="00571F69" w:rsidRPr="00571F69" w:rsidDel="003E0A80" w:rsidRDefault="00571F69">
      <w:pPr>
        <w:pStyle w:val="Heading2"/>
        <w:rPr>
          <w:del w:id="230" w:author="Khanh Linh Trinh" w:date="2019-12-19T23:11:00Z"/>
        </w:rPr>
        <w:pPrChange w:id="231" w:author="Nguyen Thi Thuy Duong" w:date="2019-12-17T16:40:00Z">
          <w:pPr/>
        </w:pPrChange>
      </w:pPr>
      <w:bookmarkStart w:id="232" w:name="_Toc27690275"/>
      <w:bookmarkEnd w:id="232"/>
    </w:p>
    <w:p w14:paraId="6E78AD27" w14:textId="25EA59C7" w:rsidR="0079274C" w:rsidRPr="00323031" w:rsidDel="003E0A80" w:rsidRDefault="0079274C">
      <w:pPr>
        <w:pStyle w:val="Heading2"/>
        <w:rPr>
          <w:del w:id="233" w:author="Khanh Linh Trinh" w:date="2019-12-19T23:11:00Z"/>
          <w:iCs/>
        </w:rPr>
        <w:pPrChange w:id="234" w:author="Khanh Linh Trinh" w:date="2019-12-19T23:11:00Z">
          <w:pPr/>
        </w:pPrChange>
      </w:pPr>
      <w:bookmarkStart w:id="235" w:name="_Toc27690276"/>
      <w:bookmarkEnd w:id="235"/>
    </w:p>
    <w:p w14:paraId="2697949A" w14:textId="4B942B8D" w:rsidR="00883DAD" w:rsidRPr="00AA6CC8" w:rsidDel="003E0A80" w:rsidRDefault="009935DB">
      <w:pPr>
        <w:pStyle w:val="Heading2"/>
        <w:rPr>
          <w:del w:id="236" w:author="Khanh Linh Trinh" w:date="2019-12-19T23:11:00Z"/>
        </w:rPr>
        <w:pPrChange w:id="237" w:author="Khanh Linh Trinh" w:date="2019-12-19T23:11:00Z">
          <w:pPr/>
        </w:pPrChange>
      </w:pPr>
      <w:del w:id="238" w:author="Khanh Linh Trinh" w:date="2019-12-19T23:11:00Z">
        <w:r w:rsidDel="003E0A80">
          <w:delText xml:space="preserve">                                                   </w:delText>
        </w:r>
        <w:r w:rsidRPr="00AA6CC8" w:rsidDel="003E0A80">
          <w:delText>Biểu đồ WBS dạng bảng</w:delText>
        </w:r>
        <w:bookmarkStart w:id="239" w:name="_Toc27690277"/>
        <w:bookmarkEnd w:id="239"/>
      </w:del>
    </w:p>
    <w:p w14:paraId="202C8CEC" w14:textId="40DC744F" w:rsidR="00883DAD" w:rsidRDefault="00883DAD">
      <w:pPr>
        <w:pStyle w:val="Heading2"/>
        <w:pPrChange w:id="240" w:author="Khanh Linh Trinh" w:date="2019-12-19T23:11:00Z">
          <w:pPr/>
        </w:pPrChange>
      </w:pPr>
      <w:bookmarkStart w:id="241" w:name="_Toc27690278"/>
      <w:bookmarkEnd w:id="241"/>
    </w:p>
    <w:p w14:paraId="6826FD51" w14:textId="5B473FBC" w:rsidR="00AA6CC8" w:rsidRDefault="00AA6CC8" w:rsidP="00AA6CC8">
      <w:pPr>
        <w:jc w:val="center"/>
        <w:rPr>
          <w:ins w:id="242"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3" w:author="Khanh Linh Trinh" w:date="2019-12-19T23:11:00Z">
        <w:r>
          <w:rPr>
            <w:noProof/>
            <w:lang w:eastAsia="ja-JP" w:bidi="ar-SA"/>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Heading2"/>
        <w:rPr>
          <w:ins w:id="244" w:author="Nguyen Thi Thuy Duong" w:date="2019-12-17T16:34:00Z"/>
        </w:rPr>
      </w:pPr>
      <w:bookmarkStart w:id="245" w:name="_Toc25660394"/>
      <w:bookmarkStart w:id="246" w:name="_Toc27690279"/>
      <w:r>
        <w:lastRenderedPageBreak/>
        <w:t>Ước lượng thời gian</w:t>
      </w:r>
      <w:bookmarkEnd w:id="245"/>
      <w:bookmarkEnd w:id="246"/>
    </w:p>
    <w:p w14:paraId="39876B85" w14:textId="16676025" w:rsidR="00F97B92" w:rsidRPr="00323031" w:rsidDel="00F97B92" w:rsidRDefault="00F97B92">
      <w:pPr>
        <w:rPr>
          <w:del w:id="247" w:author="Nguyen Thi Thuy Duong" w:date="2019-12-17T16:36:00Z"/>
          <w:iCs/>
        </w:rPr>
        <w:pPrChange w:id="248" w:author="Nguyen Thi Thuy Duong" w:date="2019-12-17T16:34:00Z">
          <w:pPr>
            <w:pStyle w:val="Heading2"/>
          </w:pPr>
        </w:pPrChange>
      </w:pPr>
    </w:p>
    <w:p w14:paraId="4664C212" w14:textId="77777777" w:rsidR="00F97B92" w:rsidRDefault="00F97B92" w:rsidP="00F97B92">
      <w:pPr>
        <w:rPr>
          <w:ins w:id="249" w:author="Nguyen Thi Thuy Duong" w:date="2019-12-17T16:36:00Z"/>
          <w:iCs/>
        </w:rPr>
      </w:pPr>
      <w:bookmarkStart w:id="250" w:name="_Toc25660395"/>
      <w:ins w:id="251"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2"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3" w:author="Nguyen Thi Thuy Duong" w:date="2019-12-17T16:36:00Z"/>
                <w:rFonts w:ascii="Times New Roman" w:hAnsi="Times New Roman" w:cs="Times New Roman"/>
                <w:rPrChange w:id="254" w:author="Nguyen Thi Thuy Duong" w:date="2019-12-17T16:38:00Z">
                  <w:rPr>
                    <w:ins w:id="255" w:author="Nguyen Thi Thuy Duong" w:date="2019-12-17T16:36:00Z"/>
                    <w:rFonts w:ascii="Times New Roman" w:hAnsi="Times New Roman" w:cs="Times New Roman"/>
                    <w:sz w:val="15"/>
                    <w:szCs w:val="15"/>
                  </w:rPr>
                </w:rPrChange>
              </w:rPr>
            </w:pPr>
            <w:ins w:id="256" w:author="Nguyen Thi Thuy Duong" w:date="2019-12-17T16:36:00Z">
              <w:r w:rsidRPr="00F97B92">
                <w:rPr>
                  <w:rFonts w:ascii="Times New Roman" w:hAnsi="Times New Roman" w:cs="Times New Roman"/>
                  <w:rPrChange w:id="257"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58" w:author="Nguyen Thi Thuy Duong" w:date="2019-12-17T16:36:00Z"/>
                <w:rFonts w:ascii="Times New Roman" w:hAnsi="Times New Roman" w:cs="Times New Roman"/>
                <w:rPrChange w:id="259" w:author="Nguyen Thi Thuy Duong" w:date="2019-12-17T16:38:00Z">
                  <w:rPr>
                    <w:ins w:id="260" w:author="Nguyen Thi Thuy Duong" w:date="2019-12-17T16:36:00Z"/>
                    <w:rFonts w:ascii="Times New Roman" w:hAnsi="Times New Roman" w:cs="Times New Roman"/>
                    <w:sz w:val="15"/>
                    <w:szCs w:val="15"/>
                  </w:rPr>
                </w:rPrChange>
              </w:rPr>
            </w:pPr>
            <w:ins w:id="261" w:author="Nguyen Thi Thuy Duong" w:date="2019-12-17T16:36:00Z">
              <w:r w:rsidRPr="00F97B92">
                <w:rPr>
                  <w:rFonts w:ascii="Times New Roman" w:hAnsi="Times New Roman" w:cs="Times New Roman"/>
                  <w:rPrChange w:id="262"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3" w:author="Nguyen Thi Thuy Duong" w:date="2019-12-17T16:36:00Z"/>
                <w:rFonts w:ascii="Times New Roman" w:hAnsi="Times New Roman" w:cs="Times New Roman"/>
                <w:rPrChange w:id="264" w:author="Nguyen Thi Thuy Duong" w:date="2019-12-17T16:38:00Z">
                  <w:rPr>
                    <w:ins w:id="265" w:author="Nguyen Thi Thuy Duong" w:date="2019-12-17T16:36:00Z"/>
                    <w:rFonts w:ascii="Times New Roman" w:hAnsi="Times New Roman" w:cs="Times New Roman"/>
                    <w:sz w:val="15"/>
                    <w:szCs w:val="15"/>
                  </w:rPr>
                </w:rPrChange>
              </w:rPr>
            </w:pPr>
            <w:ins w:id="266" w:author="Nguyen Thi Thuy Duong" w:date="2019-12-17T16:36:00Z">
              <w:r w:rsidRPr="00F97B92">
                <w:rPr>
                  <w:rFonts w:ascii="Times New Roman" w:hAnsi="Times New Roman" w:cs="Times New Roman"/>
                  <w:rPrChange w:id="267"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68"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69" w:author="Nguyen Thi Thuy Duong" w:date="2019-12-17T16:36:00Z"/>
                <w:rFonts w:ascii="Times New Roman" w:hAnsi="Times New Roman" w:cs="Times New Roman"/>
                <w:rPrChange w:id="270" w:author="Nguyen Thi Thuy Duong" w:date="2019-12-17T16:38:00Z">
                  <w:rPr>
                    <w:ins w:id="271" w:author="Nguyen Thi Thuy Duong" w:date="2019-12-17T16:36:00Z"/>
                    <w:rFonts w:ascii="Times New Roman" w:hAnsi="Times New Roman" w:cs="Times New Roman"/>
                    <w:sz w:val="15"/>
                    <w:szCs w:val="15"/>
                  </w:rPr>
                </w:rPrChange>
              </w:rPr>
            </w:pPr>
            <w:ins w:id="272" w:author="Nguyen Thi Thuy Duong" w:date="2019-12-17T16:36:00Z">
              <w:r w:rsidRPr="00F97B92">
                <w:rPr>
                  <w:rFonts w:ascii="Times New Roman" w:hAnsi="Times New Roman" w:cs="Times New Roman"/>
                  <w:rPrChange w:id="273"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4" w:author="Nguyen Thi Thuy Duong" w:date="2019-12-17T16:36:00Z"/>
                <w:rFonts w:ascii="Times New Roman" w:hAnsi="Times New Roman" w:cs="Times New Roman"/>
                <w:rPrChange w:id="275" w:author="Nguyen Thi Thuy Duong" w:date="2019-12-17T16:38:00Z">
                  <w:rPr>
                    <w:ins w:id="276" w:author="Nguyen Thi Thuy Duong" w:date="2019-12-17T16:36:00Z"/>
                    <w:rFonts w:ascii="Times New Roman" w:hAnsi="Times New Roman" w:cs="Times New Roman"/>
                    <w:sz w:val="15"/>
                    <w:szCs w:val="15"/>
                  </w:rPr>
                </w:rPrChange>
              </w:rPr>
            </w:pPr>
            <w:ins w:id="277" w:author="Nguyen Thi Thuy Duong" w:date="2019-12-17T16:36:00Z">
              <w:r w:rsidRPr="00F97B92">
                <w:rPr>
                  <w:rFonts w:ascii="Times New Roman" w:hAnsi="Times New Roman" w:cs="Times New Roman"/>
                  <w:rPrChange w:id="278"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79" w:author="Nguyen Thi Thuy Duong" w:date="2019-12-17T16:36:00Z"/>
                <w:rFonts w:ascii="Times New Roman" w:hAnsi="Times New Roman" w:cs="Times New Roman"/>
                <w:rPrChange w:id="280" w:author="Nguyen Thi Thuy Duong" w:date="2019-12-17T16:38:00Z">
                  <w:rPr>
                    <w:ins w:id="281" w:author="Nguyen Thi Thuy Duong" w:date="2019-12-17T16:36:00Z"/>
                    <w:rFonts w:ascii="Times New Roman" w:hAnsi="Times New Roman" w:cs="Times New Roman"/>
                    <w:sz w:val="15"/>
                    <w:szCs w:val="15"/>
                  </w:rPr>
                </w:rPrChange>
              </w:rPr>
            </w:pPr>
            <w:ins w:id="282" w:author="Nguyen Thi Thuy Duong" w:date="2019-12-17T16:36:00Z">
              <w:r w:rsidRPr="00F97B92">
                <w:rPr>
                  <w:rFonts w:ascii="Times New Roman" w:hAnsi="Times New Roman" w:cs="Times New Roman"/>
                  <w:rPrChange w:id="283"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4" w:author="Nguyen Thi Thuy Duong" w:date="2019-12-17T16:36:00Z"/>
                <w:rFonts w:ascii="Times New Roman" w:hAnsi="Times New Roman" w:cs="Times New Roman"/>
                <w:rPrChange w:id="285" w:author="Nguyen Thi Thuy Duong" w:date="2019-12-17T16:38:00Z">
                  <w:rPr>
                    <w:ins w:id="28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87" w:author="Nguyen Thi Thuy Duong" w:date="2019-12-17T16:36:00Z"/>
                <w:rFonts w:ascii="Times New Roman" w:hAnsi="Times New Roman" w:cs="Times New Roman"/>
                <w:rPrChange w:id="288" w:author="Nguyen Thi Thuy Duong" w:date="2019-12-17T16:38:00Z">
                  <w:rPr>
                    <w:ins w:id="289" w:author="Nguyen Thi Thuy Duong" w:date="2019-12-17T16:36:00Z"/>
                    <w:rFonts w:ascii="Times New Roman" w:hAnsi="Times New Roman" w:cs="Times New Roman"/>
                    <w:sz w:val="15"/>
                    <w:szCs w:val="15"/>
                  </w:rPr>
                </w:rPrChange>
              </w:rPr>
            </w:pPr>
            <w:ins w:id="290" w:author="Nguyen Thi Thuy Duong" w:date="2019-12-17T16:36:00Z">
              <w:r w:rsidRPr="00F97B92">
                <w:rPr>
                  <w:rFonts w:ascii="Times New Roman" w:hAnsi="Times New Roman" w:cs="Times New Roman"/>
                  <w:rPrChange w:id="291"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2" w:author="Nguyen Thi Thuy Duong" w:date="2019-12-17T16:36:00Z"/>
                <w:rFonts w:ascii="Times New Roman" w:hAnsi="Times New Roman" w:cs="Times New Roman"/>
                <w:rPrChange w:id="293" w:author="Nguyen Thi Thuy Duong" w:date="2019-12-17T16:38:00Z">
                  <w:rPr>
                    <w:ins w:id="294" w:author="Nguyen Thi Thuy Duong" w:date="2019-12-17T16:36:00Z"/>
                    <w:rFonts w:ascii="Times New Roman" w:hAnsi="Times New Roman" w:cs="Times New Roman"/>
                    <w:sz w:val="15"/>
                    <w:szCs w:val="15"/>
                  </w:rPr>
                </w:rPrChange>
              </w:rPr>
            </w:pPr>
            <w:ins w:id="295" w:author="Nguyen Thi Thuy Duong" w:date="2019-12-17T16:36:00Z">
              <w:r w:rsidRPr="00F97B92">
                <w:rPr>
                  <w:rFonts w:ascii="Times New Roman" w:hAnsi="Times New Roman" w:cs="Times New Roman"/>
                  <w:rPrChange w:id="296"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9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298" w:author="Nguyen Thi Thuy Duong" w:date="2019-12-17T16:36:00Z"/>
                <w:rFonts w:ascii="Times New Roman" w:hAnsi="Times New Roman" w:cs="Times New Roman"/>
                <w:rPrChange w:id="299" w:author="Nguyen Thi Thuy Duong" w:date="2019-12-17T16:38:00Z">
                  <w:rPr>
                    <w:ins w:id="30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1" w:author="Nguyen Thi Thuy Duong" w:date="2019-12-17T16:36:00Z"/>
                <w:rFonts w:ascii="Times New Roman" w:hAnsi="Times New Roman" w:cs="Times New Roman"/>
                <w:rPrChange w:id="302" w:author="Nguyen Thi Thuy Duong" w:date="2019-12-17T16:38:00Z">
                  <w:rPr>
                    <w:ins w:id="303"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4" w:author="Nguyen Thi Thuy Duong" w:date="2019-12-17T16:36:00Z"/>
                <w:rFonts w:ascii="Times New Roman" w:hAnsi="Times New Roman" w:cs="Times New Roman"/>
                <w:rPrChange w:id="305" w:author="Nguyen Thi Thuy Duong" w:date="2019-12-17T16:38:00Z">
                  <w:rPr>
                    <w:ins w:id="306" w:author="Nguyen Thi Thuy Duong" w:date="2019-12-17T16:36:00Z"/>
                    <w:rFonts w:ascii="Times New Roman" w:hAnsi="Times New Roman" w:cs="Times New Roman"/>
                    <w:sz w:val="15"/>
                    <w:szCs w:val="15"/>
                  </w:rPr>
                </w:rPrChange>
              </w:rPr>
            </w:pPr>
            <w:ins w:id="307" w:author="Nguyen Thi Thuy Duong" w:date="2019-12-17T16:36:00Z">
              <w:r w:rsidRPr="00F97B92">
                <w:rPr>
                  <w:rFonts w:ascii="Times New Roman" w:hAnsi="Times New Roman" w:cs="Times New Roman"/>
                  <w:rPrChange w:id="308"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09" w:author="Nguyen Thi Thuy Duong" w:date="2019-12-17T16:36:00Z"/>
                <w:rFonts w:ascii="Times New Roman" w:hAnsi="Times New Roman" w:cs="Times New Roman"/>
                <w:rPrChange w:id="310" w:author="Nguyen Thi Thuy Duong" w:date="2019-12-17T16:38:00Z">
                  <w:rPr>
                    <w:ins w:id="31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2" w:author="Nguyen Thi Thuy Duong" w:date="2019-12-17T16:36:00Z"/>
                <w:rFonts w:ascii="Times New Roman" w:hAnsi="Times New Roman" w:cs="Times New Roman"/>
                <w:rPrChange w:id="313" w:author="Nguyen Thi Thuy Duong" w:date="2019-12-17T16:38:00Z">
                  <w:rPr>
                    <w:ins w:id="314" w:author="Nguyen Thi Thuy Duong" w:date="2019-12-17T16:36:00Z"/>
                    <w:rFonts w:ascii="Times New Roman" w:hAnsi="Times New Roman" w:cs="Times New Roman"/>
                    <w:sz w:val="15"/>
                    <w:szCs w:val="15"/>
                  </w:rPr>
                </w:rPrChange>
              </w:rPr>
            </w:pPr>
            <w:ins w:id="315" w:author="Nguyen Thi Thuy Duong" w:date="2019-12-17T16:36:00Z">
              <w:r w:rsidRPr="00F97B92">
                <w:rPr>
                  <w:rFonts w:ascii="Times New Roman" w:hAnsi="Times New Roman" w:cs="Times New Roman"/>
                  <w:rPrChange w:id="316"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17" w:author="Nguyen Thi Thuy Duong" w:date="2019-12-17T16:36:00Z"/>
                <w:rFonts w:ascii="Times New Roman" w:hAnsi="Times New Roman" w:cs="Times New Roman"/>
                <w:rPrChange w:id="318" w:author="Nguyen Thi Thuy Duong" w:date="2019-12-17T16:38:00Z">
                  <w:rPr>
                    <w:ins w:id="319" w:author="Nguyen Thi Thuy Duong" w:date="2019-12-17T16:36:00Z"/>
                    <w:rFonts w:ascii="Times New Roman" w:hAnsi="Times New Roman" w:cs="Times New Roman"/>
                    <w:sz w:val="15"/>
                    <w:szCs w:val="15"/>
                  </w:rPr>
                </w:rPrChange>
              </w:rPr>
            </w:pPr>
            <w:ins w:id="320" w:author="Nguyen Thi Thuy Duong" w:date="2019-12-17T16:36:00Z">
              <w:r w:rsidRPr="00F97B92">
                <w:rPr>
                  <w:rFonts w:ascii="Times New Roman" w:hAnsi="Times New Roman" w:cs="Times New Roman"/>
                  <w:rPrChange w:id="321"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3" w:author="Nguyen Thi Thuy Duong" w:date="2019-12-17T16:36:00Z"/>
                <w:rFonts w:ascii="Times New Roman" w:hAnsi="Times New Roman" w:cs="Times New Roman"/>
                <w:rPrChange w:id="324" w:author="Nguyen Thi Thuy Duong" w:date="2019-12-17T16:38:00Z">
                  <w:rPr>
                    <w:ins w:id="325"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6" w:author="Nguyen Thi Thuy Duong" w:date="2019-12-17T16:36:00Z"/>
                <w:rFonts w:ascii="Times New Roman" w:hAnsi="Times New Roman" w:cs="Times New Roman"/>
                <w:rPrChange w:id="327" w:author="Nguyen Thi Thuy Duong" w:date="2019-12-17T16:38:00Z">
                  <w:rPr>
                    <w:ins w:id="328" w:author="Nguyen Thi Thuy Duong" w:date="2019-12-17T16:36:00Z"/>
                    <w:rFonts w:ascii="Times New Roman" w:hAnsi="Times New Roman" w:cs="Times New Roman"/>
                    <w:sz w:val="15"/>
                    <w:szCs w:val="15"/>
                  </w:rPr>
                </w:rPrChange>
              </w:rPr>
            </w:pPr>
            <w:ins w:id="329" w:author="Nguyen Thi Thuy Duong" w:date="2019-12-17T16:36:00Z">
              <w:r w:rsidRPr="00F97B92">
                <w:rPr>
                  <w:rFonts w:ascii="Times New Roman" w:hAnsi="Times New Roman" w:cs="Times New Roman"/>
                  <w:rPrChange w:id="330"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1" w:author="Nguyen Thi Thuy Duong" w:date="2019-12-17T16:36:00Z"/>
                <w:rFonts w:ascii="Times New Roman" w:hAnsi="Times New Roman" w:cs="Times New Roman"/>
                <w:rPrChange w:id="332" w:author="Nguyen Thi Thuy Duong" w:date="2019-12-17T16:38:00Z">
                  <w:rPr>
                    <w:ins w:id="333" w:author="Nguyen Thi Thuy Duong" w:date="2019-12-17T16:36:00Z"/>
                    <w:rFonts w:ascii="Times New Roman" w:hAnsi="Times New Roman" w:cs="Times New Roman"/>
                    <w:sz w:val="15"/>
                    <w:szCs w:val="15"/>
                  </w:rPr>
                </w:rPrChange>
              </w:rPr>
            </w:pPr>
            <w:ins w:id="334" w:author="Nguyen Thi Thuy Duong" w:date="2019-12-17T16:36:00Z">
              <w:r w:rsidRPr="00F97B92">
                <w:rPr>
                  <w:rFonts w:ascii="Times New Roman" w:hAnsi="Times New Roman" w:cs="Times New Roman"/>
                  <w:rPrChange w:id="335"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6" w:author="Nguyen Thi Thuy Duong" w:date="2019-12-17T16:36:00Z"/>
                <w:rFonts w:ascii="Times New Roman" w:hAnsi="Times New Roman" w:cs="Times New Roman"/>
                <w:rPrChange w:id="337" w:author="Nguyen Thi Thuy Duong" w:date="2019-12-17T16:38:00Z">
                  <w:rPr>
                    <w:ins w:id="33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39" w:author="Nguyen Thi Thuy Duong" w:date="2019-12-17T16:36:00Z"/>
                <w:rFonts w:ascii="Times New Roman" w:hAnsi="Times New Roman" w:cs="Times New Roman"/>
                <w:rPrChange w:id="340" w:author="Nguyen Thi Thuy Duong" w:date="2019-12-17T16:38:00Z">
                  <w:rPr>
                    <w:ins w:id="341" w:author="Nguyen Thi Thuy Duong" w:date="2019-12-17T16:36:00Z"/>
                    <w:rFonts w:ascii="Times New Roman" w:hAnsi="Times New Roman" w:cs="Times New Roman"/>
                    <w:sz w:val="15"/>
                    <w:szCs w:val="15"/>
                  </w:rPr>
                </w:rPrChange>
              </w:rPr>
            </w:pPr>
            <w:ins w:id="342" w:author="Nguyen Thi Thuy Duong" w:date="2019-12-17T16:36:00Z">
              <w:r w:rsidRPr="00F97B92">
                <w:rPr>
                  <w:rFonts w:ascii="Times New Roman" w:hAnsi="Times New Roman" w:cs="Times New Roman"/>
                  <w:rPrChange w:id="34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4" w:author="Nguyen Thi Thuy Duong" w:date="2019-12-17T16:36:00Z"/>
                <w:rFonts w:ascii="Times New Roman" w:hAnsi="Times New Roman" w:cs="Times New Roman"/>
                <w:rPrChange w:id="345" w:author="Nguyen Thi Thuy Duong" w:date="2019-12-17T16:38:00Z">
                  <w:rPr>
                    <w:ins w:id="346" w:author="Nguyen Thi Thuy Duong" w:date="2019-12-17T16:36:00Z"/>
                    <w:rFonts w:ascii="Times New Roman" w:hAnsi="Times New Roman" w:cs="Times New Roman"/>
                    <w:sz w:val="15"/>
                    <w:szCs w:val="15"/>
                  </w:rPr>
                </w:rPrChange>
              </w:rPr>
            </w:pPr>
            <w:ins w:id="347" w:author="Nguyen Thi Thuy Duong" w:date="2019-12-17T16:36:00Z">
              <w:r w:rsidRPr="00F97B92">
                <w:rPr>
                  <w:rFonts w:ascii="Times New Roman" w:hAnsi="Times New Roman" w:cs="Times New Roman"/>
                  <w:rPrChange w:id="348"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4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0" w:author="Nguyen Thi Thuy Duong" w:date="2019-12-17T16:36:00Z"/>
                <w:rFonts w:ascii="Times New Roman" w:hAnsi="Times New Roman" w:cs="Times New Roman"/>
                <w:rPrChange w:id="351" w:author="Nguyen Thi Thuy Duong" w:date="2019-12-17T16:38:00Z">
                  <w:rPr>
                    <w:ins w:id="35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3" w:author="Nguyen Thi Thuy Duong" w:date="2019-12-17T16:36:00Z"/>
                <w:rFonts w:ascii="Times New Roman" w:hAnsi="Times New Roman" w:cs="Times New Roman"/>
                <w:rPrChange w:id="354" w:author="Nguyen Thi Thuy Duong" w:date="2019-12-17T16:38:00Z">
                  <w:rPr>
                    <w:ins w:id="35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6" w:author="Nguyen Thi Thuy Duong" w:date="2019-12-17T16:36:00Z"/>
                <w:rFonts w:ascii="Times New Roman" w:hAnsi="Times New Roman" w:cs="Times New Roman"/>
                <w:rPrChange w:id="357" w:author="Nguyen Thi Thuy Duong" w:date="2019-12-17T16:38:00Z">
                  <w:rPr>
                    <w:ins w:id="358" w:author="Nguyen Thi Thuy Duong" w:date="2019-12-17T16:36:00Z"/>
                    <w:rFonts w:ascii="Times New Roman" w:hAnsi="Times New Roman" w:cs="Times New Roman"/>
                    <w:sz w:val="15"/>
                    <w:szCs w:val="15"/>
                  </w:rPr>
                </w:rPrChange>
              </w:rPr>
            </w:pPr>
            <w:ins w:id="359" w:author="Nguyen Thi Thuy Duong" w:date="2019-12-17T16:36:00Z">
              <w:r w:rsidRPr="00F97B92">
                <w:rPr>
                  <w:rFonts w:ascii="Times New Roman" w:hAnsi="Times New Roman" w:cs="Times New Roman"/>
                  <w:rPrChange w:id="360"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1" w:author="Nguyen Thi Thuy Duong" w:date="2019-12-17T16:36:00Z"/>
                <w:rFonts w:ascii="Times New Roman" w:hAnsi="Times New Roman" w:cs="Times New Roman"/>
                <w:rPrChange w:id="362" w:author="Nguyen Thi Thuy Duong" w:date="2019-12-17T16:38:00Z">
                  <w:rPr>
                    <w:ins w:id="36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4" w:author="Nguyen Thi Thuy Duong" w:date="2019-12-17T16:36:00Z"/>
                <w:rFonts w:ascii="Times New Roman" w:hAnsi="Times New Roman" w:cs="Times New Roman"/>
                <w:rPrChange w:id="365" w:author="Nguyen Thi Thuy Duong" w:date="2019-12-17T16:38:00Z">
                  <w:rPr>
                    <w:ins w:id="366" w:author="Nguyen Thi Thuy Duong" w:date="2019-12-17T16:36:00Z"/>
                    <w:rFonts w:ascii="Times New Roman" w:hAnsi="Times New Roman" w:cs="Times New Roman"/>
                    <w:sz w:val="15"/>
                    <w:szCs w:val="15"/>
                  </w:rPr>
                </w:rPrChange>
              </w:rPr>
            </w:pPr>
            <w:ins w:id="367" w:author="Nguyen Thi Thuy Duong" w:date="2019-12-17T16:36:00Z">
              <w:r w:rsidRPr="00F97B92">
                <w:rPr>
                  <w:rFonts w:ascii="Times New Roman" w:hAnsi="Times New Roman" w:cs="Times New Roman"/>
                  <w:rPrChange w:id="368"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69" w:author="Nguyen Thi Thuy Duong" w:date="2019-12-17T16:36:00Z"/>
                <w:rFonts w:ascii="Times New Roman" w:hAnsi="Times New Roman" w:cs="Times New Roman"/>
                <w:rPrChange w:id="370" w:author="Nguyen Thi Thuy Duong" w:date="2019-12-17T16:38:00Z">
                  <w:rPr>
                    <w:ins w:id="371" w:author="Nguyen Thi Thuy Duong" w:date="2019-12-17T16:36:00Z"/>
                    <w:rFonts w:ascii="Times New Roman" w:hAnsi="Times New Roman" w:cs="Times New Roman"/>
                    <w:sz w:val="15"/>
                    <w:szCs w:val="15"/>
                  </w:rPr>
                </w:rPrChange>
              </w:rPr>
            </w:pPr>
            <w:ins w:id="372" w:author="Nguyen Thi Thuy Duong" w:date="2019-12-17T16:36:00Z">
              <w:r w:rsidRPr="00F97B92">
                <w:rPr>
                  <w:rFonts w:ascii="Times New Roman" w:hAnsi="Times New Roman" w:cs="Times New Roman"/>
                  <w:rPrChange w:id="373"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4"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5" w:author="Nguyen Thi Thuy Duong" w:date="2019-12-17T16:36:00Z"/>
                <w:rFonts w:ascii="Times New Roman" w:hAnsi="Times New Roman" w:cs="Times New Roman"/>
                <w:rPrChange w:id="376" w:author="Nguyen Thi Thuy Duong" w:date="2019-12-17T16:38:00Z">
                  <w:rPr>
                    <w:ins w:id="377" w:author="Nguyen Thi Thuy Duong" w:date="2019-12-17T16:36:00Z"/>
                    <w:rFonts w:ascii="Times New Roman" w:hAnsi="Times New Roman" w:cs="Times New Roman"/>
                    <w:sz w:val="15"/>
                    <w:szCs w:val="15"/>
                  </w:rPr>
                </w:rPrChange>
              </w:rPr>
            </w:pPr>
            <w:ins w:id="378" w:author="Nguyen Thi Thuy Duong" w:date="2019-12-17T16:36:00Z">
              <w:r w:rsidRPr="00F97B92">
                <w:rPr>
                  <w:rFonts w:ascii="Times New Roman" w:hAnsi="Times New Roman" w:cs="Times New Roman"/>
                  <w:rPrChange w:id="379"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0" w:author="Nguyen Thi Thuy Duong" w:date="2019-12-17T16:36:00Z"/>
                <w:rFonts w:ascii="Times New Roman" w:hAnsi="Times New Roman" w:cs="Times New Roman"/>
                <w:rPrChange w:id="381" w:author="Nguyen Thi Thuy Duong" w:date="2019-12-17T16:38:00Z">
                  <w:rPr>
                    <w:ins w:id="382" w:author="Nguyen Thi Thuy Duong" w:date="2019-12-17T16:36:00Z"/>
                    <w:rFonts w:ascii="Times New Roman" w:hAnsi="Times New Roman" w:cs="Times New Roman"/>
                    <w:sz w:val="15"/>
                    <w:szCs w:val="15"/>
                  </w:rPr>
                </w:rPrChange>
              </w:rPr>
            </w:pPr>
            <w:ins w:id="383" w:author="Nguyen Thi Thuy Duong" w:date="2019-12-17T16:36:00Z">
              <w:r w:rsidRPr="00F97B92">
                <w:rPr>
                  <w:rFonts w:ascii="Times New Roman" w:hAnsi="Times New Roman" w:cs="Times New Roman"/>
                  <w:rPrChange w:id="384"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5" w:author="Nguyen Thi Thuy Duong" w:date="2019-12-17T16:36:00Z"/>
                <w:rFonts w:ascii="Times New Roman" w:hAnsi="Times New Roman" w:cs="Times New Roman"/>
                <w:rPrChange w:id="386" w:author="Nguyen Thi Thuy Duong" w:date="2019-12-17T16:38:00Z">
                  <w:rPr>
                    <w:ins w:id="387" w:author="Nguyen Thi Thuy Duong" w:date="2019-12-17T16:36:00Z"/>
                    <w:rFonts w:ascii="Times New Roman" w:hAnsi="Times New Roman" w:cs="Times New Roman"/>
                    <w:sz w:val="15"/>
                    <w:szCs w:val="15"/>
                  </w:rPr>
                </w:rPrChange>
              </w:rPr>
            </w:pPr>
            <w:ins w:id="388" w:author="Nguyen Thi Thuy Duong" w:date="2019-12-17T16:36:00Z">
              <w:r w:rsidRPr="00F97B92">
                <w:rPr>
                  <w:rFonts w:ascii="Times New Roman" w:hAnsi="Times New Roman" w:cs="Times New Roman"/>
                  <w:rPrChange w:id="389"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0" w:author="Nguyen Thi Thuy Duong" w:date="2019-12-17T16:36:00Z"/>
                <w:rFonts w:ascii="Times New Roman" w:hAnsi="Times New Roman" w:cs="Times New Roman"/>
                <w:rPrChange w:id="391" w:author="Nguyen Thi Thuy Duong" w:date="2019-12-17T16:38:00Z">
                  <w:rPr>
                    <w:ins w:id="392" w:author="Nguyen Thi Thuy Duong" w:date="2019-12-17T16:36:00Z"/>
                    <w:rFonts w:ascii="Times New Roman" w:hAnsi="Times New Roman" w:cs="Times New Roman"/>
                    <w:sz w:val="15"/>
                    <w:szCs w:val="15"/>
                  </w:rPr>
                </w:rPrChange>
              </w:rPr>
            </w:pPr>
            <w:ins w:id="393" w:author="Nguyen Thi Thuy Duong" w:date="2019-12-17T16:36:00Z">
              <w:r w:rsidRPr="00F97B92">
                <w:rPr>
                  <w:rFonts w:ascii="Times New Roman" w:hAnsi="Times New Roman" w:cs="Times New Roman"/>
                  <w:rPrChange w:id="394"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5" w:author="Nguyen Thi Thuy Duong" w:date="2019-12-17T16:36:00Z"/>
                <w:rFonts w:ascii="Times New Roman" w:hAnsi="Times New Roman" w:cs="Times New Roman"/>
                <w:rPrChange w:id="396" w:author="Nguyen Thi Thuy Duong" w:date="2019-12-17T16:38:00Z">
                  <w:rPr>
                    <w:ins w:id="397" w:author="Nguyen Thi Thuy Duong" w:date="2019-12-17T16:36:00Z"/>
                    <w:rFonts w:ascii="Times New Roman" w:hAnsi="Times New Roman" w:cs="Times New Roman"/>
                    <w:sz w:val="15"/>
                    <w:szCs w:val="15"/>
                  </w:rPr>
                </w:rPrChange>
              </w:rPr>
            </w:pPr>
            <w:ins w:id="398" w:author="Nguyen Thi Thuy Duong" w:date="2019-12-17T16:36:00Z">
              <w:r w:rsidRPr="00F97B92">
                <w:rPr>
                  <w:rFonts w:ascii="Times New Roman" w:hAnsi="Times New Roman" w:cs="Times New Roman"/>
                  <w:rPrChange w:id="399"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0" w:author="Nguyen Thi Thuy Duong" w:date="2019-12-17T16:36:00Z"/>
                <w:rFonts w:ascii="Times New Roman" w:hAnsi="Times New Roman" w:cs="Times New Roman"/>
                <w:rPrChange w:id="401" w:author="Nguyen Thi Thuy Duong" w:date="2019-12-17T16:38:00Z">
                  <w:rPr>
                    <w:ins w:id="402" w:author="Nguyen Thi Thuy Duong" w:date="2019-12-17T16:36:00Z"/>
                    <w:rFonts w:ascii="Times New Roman" w:hAnsi="Times New Roman" w:cs="Times New Roman"/>
                    <w:sz w:val="15"/>
                    <w:szCs w:val="15"/>
                  </w:rPr>
                </w:rPrChange>
              </w:rPr>
            </w:pPr>
            <w:ins w:id="403" w:author="Nguyen Thi Thuy Duong" w:date="2019-12-17T16:36:00Z">
              <w:r w:rsidRPr="00F97B92">
                <w:rPr>
                  <w:rFonts w:ascii="Times New Roman" w:hAnsi="Times New Roman" w:cs="Times New Roman"/>
                  <w:rPrChange w:id="404"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6" w:author="Nguyen Thi Thuy Duong" w:date="2019-12-17T16:36:00Z"/>
                <w:rFonts w:ascii="Times New Roman" w:hAnsi="Times New Roman" w:cs="Times New Roman"/>
                <w:rPrChange w:id="407" w:author="Nguyen Thi Thuy Duong" w:date="2019-12-17T16:38:00Z">
                  <w:rPr>
                    <w:ins w:id="40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09" w:author="Nguyen Thi Thuy Duong" w:date="2019-12-17T16:36:00Z"/>
                <w:rFonts w:ascii="Times New Roman" w:hAnsi="Times New Roman" w:cs="Times New Roman"/>
                <w:rPrChange w:id="410" w:author="Nguyen Thi Thuy Duong" w:date="2019-12-17T16:38:00Z">
                  <w:rPr>
                    <w:ins w:id="41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2" w:author="Nguyen Thi Thuy Duong" w:date="2019-12-17T16:36:00Z"/>
                <w:rFonts w:ascii="Times New Roman" w:hAnsi="Times New Roman" w:cs="Times New Roman"/>
                <w:rPrChange w:id="413" w:author="Nguyen Thi Thuy Duong" w:date="2019-12-17T16:38:00Z">
                  <w:rPr>
                    <w:ins w:id="41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5" w:author="Nguyen Thi Thuy Duong" w:date="2019-12-17T16:36:00Z"/>
                <w:rFonts w:ascii="Times New Roman" w:hAnsi="Times New Roman" w:cs="Times New Roman"/>
                <w:rPrChange w:id="416" w:author="Nguyen Thi Thuy Duong" w:date="2019-12-17T16:38:00Z">
                  <w:rPr>
                    <w:ins w:id="417" w:author="Nguyen Thi Thuy Duong" w:date="2019-12-17T16:36:00Z"/>
                    <w:rFonts w:ascii="Times New Roman" w:hAnsi="Times New Roman" w:cs="Times New Roman"/>
                    <w:sz w:val="15"/>
                    <w:szCs w:val="15"/>
                  </w:rPr>
                </w:rPrChange>
              </w:rPr>
            </w:pPr>
            <w:ins w:id="418" w:author="Nguyen Thi Thuy Duong" w:date="2019-12-17T16:36:00Z">
              <w:r w:rsidRPr="00F97B92">
                <w:rPr>
                  <w:rFonts w:ascii="Times New Roman" w:hAnsi="Times New Roman" w:cs="Times New Roman"/>
                  <w:rPrChange w:id="419"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0" w:author="Nguyen Thi Thuy Duong" w:date="2019-12-17T16:36:00Z"/>
                <w:rFonts w:ascii="Times New Roman" w:hAnsi="Times New Roman" w:cs="Times New Roman"/>
                <w:rPrChange w:id="421" w:author="Nguyen Thi Thuy Duong" w:date="2019-12-17T16:38:00Z">
                  <w:rPr>
                    <w:ins w:id="422" w:author="Nguyen Thi Thuy Duong" w:date="2019-12-17T16:36:00Z"/>
                    <w:rFonts w:ascii="Times New Roman" w:hAnsi="Times New Roman" w:cs="Times New Roman"/>
                    <w:sz w:val="15"/>
                    <w:szCs w:val="15"/>
                  </w:rPr>
                </w:rPrChange>
              </w:rPr>
            </w:pPr>
            <w:ins w:id="423" w:author="Nguyen Thi Thuy Duong" w:date="2019-12-17T16:36:00Z">
              <w:r w:rsidRPr="00F97B92">
                <w:rPr>
                  <w:rFonts w:ascii="Times New Roman" w:hAnsi="Times New Roman" w:cs="Times New Roman"/>
                  <w:rPrChange w:id="42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5" w:author="Nguyen Thi Thuy Duong" w:date="2019-12-17T16:36:00Z"/>
                <w:rFonts w:ascii="Times New Roman" w:hAnsi="Times New Roman" w:cs="Times New Roman"/>
                <w:rPrChange w:id="426" w:author="Nguyen Thi Thuy Duong" w:date="2019-12-17T16:38:00Z">
                  <w:rPr>
                    <w:ins w:id="427" w:author="Nguyen Thi Thuy Duong" w:date="2019-12-17T16:36:00Z"/>
                    <w:rFonts w:ascii="Times New Roman" w:hAnsi="Times New Roman" w:cs="Times New Roman"/>
                    <w:sz w:val="15"/>
                    <w:szCs w:val="15"/>
                  </w:rPr>
                </w:rPrChange>
              </w:rPr>
            </w:pPr>
            <w:ins w:id="428" w:author="Nguyen Thi Thuy Duong" w:date="2019-12-17T16:36:00Z">
              <w:r w:rsidRPr="00F97B92">
                <w:rPr>
                  <w:rFonts w:ascii="Times New Roman" w:hAnsi="Times New Roman" w:cs="Times New Roman"/>
                  <w:rPrChange w:id="429"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1" w:author="Nguyen Thi Thuy Duong" w:date="2019-12-17T16:36:00Z"/>
                <w:rFonts w:ascii="Times New Roman" w:hAnsi="Times New Roman" w:cs="Times New Roman"/>
                <w:rPrChange w:id="432" w:author="Nguyen Thi Thuy Duong" w:date="2019-12-17T16:38:00Z">
                  <w:rPr>
                    <w:ins w:id="43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4" w:author="Nguyen Thi Thuy Duong" w:date="2019-12-17T16:36:00Z"/>
                <w:rFonts w:ascii="Times New Roman" w:hAnsi="Times New Roman" w:cs="Times New Roman"/>
                <w:rPrChange w:id="435" w:author="Nguyen Thi Thuy Duong" w:date="2019-12-17T16:38:00Z">
                  <w:rPr>
                    <w:ins w:id="43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37" w:author="Nguyen Thi Thuy Duong" w:date="2019-12-17T16:36:00Z"/>
                <w:rFonts w:ascii="Times New Roman" w:hAnsi="Times New Roman" w:cs="Times New Roman"/>
                <w:rPrChange w:id="438" w:author="Nguyen Thi Thuy Duong" w:date="2019-12-17T16:38:00Z">
                  <w:rPr>
                    <w:ins w:id="43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0" w:author="Nguyen Thi Thuy Duong" w:date="2019-12-17T16:36:00Z"/>
                <w:rFonts w:ascii="Times New Roman" w:hAnsi="Times New Roman" w:cs="Times New Roman"/>
                <w:rPrChange w:id="441" w:author="Nguyen Thi Thuy Duong" w:date="2019-12-17T16:38:00Z">
                  <w:rPr>
                    <w:ins w:id="442" w:author="Nguyen Thi Thuy Duong" w:date="2019-12-17T16:36:00Z"/>
                    <w:rFonts w:ascii="Times New Roman" w:hAnsi="Times New Roman" w:cs="Times New Roman"/>
                    <w:sz w:val="15"/>
                    <w:szCs w:val="15"/>
                  </w:rPr>
                </w:rPrChange>
              </w:rPr>
            </w:pPr>
            <w:ins w:id="443" w:author="Nguyen Thi Thuy Duong" w:date="2019-12-17T16:36:00Z">
              <w:r w:rsidRPr="00F97B92">
                <w:rPr>
                  <w:rFonts w:ascii="Times New Roman" w:hAnsi="Times New Roman" w:cs="Times New Roman"/>
                  <w:rPrChange w:id="444"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5" w:author="Nguyen Thi Thuy Duong" w:date="2019-12-17T16:36:00Z"/>
                <w:rFonts w:ascii="Times New Roman" w:hAnsi="Times New Roman" w:cs="Times New Roman"/>
                <w:rPrChange w:id="446" w:author="Nguyen Thi Thuy Duong" w:date="2019-12-17T16:38:00Z">
                  <w:rPr>
                    <w:ins w:id="447" w:author="Nguyen Thi Thuy Duong" w:date="2019-12-17T16:36:00Z"/>
                    <w:rFonts w:ascii="Times New Roman" w:hAnsi="Times New Roman" w:cs="Times New Roman"/>
                    <w:sz w:val="15"/>
                    <w:szCs w:val="15"/>
                  </w:rPr>
                </w:rPrChange>
              </w:rPr>
            </w:pPr>
            <w:ins w:id="448" w:author="Nguyen Thi Thuy Duong" w:date="2019-12-17T16:36:00Z">
              <w:r w:rsidRPr="00F97B92">
                <w:rPr>
                  <w:rFonts w:ascii="Times New Roman" w:hAnsi="Times New Roman" w:cs="Times New Roman"/>
                  <w:rPrChange w:id="449"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0" w:author="Nguyen Thi Thuy Duong" w:date="2019-12-17T16:36:00Z"/>
                <w:rFonts w:ascii="Times New Roman" w:hAnsi="Times New Roman" w:cs="Times New Roman"/>
                <w:rPrChange w:id="451" w:author="Nguyen Thi Thuy Duong" w:date="2019-12-17T16:38:00Z">
                  <w:rPr>
                    <w:ins w:id="452" w:author="Nguyen Thi Thuy Duong" w:date="2019-12-17T16:36:00Z"/>
                    <w:rFonts w:ascii="Times New Roman" w:hAnsi="Times New Roman" w:cs="Times New Roman"/>
                    <w:sz w:val="15"/>
                    <w:szCs w:val="15"/>
                  </w:rPr>
                </w:rPrChange>
              </w:rPr>
            </w:pPr>
            <w:ins w:id="453" w:author="Nguyen Thi Thuy Duong" w:date="2019-12-17T16:36:00Z">
              <w:r w:rsidRPr="00F97B92">
                <w:rPr>
                  <w:rFonts w:ascii="Times New Roman" w:hAnsi="Times New Roman" w:cs="Times New Roman"/>
                  <w:rPrChange w:id="454"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6" w:author="Nguyen Thi Thuy Duong" w:date="2019-12-17T16:36:00Z"/>
                <w:rFonts w:ascii="Times New Roman" w:hAnsi="Times New Roman" w:cs="Times New Roman"/>
                <w:rPrChange w:id="457" w:author="Nguyen Thi Thuy Duong" w:date="2019-12-17T16:38:00Z">
                  <w:rPr>
                    <w:ins w:id="45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59" w:author="Nguyen Thi Thuy Duong" w:date="2019-12-17T16:36:00Z"/>
                <w:rFonts w:ascii="Times New Roman" w:hAnsi="Times New Roman" w:cs="Times New Roman"/>
                <w:rPrChange w:id="460" w:author="Nguyen Thi Thuy Duong" w:date="2019-12-17T16:38:00Z">
                  <w:rPr>
                    <w:ins w:id="461"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2" w:author="Nguyen Thi Thuy Duong" w:date="2019-12-17T16:36:00Z"/>
                <w:rFonts w:ascii="Times New Roman" w:hAnsi="Times New Roman" w:cs="Times New Roman"/>
                <w:rPrChange w:id="463" w:author="Nguyen Thi Thuy Duong" w:date="2019-12-17T16:38:00Z">
                  <w:rPr>
                    <w:ins w:id="464" w:author="Nguyen Thi Thuy Duong" w:date="2019-12-17T16:36:00Z"/>
                    <w:rFonts w:ascii="Times New Roman" w:hAnsi="Times New Roman" w:cs="Times New Roman"/>
                    <w:sz w:val="15"/>
                    <w:szCs w:val="15"/>
                  </w:rPr>
                </w:rPrChange>
              </w:rPr>
            </w:pPr>
            <w:ins w:id="465" w:author="Nguyen Thi Thuy Duong" w:date="2019-12-17T16:36:00Z">
              <w:r w:rsidRPr="00F97B92">
                <w:rPr>
                  <w:rFonts w:ascii="Times New Roman" w:hAnsi="Times New Roman" w:cs="Times New Roman"/>
                  <w:rPrChange w:id="466"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67" w:author="Nguyen Thi Thuy Duong" w:date="2019-12-17T16:36:00Z"/>
                <w:rFonts w:ascii="Times New Roman" w:hAnsi="Times New Roman" w:cs="Times New Roman"/>
                <w:rPrChange w:id="468" w:author="Nguyen Thi Thuy Duong" w:date="2019-12-17T16:38:00Z">
                  <w:rPr>
                    <w:ins w:id="469" w:author="Nguyen Thi Thuy Duong" w:date="2019-12-17T16:36:00Z"/>
                    <w:rFonts w:ascii="Times New Roman" w:hAnsi="Times New Roman" w:cs="Times New Roman"/>
                    <w:sz w:val="15"/>
                    <w:szCs w:val="15"/>
                  </w:rPr>
                </w:rPrChange>
              </w:rPr>
            </w:pPr>
            <w:ins w:id="470" w:author="Nguyen Thi Thuy Duong" w:date="2019-12-17T16:36:00Z">
              <w:r w:rsidRPr="00F97B92">
                <w:rPr>
                  <w:rFonts w:ascii="Times New Roman" w:hAnsi="Times New Roman" w:cs="Times New Roman"/>
                  <w:rPrChange w:id="471"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2" w:author="Nguyen Thi Thuy Duong" w:date="2019-12-17T16:36:00Z"/>
                <w:rFonts w:ascii="Times New Roman" w:hAnsi="Times New Roman" w:cs="Times New Roman"/>
                <w:rPrChange w:id="473" w:author="Nguyen Thi Thuy Duong" w:date="2019-12-17T16:38:00Z">
                  <w:rPr>
                    <w:ins w:id="474" w:author="Nguyen Thi Thuy Duong" w:date="2019-12-17T16:36:00Z"/>
                    <w:rFonts w:ascii="Times New Roman" w:hAnsi="Times New Roman" w:cs="Times New Roman"/>
                    <w:sz w:val="15"/>
                    <w:szCs w:val="15"/>
                  </w:rPr>
                </w:rPrChange>
              </w:rPr>
            </w:pPr>
            <w:ins w:id="475" w:author="Nguyen Thi Thuy Duong" w:date="2019-12-17T16:36:00Z">
              <w:r w:rsidRPr="00F97B92">
                <w:rPr>
                  <w:rFonts w:ascii="Times New Roman" w:hAnsi="Times New Roman" w:cs="Times New Roman"/>
                  <w:rPrChange w:id="476"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77" w:author="Nguyen Thi Thuy Duong" w:date="2019-12-17T16:36:00Z"/>
                <w:rFonts w:ascii="Times New Roman" w:hAnsi="Times New Roman" w:cs="Times New Roman"/>
                <w:rPrChange w:id="478" w:author="Nguyen Thi Thuy Duong" w:date="2019-12-17T16:38:00Z">
                  <w:rPr>
                    <w:ins w:id="479" w:author="Nguyen Thi Thuy Duong" w:date="2019-12-17T16:36:00Z"/>
                    <w:rFonts w:ascii="Times New Roman" w:hAnsi="Times New Roman" w:cs="Times New Roman"/>
                    <w:sz w:val="15"/>
                    <w:szCs w:val="15"/>
                  </w:rPr>
                </w:rPrChange>
              </w:rPr>
            </w:pPr>
            <w:ins w:id="480" w:author="Nguyen Thi Thuy Duong" w:date="2019-12-17T16:36:00Z">
              <w:r w:rsidRPr="00F97B92">
                <w:rPr>
                  <w:rFonts w:ascii="Times New Roman" w:hAnsi="Times New Roman" w:cs="Times New Roman"/>
                  <w:rPrChange w:id="481"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3" w:author="Nguyen Thi Thuy Duong" w:date="2019-12-17T16:36:00Z"/>
                <w:rFonts w:ascii="Times New Roman" w:hAnsi="Times New Roman" w:cs="Times New Roman"/>
                <w:rPrChange w:id="484" w:author="Nguyen Thi Thuy Duong" w:date="2019-12-17T16:38:00Z">
                  <w:rPr>
                    <w:ins w:id="48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6" w:author="Nguyen Thi Thuy Duong" w:date="2019-12-17T16:36:00Z"/>
                <w:rFonts w:ascii="Times New Roman" w:hAnsi="Times New Roman" w:cs="Times New Roman"/>
                <w:rPrChange w:id="487" w:author="Nguyen Thi Thuy Duong" w:date="2019-12-17T16:38:00Z">
                  <w:rPr>
                    <w:ins w:id="48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89" w:author="Nguyen Thi Thuy Duong" w:date="2019-12-17T16:36:00Z"/>
                <w:rFonts w:ascii="Times New Roman" w:hAnsi="Times New Roman" w:cs="Times New Roman"/>
                <w:rPrChange w:id="490" w:author="Nguyen Thi Thuy Duong" w:date="2019-12-17T16:38:00Z">
                  <w:rPr>
                    <w:ins w:id="49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2" w:author="Nguyen Thi Thuy Duong" w:date="2019-12-17T16:36:00Z"/>
                <w:rFonts w:ascii="Times New Roman" w:hAnsi="Times New Roman" w:cs="Times New Roman"/>
                <w:rPrChange w:id="493" w:author="Nguyen Thi Thuy Duong" w:date="2019-12-17T16:38:00Z">
                  <w:rPr>
                    <w:ins w:id="494" w:author="Nguyen Thi Thuy Duong" w:date="2019-12-17T16:36:00Z"/>
                    <w:rFonts w:ascii="Times New Roman" w:hAnsi="Times New Roman" w:cs="Times New Roman"/>
                    <w:sz w:val="15"/>
                    <w:szCs w:val="15"/>
                  </w:rPr>
                </w:rPrChange>
              </w:rPr>
            </w:pPr>
            <w:ins w:id="495" w:author="Nguyen Thi Thuy Duong" w:date="2019-12-17T16:36:00Z">
              <w:r w:rsidRPr="00F97B92">
                <w:rPr>
                  <w:rFonts w:ascii="Times New Roman" w:hAnsi="Times New Roman" w:cs="Times New Roman"/>
                  <w:rPrChange w:id="496"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97" w:author="Nguyen Thi Thuy Duong" w:date="2019-12-17T16:36:00Z"/>
                <w:rFonts w:ascii="Times New Roman" w:hAnsi="Times New Roman" w:cs="Times New Roman"/>
                <w:rPrChange w:id="498" w:author="Nguyen Thi Thuy Duong" w:date="2019-12-17T16:38:00Z">
                  <w:rPr>
                    <w:ins w:id="499" w:author="Nguyen Thi Thuy Duong" w:date="2019-12-17T16:36:00Z"/>
                    <w:rFonts w:ascii="Times New Roman" w:hAnsi="Times New Roman" w:cs="Times New Roman"/>
                    <w:sz w:val="15"/>
                    <w:szCs w:val="15"/>
                  </w:rPr>
                </w:rPrChange>
              </w:rPr>
            </w:pPr>
            <w:ins w:id="500" w:author="Nguyen Thi Thuy Duong" w:date="2019-12-17T16:36:00Z">
              <w:r w:rsidRPr="00F97B92">
                <w:rPr>
                  <w:rFonts w:ascii="Times New Roman" w:hAnsi="Times New Roman" w:cs="Times New Roman"/>
                  <w:rPrChange w:id="501"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2" w:author="Nguyen Thi Thuy Duong" w:date="2019-12-17T16:36:00Z"/>
                <w:rFonts w:ascii="Times New Roman" w:hAnsi="Times New Roman" w:cs="Times New Roman"/>
                <w:rPrChange w:id="503" w:author="Nguyen Thi Thuy Duong" w:date="2019-12-17T16:38:00Z">
                  <w:rPr>
                    <w:ins w:id="504" w:author="Nguyen Thi Thuy Duong" w:date="2019-12-17T16:36:00Z"/>
                    <w:rFonts w:ascii="Times New Roman" w:hAnsi="Times New Roman" w:cs="Times New Roman"/>
                    <w:sz w:val="15"/>
                    <w:szCs w:val="15"/>
                  </w:rPr>
                </w:rPrChange>
              </w:rPr>
            </w:pPr>
            <w:ins w:id="505" w:author="Nguyen Thi Thuy Duong" w:date="2019-12-17T16:36:00Z">
              <w:r w:rsidRPr="00F97B92">
                <w:rPr>
                  <w:rFonts w:ascii="Times New Roman" w:hAnsi="Times New Roman" w:cs="Times New Roman"/>
                  <w:rPrChange w:id="506"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08" w:author="Nguyen Thi Thuy Duong" w:date="2019-12-17T16:36:00Z"/>
                <w:rFonts w:ascii="Times New Roman" w:hAnsi="Times New Roman" w:cs="Times New Roman"/>
                <w:rPrChange w:id="509" w:author="Nguyen Thi Thuy Duong" w:date="2019-12-17T16:38:00Z">
                  <w:rPr>
                    <w:ins w:id="5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1" w:author="Nguyen Thi Thuy Duong" w:date="2019-12-17T16:36:00Z"/>
                <w:rFonts w:ascii="Times New Roman" w:hAnsi="Times New Roman" w:cs="Times New Roman"/>
                <w:rPrChange w:id="512" w:author="Nguyen Thi Thuy Duong" w:date="2019-12-17T16:38:00Z">
                  <w:rPr>
                    <w:ins w:id="5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4" w:author="Nguyen Thi Thuy Duong" w:date="2019-12-17T16:36:00Z"/>
                <w:rFonts w:ascii="Times New Roman" w:hAnsi="Times New Roman" w:cs="Times New Roman"/>
                <w:rPrChange w:id="515" w:author="Nguyen Thi Thuy Duong" w:date="2019-12-17T16:38:00Z">
                  <w:rPr>
                    <w:ins w:id="51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17" w:author="Nguyen Thi Thuy Duong" w:date="2019-12-17T16:36:00Z"/>
                <w:rFonts w:ascii="Times New Roman" w:hAnsi="Times New Roman" w:cs="Times New Roman"/>
                <w:rPrChange w:id="518" w:author="Nguyen Thi Thuy Duong" w:date="2019-12-17T16:38:00Z">
                  <w:rPr>
                    <w:ins w:id="519" w:author="Nguyen Thi Thuy Duong" w:date="2019-12-17T16:36:00Z"/>
                    <w:rFonts w:ascii="Times New Roman" w:hAnsi="Times New Roman" w:cs="Times New Roman"/>
                    <w:sz w:val="15"/>
                    <w:szCs w:val="15"/>
                  </w:rPr>
                </w:rPrChange>
              </w:rPr>
            </w:pPr>
            <w:ins w:id="520" w:author="Nguyen Thi Thuy Duong" w:date="2019-12-17T16:36:00Z">
              <w:r w:rsidRPr="00F97B92">
                <w:rPr>
                  <w:rFonts w:ascii="Times New Roman" w:hAnsi="Times New Roman" w:cs="Times New Roman"/>
                  <w:rPrChange w:id="521"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2" w:author="Nguyen Thi Thuy Duong" w:date="2019-12-17T16:36:00Z"/>
                <w:rFonts w:ascii="Times New Roman" w:hAnsi="Times New Roman" w:cs="Times New Roman"/>
                <w:rPrChange w:id="523" w:author="Nguyen Thi Thuy Duong" w:date="2019-12-17T16:38:00Z">
                  <w:rPr>
                    <w:ins w:id="524" w:author="Nguyen Thi Thuy Duong" w:date="2019-12-17T16:36:00Z"/>
                    <w:rFonts w:ascii="Times New Roman" w:hAnsi="Times New Roman" w:cs="Times New Roman"/>
                    <w:sz w:val="15"/>
                    <w:szCs w:val="15"/>
                  </w:rPr>
                </w:rPrChange>
              </w:rPr>
            </w:pPr>
            <w:ins w:id="525" w:author="Nguyen Thi Thuy Duong" w:date="2019-12-17T16:36:00Z">
              <w:r w:rsidRPr="00F97B92">
                <w:rPr>
                  <w:rFonts w:ascii="Times New Roman" w:hAnsi="Times New Roman" w:cs="Times New Roman"/>
                  <w:rPrChange w:id="526"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27" w:author="Nguyen Thi Thuy Duong" w:date="2019-12-17T16:36:00Z"/>
                <w:rFonts w:ascii="Times New Roman" w:hAnsi="Times New Roman" w:cs="Times New Roman"/>
                <w:rPrChange w:id="528" w:author="Nguyen Thi Thuy Duong" w:date="2019-12-17T16:38:00Z">
                  <w:rPr>
                    <w:ins w:id="529" w:author="Nguyen Thi Thuy Duong" w:date="2019-12-17T16:36:00Z"/>
                    <w:rFonts w:ascii="Times New Roman" w:hAnsi="Times New Roman" w:cs="Times New Roman"/>
                    <w:sz w:val="15"/>
                    <w:szCs w:val="15"/>
                  </w:rPr>
                </w:rPrChange>
              </w:rPr>
            </w:pPr>
            <w:ins w:id="530" w:author="Nguyen Thi Thuy Duong" w:date="2019-12-17T16:36:00Z">
              <w:r w:rsidRPr="00F97B92">
                <w:rPr>
                  <w:rFonts w:ascii="Times New Roman" w:hAnsi="Times New Roman" w:cs="Times New Roman"/>
                  <w:rPrChange w:id="531"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3" w:author="Nguyen Thi Thuy Duong" w:date="2019-12-17T16:36:00Z"/>
                <w:rFonts w:ascii="Times New Roman" w:hAnsi="Times New Roman" w:cs="Times New Roman"/>
                <w:rPrChange w:id="534" w:author="Nguyen Thi Thuy Duong" w:date="2019-12-17T16:38:00Z">
                  <w:rPr>
                    <w:ins w:id="535"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6" w:author="Nguyen Thi Thuy Duong" w:date="2019-12-17T16:36:00Z"/>
                <w:rFonts w:ascii="Times New Roman" w:hAnsi="Times New Roman" w:cs="Times New Roman"/>
                <w:rPrChange w:id="537" w:author="Nguyen Thi Thuy Duong" w:date="2019-12-17T16:38:00Z">
                  <w:rPr>
                    <w:ins w:id="538" w:author="Nguyen Thi Thuy Duong" w:date="2019-12-17T16:36:00Z"/>
                    <w:rFonts w:ascii="Times New Roman" w:hAnsi="Times New Roman" w:cs="Times New Roman"/>
                    <w:sz w:val="15"/>
                    <w:szCs w:val="15"/>
                  </w:rPr>
                </w:rPrChange>
              </w:rPr>
            </w:pPr>
            <w:ins w:id="539" w:author="Nguyen Thi Thuy Duong" w:date="2019-12-17T16:36:00Z">
              <w:r w:rsidRPr="00F97B92">
                <w:rPr>
                  <w:rFonts w:ascii="Times New Roman" w:hAnsi="Times New Roman" w:cs="Times New Roman"/>
                  <w:rPrChange w:id="540"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1" w:author="Nguyen Thi Thuy Duong" w:date="2019-12-17T16:36:00Z"/>
                <w:rFonts w:ascii="Times New Roman" w:hAnsi="Times New Roman" w:cs="Times New Roman"/>
                <w:rPrChange w:id="542" w:author="Nguyen Thi Thuy Duong" w:date="2019-12-17T16:38:00Z">
                  <w:rPr>
                    <w:ins w:id="543" w:author="Nguyen Thi Thuy Duong" w:date="2019-12-17T16:36:00Z"/>
                    <w:rFonts w:ascii="Times New Roman" w:hAnsi="Times New Roman" w:cs="Times New Roman"/>
                    <w:sz w:val="15"/>
                    <w:szCs w:val="15"/>
                  </w:rPr>
                </w:rPrChange>
              </w:rPr>
            </w:pPr>
            <w:ins w:id="544" w:author="Nguyen Thi Thuy Duong" w:date="2019-12-17T16:36:00Z">
              <w:r w:rsidRPr="00F97B92">
                <w:rPr>
                  <w:rFonts w:ascii="Times New Roman" w:hAnsi="Times New Roman" w:cs="Times New Roman"/>
                  <w:rPrChange w:id="545"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6" w:author="Nguyen Thi Thuy Duong" w:date="2019-12-17T16:36:00Z"/>
                <w:rFonts w:ascii="Times New Roman" w:hAnsi="Times New Roman" w:cs="Times New Roman"/>
                <w:rPrChange w:id="547" w:author="Nguyen Thi Thuy Duong" w:date="2019-12-17T16:38:00Z">
                  <w:rPr>
                    <w:ins w:id="548" w:author="Nguyen Thi Thuy Duong" w:date="2019-12-17T16:36:00Z"/>
                    <w:rFonts w:ascii="Times New Roman" w:hAnsi="Times New Roman" w:cs="Times New Roman"/>
                    <w:sz w:val="15"/>
                    <w:szCs w:val="15"/>
                  </w:rPr>
                </w:rPrChange>
              </w:rPr>
            </w:pPr>
            <w:ins w:id="549" w:author="Nguyen Thi Thuy Duong" w:date="2019-12-17T16:36:00Z">
              <w:r w:rsidRPr="00F97B92">
                <w:rPr>
                  <w:rFonts w:ascii="Times New Roman" w:hAnsi="Times New Roman" w:cs="Times New Roman"/>
                  <w:rPrChange w:id="550"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1" w:author="Nguyen Thi Thuy Duong" w:date="2019-12-17T16:36:00Z"/>
                <w:rFonts w:ascii="Times New Roman" w:hAnsi="Times New Roman" w:cs="Times New Roman"/>
                <w:rPrChange w:id="552" w:author="Nguyen Thi Thuy Duong" w:date="2019-12-17T16:38:00Z">
                  <w:rPr>
                    <w:ins w:id="553" w:author="Nguyen Thi Thuy Duong" w:date="2019-12-17T16:36:00Z"/>
                    <w:rFonts w:ascii="Times New Roman" w:hAnsi="Times New Roman" w:cs="Times New Roman"/>
                    <w:sz w:val="15"/>
                    <w:szCs w:val="15"/>
                  </w:rPr>
                </w:rPrChange>
              </w:rPr>
            </w:pPr>
            <w:ins w:id="554" w:author="Nguyen Thi Thuy Duong" w:date="2019-12-17T16:36:00Z">
              <w:r w:rsidRPr="00F97B92">
                <w:rPr>
                  <w:rFonts w:ascii="Times New Roman" w:hAnsi="Times New Roman" w:cs="Times New Roman"/>
                  <w:rPrChange w:id="555"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6" w:author="Nguyen Thi Thuy Duong" w:date="2019-12-17T16:36:00Z"/>
                <w:rFonts w:ascii="Times New Roman" w:hAnsi="Times New Roman" w:cs="Times New Roman"/>
                <w:rPrChange w:id="557" w:author="Nguyen Thi Thuy Duong" w:date="2019-12-17T16:38:00Z">
                  <w:rPr>
                    <w:ins w:id="558" w:author="Nguyen Thi Thuy Duong" w:date="2019-12-17T16:36:00Z"/>
                    <w:rFonts w:ascii="Times New Roman" w:hAnsi="Times New Roman" w:cs="Times New Roman"/>
                    <w:sz w:val="15"/>
                    <w:szCs w:val="15"/>
                  </w:rPr>
                </w:rPrChange>
              </w:rPr>
            </w:pPr>
            <w:ins w:id="559" w:author="Nguyen Thi Thuy Duong" w:date="2019-12-17T16:36:00Z">
              <w:r w:rsidRPr="00F97B92">
                <w:rPr>
                  <w:rFonts w:ascii="Times New Roman" w:hAnsi="Times New Roman" w:cs="Times New Roman"/>
                  <w:rPrChange w:id="560"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2" w:author="Nguyen Thi Thuy Duong" w:date="2019-12-17T16:36:00Z"/>
                <w:rFonts w:ascii="Times New Roman" w:hAnsi="Times New Roman" w:cs="Times New Roman"/>
                <w:rPrChange w:id="563" w:author="Nguyen Thi Thuy Duong" w:date="2019-12-17T16:38:00Z">
                  <w:rPr>
                    <w:ins w:id="56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5" w:author="Nguyen Thi Thuy Duong" w:date="2019-12-17T16:36:00Z"/>
                <w:rFonts w:ascii="Times New Roman" w:hAnsi="Times New Roman" w:cs="Times New Roman"/>
                <w:rPrChange w:id="566" w:author="Nguyen Thi Thuy Duong" w:date="2019-12-17T16:38:00Z">
                  <w:rPr>
                    <w:ins w:id="56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68" w:author="Nguyen Thi Thuy Duong" w:date="2019-12-17T16:36:00Z"/>
                <w:rFonts w:ascii="Times New Roman" w:hAnsi="Times New Roman" w:cs="Times New Roman"/>
                <w:rPrChange w:id="569" w:author="Nguyen Thi Thuy Duong" w:date="2019-12-17T16:38:00Z">
                  <w:rPr>
                    <w:ins w:id="57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1" w:author="Nguyen Thi Thuy Duong" w:date="2019-12-17T16:36:00Z"/>
                <w:rFonts w:ascii="Times New Roman" w:hAnsi="Times New Roman" w:cs="Times New Roman"/>
                <w:rPrChange w:id="572" w:author="Nguyen Thi Thuy Duong" w:date="2019-12-17T16:38:00Z">
                  <w:rPr>
                    <w:ins w:id="573" w:author="Nguyen Thi Thuy Duong" w:date="2019-12-17T16:36:00Z"/>
                    <w:rFonts w:ascii="Times New Roman" w:hAnsi="Times New Roman" w:cs="Times New Roman"/>
                    <w:sz w:val="15"/>
                    <w:szCs w:val="15"/>
                  </w:rPr>
                </w:rPrChange>
              </w:rPr>
            </w:pPr>
            <w:ins w:id="574" w:author="Nguyen Thi Thuy Duong" w:date="2019-12-17T16:36:00Z">
              <w:r w:rsidRPr="00F97B92">
                <w:rPr>
                  <w:rFonts w:ascii="Times New Roman" w:hAnsi="Times New Roman" w:cs="Times New Roman"/>
                  <w:rPrChange w:id="575"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6" w:author="Nguyen Thi Thuy Duong" w:date="2019-12-17T16:36:00Z"/>
                <w:rFonts w:ascii="Times New Roman" w:hAnsi="Times New Roman" w:cs="Times New Roman"/>
                <w:rPrChange w:id="577" w:author="Nguyen Thi Thuy Duong" w:date="2019-12-17T16:38:00Z">
                  <w:rPr>
                    <w:ins w:id="578" w:author="Nguyen Thi Thuy Duong" w:date="2019-12-17T16:36:00Z"/>
                    <w:rFonts w:ascii="Times New Roman" w:hAnsi="Times New Roman" w:cs="Times New Roman"/>
                    <w:sz w:val="15"/>
                    <w:szCs w:val="15"/>
                  </w:rPr>
                </w:rPrChange>
              </w:rPr>
            </w:pPr>
            <w:ins w:id="579" w:author="Nguyen Thi Thuy Duong" w:date="2019-12-17T16:36:00Z">
              <w:r w:rsidRPr="00F97B92">
                <w:rPr>
                  <w:rFonts w:ascii="Times New Roman" w:hAnsi="Times New Roman" w:cs="Times New Roman"/>
                  <w:rPrChange w:id="580"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1" w:author="Nguyen Thi Thuy Duong" w:date="2019-12-17T16:36:00Z"/>
                <w:rFonts w:ascii="Times New Roman" w:hAnsi="Times New Roman" w:cs="Times New Roman"/>
                <w:rPrChange w:id="582" w:author="Nguyen Thi Thuy Duong" w:date="2019-12-17T16:38:00Z">
                  <w:rPr>
                    <w:ins w:id="583" w:author="Nguyen Thi Thuy Duong" w:date="2019-12-17T16:36:00Z"/>
                    <w:rFonts w:ascii="Times New Roman" w:hAnsi="Times New Roman" w:cs="Times New Roman"/>
                    <w:sz w:val="15"/>
                    <w:szCs w:val="15"/>
                  </w:rPr>
                </w:rPrChange>
              </w:rPr>
            </w:pPr>
            <w:ins w:id="584" w:author="Nguyen Thi Thuy Duong" w:date="2019-12-17T16:36:00Z">
              <w:r w:rsidRPr="00F97B92">
                <w:rPr>
                  <w:rFonts w:ascii="Times New Roman" w:hAnsi="Times New Roman" w:cs="Times New Roman"/>
                  <w:rPrChange w:id="585"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87" w:author="Nguyen Thi Thuy Duong" w:date="2019-12-17T16:36:00Z"/>
                <w:rFonts w:ascii="Times New Roman" w:hAnsi="Times New Roman" w:cs="Times New Roman"/>
                <w:rPrChange w:id="588" w:author="Nguyen Thi Thuy Duong" w:date="2019-12-17T16:38:00Z">
                  <w:rPr>
                    <w:ins w:id="58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0" w:author="Nguyen Thi Thuy Duong" w:date="2019-12-17T16:36:00Z"/>
                <w:rFonts w:ascii="Times New Roman" w:hAnsi="Times New Roman" w:cs="Times New Roman"/>
                <w:rPrChange w:id="591" w:author="Nguyen Thi Thuy Duong" w:date="2019-12-17T16:38:00Z">
                  <w:rPr>
                    <w:ins w:id="59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3" w:author="Nguyen Thi Thuy Duong" w:date="2019-12-17T16:36:00Z"/>
                <w:rFonts w:ascii="Times New Roman" w:hAnsi="Times New Roman" w:cs="Times New Roman"/>
                <w:rPrChange w:id="594" w:author="Nguyen Thi Thuy Duong" w:date="2019-12-17T16:38:00Z">
                  <w:rPr>
                    <w:ins w:id="59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6" w:author="Nguyen Thi Thuy Duong" w:date="2019-12-17T16:36:00Z"/>
                <w:rFonts w:ascii="Times New Roman" w:hAnsi="Times New Roman" w:cs="Times New Roman"/>
                <w:rPrChange w:id="597" w:author="Nguyen Thi Thuy Duong" w:date="2019-12-17T16:38:00Z">
                  <w:rPr>
                    <w:ins w:id="598" w:author="Nguyen Thi Thuy Duong" w:date="2019-12-17T16:36:00Z"/>
                    <w:rFonts w:ascii="Times New Roman" w:hAnsi="Times New Roman" w:cs="Times New Roman"/>
                    <w:sz w:val="15"/>
                    <w:szCs w:val="15"/>
                  </w:rPr>
                </w:rPrChange>
              </w:rPr>
            </w:pPr>
            <w:ins w:id="599" w:author="Nguyen Thi Thuy Duong" w:date="2019-12-17T16:36:00Z">
              <w:r w:rsidRPr="00F97B92">
                <w:rPr>
                  <w:rFonts w:ascii="Times New Roman" w:hAnsi="Times New Roman" w:cs="Times New Roman"/>
                  <w:rPrChange w:id="600"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1" w:author="Nguyen Thi Thuy Duong" w:date="2019-12-17T16:36:00Z"/>
                <w:rFonts w:ascii="Times New Roman" w:hAnsi="Times New Roman" w:cs="Times New Roman"/>
                <w:rPrChange w:id="602" w:author="Nguyen Thi Thuy Duong" w:date="2019-12-17T16:38:00Z">
                  <w:rPr>
                    <w:ins w:id="603" w:author="Nguyen Thi Thuy Duong" w:date="2019-12-17T16:36:00Z"/>
                    <w:rFonts w:ascii="Times New Roman" w:hAnsi="Times New Roman" w:cs="Times New Roman"/>
                    <w:sz w:val="15"/>
                    <w:szCs w:val="15"/>
                  </w:rPr>
                </w:rPrChange>
              </w:rPr>
            </w:pPr>
            <w:ins w:id="604" w:author="Nguyen Thi Thuy Duong" w:date="2019-12-17T16:36:00Z">
              <w:r w:rsidRPr="00F97B92">
                <w:rPr>
                  <w:rFonts w:ascii="Times New Roman" w:hAnsi="Times New Roman" w:cs="Times New Roman"/>
                  <w:rPrChange w:id="605"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6" w:author="Nguyen Thi Thuy Duong" w:date="2019-12-17T16:36:00Z"/>
                <w:rFonts w:ascii="Times New Roman" w:hAnsi="Times New Roman" w:cs="Times New Roman"/>
                <w:rPrChange w:id="607" w:author="Nguyen Thi Thuy Duong" w:date="2019-12-17T16:38:00Z">
                  <w:rPr>
                    <w:ins w:id="608" w:author="Nguyen Thi Thuy Duong" w:date="2019-12-17T16:36:00Z"/>
                    <w:rFonts w:ascii="Times New Roman" w:hAnsi="Times New Roman" w:cs="Times New Roman"/>
                    <w:sz w:val="15"/>
                    <w:szCs w:val="15"/>
                  </w:rPr>
                </w:rPrChange>
              </w:rPr>
            </w:pPr>
            <w:ins w:id="609" w:author="Nguyen Thi Thuy Duong" w:date="2019-12-17T16:36:00Z">
              <w:r w:rsidRPr="00F97B92">
                <w:rPr>
                  <w:rFonts w:ascii="Times New Roman" w:hAnsi="Times New Roman" w:cs="Times New Roman"/>
                  <w:rPrChange w:id="610"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2" w:author="Nguyen Thi Thuy Duong" w:date="2019-12-17T16:36:00Z"/>
                <w:rFonts w:ascii="Times New Roman" w:hAnsi="Times New Roman" w:cs="Times New Roman"/>
                <w:rPrChange w:id="613" w:author="Nguyen Thi Thuy Duong" w:date="2019-12-17T16:38:00Z">
                  <w:rPr>
                    <w:ins w:id="61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5" w:author="Nguyen Thi Thuy Duong" w:date="2019-12-17T16:36:00Z"/>
                <w:rFonts w:ascii="Times New Roman" w:hAnsi="Times New Roman" w:cs="Times New Roman"/>
                <w:rPrChange w:id="616" w:author="Nguyen Thi Thuy Duong" w:date="2019-12-17T16:38:00Z">
                  <w:rPr>
                    <w:ins w:id="617"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18" w:author="Nguyen Thi Thuy Duong" w:date="2019-12-17T16:36:00Z"/>
                <w:rFonts w:ascii="Times New Roman" w:hAnsi="Times New Roman" w:cs="Times New Roman"/>
                <w:rPrChange w:id="619" w:author="Nguyen Thi Thuy Duong" w:date="2019-12-17T16:38:00Z">
                  <w:rPr>
                    <w:ins w:id="620" w:author="Nguyen Thi Thuy Duong" w:date="2019-12-17T16:36:00Z"/>
                    <w:rFonts w:ascii="Times New Roman" w:hAnsi="Times New Roman" w:cs="Times New Roman"/>
                    <w:sz w:val="15"/>
                    <w:szCs w:val="15"/>
                  </w:rPr>
                </w:rPrChange>
              </w:rPr>
            </w:pPr>
            <w:ins w:id="621" w:author="Nguyen Thi Thuy Duong" w:date="2019-12-17T16:36:00Z">
              <w:r w:rsidRPr="00F97B92">
                <w:rPr>
                  <w:rFonts w:ascii="Times New Roman" w:hAnsi="Times New Roman" w:cs="Times New Roman"/>
                  <w:rPrChange w:id="622"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3" w:author="Nguyen Thi Thuy Duong" w:date="2019-12-17T16:36:00Z"/>
                <w:rFonts w:ascii="Times New Roman" w:hAnsi="Times New Roman" w:cs="Times New Roman"/>
                <w:rPrChange w:id="624" w:author="Nguyen Thi Thuy Duong" w:date="2019-12-17T16:38:00Z">
                  <w:rPr>
                    <w:ins w:id="625" w:author="Nguyen Thi Thuy Duong" w:date="2019-12-17T16:36:00Z"/>
                    <w:rFonts w:ascii="Times New Roman" w:hAnsi="Times New Roman" w:cs="Times New Roman"/>
                    <w:sz w:val="15"/>
                    <w:szCs w:val="15"/>
                  </w:rPr>
                </w:rPrChange>
              </w:rPr>
            </w:pPr>
            <w:ins w:id="626" w:author="Nguyen Thi Thuy Duong" w:date="2019-12-17T16:36:00Z">
              <w:r w:rsidRPr="00F97B92">
                <w:rPr>
                  <w:rFonts w:ascii="Times New Roman" w:hAnsi="Times New Roman" w:cs="Times New Roman"/>
                  <w:rPrChange w:id="627"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28" w:author="Nguyen Thi Thuy Duong" w:date="2019-12-17T16:36:00Z"/>
                <w:rFonts w:ascii="Times New Roman" w:hAnsi="Times New Roman" w:cs="Times New Roman"/>
                <w:rPrChange w:id="629" w:author="Nguyen Thi Thuy Duong" w:date="2019-12-17T16:38:00Z">
                  <w:rPr>
                    <w:ins w:id="630" w:author="Nguyen Thi Thuy Duong" w:date="2019-12-17T16:36:00Z"/>
                    <w:rFonts w:ascii="Times New Roman" w:hAnsi="Times New Roman" w:cs="Times New Roman"/>
                    <w:sz w:val="15"/>
                    <w:szCs w:val="15"/>
                  </w:rPr>
                </w:rPrChange>
              </w:rPr>
            </w:pPr>
            <w:ins w:id="631" w:author="Nguyen Thi Thuy Duong" w:date="2019-12-17T16:36:00Z">
              <w:r w:rsidRPr="00F97B92">
                <w:rPr>
                  <w:rFonts w:ascii="Times New Roman" w:hAnsi="Times New Roman" w:cs="Times New Roman"/>
                  <w:rPrChange w:id="632"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3" w:author="Nguyen Thi Thuy Duong" w:date="2019-12-17T16:36:00Z"/>
                <w:rFonts w:ascii="Times New Roman" w:hAnsi="Times New Roman" w:cs="Times New Roman"/>
                <w:rPrChange w:id="634" w:author="Nguyen Thi Thuy Duong" w:date="2019-12-17T16:38:00Z">
                  <w:rPr>
                    <w:ins w:id="635" w:author="Nguyen Thi Thuy Duong" w:date="2019-12-17T16:36:00Z"/>
                    <w:rFonts w:ascii="Times New Roman" w:hAnsi="Times New Roman" w:cs="Times New Roman"/>
                    <w:sz w:val="15"/>
                    <w:szCs w:val="15"/>
                  </w:rPr>
                </w:rPrChange>
              </w:rPr>
            </w:pPr>
            <w:ins w:id="636" w:author="Nguyen Thi Thuy Duong" w:date="2019-12-17T16:36:00Z">
              <w:r w:rsidRPr="00F97B92">
                <w:rPr>
                  <w:rFonts w:ascii="Times New Roman" w:hAnsi="Times New Roman" w:cs="Times New Roman"/>
                  <w:rPrChange w:id="637"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3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39" w:author="Nguyen Thi Thuy Duong" w:date="2019-12-17T16:36:00Z"/>
                <w:rFonts w:ascii="Times New Roman" w:hAnsi="Times New Roman" w:cs="Times New Roman"/>
                <w:rPrChange w:id="640" w:author="Nguyen Thi Thuy Duong" w:date="2019-12-17T16:38:00Z">
                  <w:rPr>
                    <w:ins w:id="64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2" w:author="Nguyen Thi Thuy Duong" w:date="2019-12-17T16:36:00Z"/>
                <w:rFonts w:ascii="Times New Roman" w:hAnsi="Times New Roman" w:cs="Times New Roman"/>
                <w:rPrChange w:id="643" w:author="Nguyen Thi Thuy Duong" w:date="2019-12-17T16:38:00Z">
                  <w:rPr>
                    <w:ins w:id="64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5" w:author="Nguyen Thi Thuy Duong" w:date="2019-12-17T16:36:00Z"/>
                <w:rFonts w:ascii="Times New Roman" w:hAnsi="Times New Roman" w:cs="Times New Roman"/>
                <w:rPrChange w:id="646" w:author="Nguyen Thi Thuy Duong" w:date="2019-12-17T16:38:00Z">
                  <w:rPr>
                    <w:ins w:id="64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48" w:author="Nguyen Thi Thuy Duong" w:date="2019-12-17T16:36:00Z"/>
                <w:rFonts w:ascii="Times New Roman" w:hAnsi="Times New Roman" w:cs="Times New Roman"/>
                <w:rPrChange w:id="649" w:author="Nguyen Thi Thuy Duong" w:date="2019-12-17T16:38:00Z">
                  <w:rPr>
                    <w:ins w:id="650" w:author="Nguyen Thi Thuy Duong" w:date="2019-12-17T16:36:00Z"/>
                    <w:rFonts w:ascii="Times New Roman" w:hAnsi="Times New Roman" w:cs="Times New Roman"/>
                    <w:sz w:val="15"/>
                    <w:szCs w:val="15"/>
                  </w:rPr>
                </w:rPrChange>
              </w:rPr>
            </w:pPr>
            <w:ins w:id="651" w:author="Nguyen Thi Thuy Duong" w:date="2019-12-17T16:36:00Z">
              <w:r w:rsidRPr="00F97B92">
                <w:rPr>
                  <w:rFonts w:ascii="Times New Roman" w:hAnsi="Times New Roman" w:cs="Times New Roman"/>
                  <w:rPrChange w:id="652"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3" w:author="Nguyen Thi Thuy Duong" w:date="2019-12-17T16:36:00Z"/>
                <w:rFonts w:ascii="Times New Roman" w:hAnsi="Times New Roman" w:cs="Times New Roman"/>
                <w:rPrChange w:id="654" w:author="Nguyen Thi Thuy Duong" w:date="2019-12-17T16:38:00Z">
                  <w:rPr>
                    <w:ins w:id="655" w:author="Nguyen Thi Thuy Duong" w:date="2019-12-17T16:36:00Z"/>
                    <w:rFonts w:ascii="Times New Roman" w:hAnsi="Times New Roman" w:cs="Times New Roman"/>
                    <w:sz w:val="15"/>
                    <w:szCs w:val="15"/>
                  </w:rPr>
                </w:rPrChange>
              </w:rPr>
            </w:pPr>
            <w:ins w:id="656" w:author="Nguyen Thi Thuy Duong" w:date="2019-12-17T16:36:00Z">
              <w:r w:rsidRPr="00F97B92">
                <w:rPr>
                  <w:rFonts w:ascii="Times New Roman" w:hAnsi="Times New Roman" w:cs="Times New Roman"/>
                  <w:rPrChange w:id="657"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58" w:author="Nguyen Thi Thuy Duong" w:date="2019-12-17T16:36:00Z"/>
                <w:rFonts w:ascii="Times New Roman" w:hAnsi="Times New Roman" w:cs="Times New Roman"/>
                <w:rPrChange w:id="659" w:author="Nguyen Thi Thuy Duong" w:date="2019-12-17T16:38:00Z">
                  <w:rPr>
                    <w:ins w:id="660" w:author="Nguyen Thi Thuy Duong" w:date="2019-12-17T16:36:00Z"/>
                    <w:rFonts w:ascii="Times New Roman" w:hAnsi="Times New Roman" w:cs="Times New Roman"/>
                    <w:sz w:val="15"/>
                    <w:szCs w:val="15"/>
                  </w:rPr>
                </w:rPrChange>
              </w:rPr>
            </w:pPr>
            <w:ins w:id="661" w:author="Nguyen Thi Thuy Duong" w:date="2019-12-17T16:36:00Z">
              <w:r w:rsidRPr="00F97B92">
                <w:rPr>
                  <w:rFonts w:ascii="Times New Roman" w:hAnsi="Times New Roman" w:cs="Times New Roman"/>
                  <w:rPrChange w:id="662"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4" w:author="Nguyen Thi Thuy Duong" w:date="2019-12-17T16:36:00Z"/>
                <w:rFonts w:ascii="Times New Roman" w:hAnsi="Times New Roman" w:cs="Times New Roman"/>
                <w:rPrChange w:id="665" w:author="Nguyen Thi Thuy Duong" w:date="2019-12-17T16:38:00Z">
                  <w:rPr>
                    <w:ins w:id="6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67" w:author="Nguyen Thi Thuy Duong" w:date="2019-12-17T16:36:00Z"/>
                <w:rFonts w:ascii="Times New Roman" w:hAnsi="Times New Roman" w:cs="Times New Roman"/>
                <w:rPrChange w:id="668" w:author="Nguyen Thi Thuy Duong" w:date="2019-12-17T16:38:00Z">
                  <w:rPr>
                    <w:ins w:id="6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0" w:author="Nguyen Thi Thuy Duong" w:date="2019-12-17T16:36:00Z"/>
                <w:rFonts w:ascii="Times New Roman" w:hAnsi="Times New Roman" w:cs="Times New Roman"/>
                <w:rPrChange w:id="671" w:author="Nguyen Thi Thuy Duong" w:date="2019-12-17T16:38:00Z">
                  <w:rPr>
                    <w:ins w:id="67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3" w:author="Nguyen Thi Thuy Duong" w:date="2019-12-17T16:36:00Z"/>
                <w:rFonts w:ascii="Times New Roman" w:hAnsi="Times New Roman" w:cs="Times New Roman"/>
                <w:rPrChange w:id="674" w:author="Nguyen Thi Thuy Duong" w:date="2019-12-17T16:38:00Z">
                  <w:rPr>
                    <w:ins w:id="675" w:author="Nguyen Thi Thuy Duong" w:date="2019-12-17T16:36:00Z"/>
                    <w:rFonts w:ascii="Times New Roman" w:hAnsi="Times New Roman" w:cs="Times New Roman"/>
                    <w:sz w:val="15"/>
                    <w:szCs w:val="15"/>
                  </w:rPr>
                </w:rPrChange>
              </w:rPr>
            </w:pPr>
            <w:ins w:id="676" w:author="Nguyen Thi Thuy Duong" w:date="2019-12-17T16:36:00Z">
              <w:r w:rsidRPr="00F97B92">
                <w:rPr>
                  <w:rFonts w:ascii="Times New Roman" w:hAnsi="Times New Roman" w:cs="Times New Roman"/>
                  <w:rPrChange w:id="677"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78" w:author="Nguyen Thi Thuy Duong" w:date="2019-12-17T16:36:00Z"/>
                <w:rFonts w:ascii="Times New Roman" w:hAnsi="Times New Roman" w:cs="Times New Roman"/>
                <w:rPrChange w:id="679" w:author="Nguyen Thi Thuy Duong" w:date="2019-12-17T16:38:00Z">
                  <w:rPr>
                    <w:ins w:id="680" w:author="Nguyen Thi Thuy Duong" w:date="2019-12-17T16:36:00Z"/>
                    <w:rFonts w:ascii="Times New Roman" w:hAnsi="Times New Roman" w:cs="Times New Roman"/>
                    <w:sz w:val="15"/>
                    <w:szCs w:val="15"/>
                  </w:rPr>
                </w:rPrChange>
              </w:rPr>
            </w:pPr>
            <w:ins w:id="681" w:author="Nguyen Thi Thuy Duong" w:date="2019-12-17T16:36:00Z">
              <w:r w:rsidRPr="00F97B92">
                <w:rPr>
                  <w:rFonts w:ascii="Times New Roman" w:hAnsi="Times New Roman" w:cs="Times New Roman"/>
                  <w:rPrChange w:id="682"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3" w:author="Nguyen Thi Thuy Duong" w:date="2019-12-17T16:36:00Z"/>
                <w:rFonts w:ascii="Times New Roman" w:hAnsi="Times New Roman" w:cs="Times New Roman"/>
                <w:rPrChange w:id="684" w:author="Nguyen Thi Thuy Duong" w:date="2019-12-17T16:38:00Z">
                  <w:rPr>
                    <w:ins w:id="685" w:author="Nguyen Thi Thuy Duong" w:date="2019-12-17T16:36:00Z"/>
                    <w:rFonts w:ascii="Times New Roman" w:hAnsi="Times New Roman" w:cs="Times New Roman"/>
                    <w:sz w:val="15"/>
                    <w:szCs w:val="15"/>
                  </w:rPr>
                </w:rPrChange>
              </w:rPr>
            </w:pPr>
            <w:ins w:id="686" w:author="Nguyen Thi Thuy Duong" w:date="2019-12-17T16:36:00Z">
              <w:r w:rsidRPr="00F97B92">
                <w:rPr>
                  <w:rFonts w:ascii="Times New Roman" w:hAnsi="Times New Roman" w:cs="Times New Roman"/>
                  <w:rPrChange w:id="687"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8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89" w:author="Nguyen Thi Thuy Duong" w:date="2019-12-17T16:36:00Z"/>
                <w:rFonts w:ascii="Times New Roman" w:hAnsi="Times New Roman" w:cs="Times New Roman"/>
                <w:rPrChange w:id="690" w:author="Nguyen Thi Thuy Duong" w:date="2019-12-17T16:38:00Z">
                  <w:rPr>
                    <w:ins w:id="6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2" w:author="Nguyen Thi Thuy Duong" w:date="2019-12-17T16:36:00Z"/>
                <w:rFonts w:ascii="Times New Roman" w:hAnsi="Times New Roman" w:cs="Times New Roman"/>
                <w:rPrChange w:id="693" w:author="Nguyen Thi Thuy Duong" w:date="2019-12-17T16:38:00Z">
                  <w:rPr>
                    <w:ins w:id="694"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5" w:author="Nguyen Thi Thuy Duong" w:date="2019-12-17T16:36:00Z"/>
                <w:rFonts w:ascii="Times New Roman" w:hAnsi="Times New Roman" w:cs="Times New Roman"/>
                <w:rPrChange w:id="696" w:author="Nguyen Thi Thuy Duong" w:date="2019-12-17T16:38:00Z">
                  <w:rPr>
                    <w:ins w:id="697" w:author="Nguyen Thi Thuy Duong" w:date="2019-12-17T16:36:00Z"/>
                    <w:rFonts w:ascii="Times New Roman" w:hAnsi="Times New Roman" w:cs="Times New Roman"/>
                    <w:sz w:val="15"/>
                    <w:szCs w:val="15"/>
                  </w:rPr>
                </w:rPrChange>
              </w:rPr>
            </w:pPr>
            <w:ins w:id="698" w:author="Nguyen Thi Thuy Duong" w:date="2019-12-17T16:36:00Z">
              <w:r w:rsidRPr="00F97B92">
                <w:rPr>
                  <w:rFonts w:ascii="Times New Roman" w:hAnsi="Times New Roman" w:cs="Times New Roman"/>
                  <w:rPrChange w:id="699"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0" w:author="Nguyen Thi Thuy Duong" w:date="2019-12-17T16:36:00Z"/>
                <w:rFonts w:ascii="Times New Roman" w:hAnsi="Times New Roman" w:cs="Times New Roman"/>
                <w:rPrChange w:id="701" w:author="Nguyen Thi Thuy Duong" w:date="2019-12-17T16:38:00Z">
                  <w:rPr>
                    <w:ins w:id="702" w:author="Nguyen Thi Thuy Duong" w:date="2019-12-17T16:36:00Z"/>
                    <w:rFonts w:ascii="Times New Roman" w:hAnsi="Times New Roman" w:cs="Times New Roman"/>
                    <w:sz w:val="15"/>
                    <w:szCs w:val="15"/>
                  </w:rPr>
                </w:rPrChange>
              </w:rPr>
            </w:pPr>
            <w:ins w:id="703" w:author="Nguyen Thi Thuy Duong" w:date="2019-12-17T16:36:00Z">
              <w:r w:rsidRPr="00F97B92">
                <w:rPr>
                  <w:rFonts w:ascii="Times New Roman" w:hAnsi="Times New Roman" w:cs="Times New Roman"/>
                  <w:rPrChange w:id="704"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5" w:author="Nguyen Thi Thuy Duong" w:date="2019-12-17T16:36:00Z"/>
                <w:rFonts w:ascii="Times New Roman" w:hAnsi="Times New Roman" w:cs="Times New Roman"/>
                <w:rPrChange w:id="706" w:author="Nguyen Thi Thuy Duong" w:date="2019-12-17T16:38:00Z">
                  <w:rPr>
                    <w:ins w:id="707" w:author="Nguyen Thi Thuy Duong" w:date="2019-12-17T16:36:00Z"/>
                    <w:rFonts w:ascii="Times New Roman" w:hAnsi="Times New Roman" w:cs="Times New Roman"/>
                    <w:sz w:val="15"/>
                    <w:szCs w:val="15"/>
                  </w:rPr>
                </w:rPrChange>
              </w:rPr>
            </w:pPr>
            <w:ins w:id="708" w:author="Nguyen Thi Thuy Duong" w:date="2019-12-17T16:36:00Z">
              <w:r w:rsidRPr="00F97B92">
                <w:rPr>
                  <w:rFonts w:ascii="Times New Roman" w:hAnsi="Times New Roman" w:cs="Times New Roman"/>
                  <w:rPrChange w:id="709"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0" w:author="Nguyen Thi Thuy Duong" w:date="2019-12-17T16:36:00Z"/>
                <w:rFonts w:ascii="Times New Roman" w:hAnsi="Times New Roman" w:cs="Times New Roman"/>
                <w:rPrChange w:id="711" w:author="Nguyen Thi Thuy Duong" w:date="2019-12-17T16:38:00Z">
                  <w:rPr>
                    <w:ins w:id="712" w:author="Nguyen Thi Thuy Duong" w:date="2019-12-17T16:36:00Z"/>
                    <w:rFonts w:ascii="Times New Roman" w:hAnsi="Times New Roman" w:cs="Times New Roman"/>
                    <w:sz w:val="15"/>
                    <w:szCs w:val="15"/>
                  </w:rPr>
                </w:rPrChange>
              </w:rPr>
            </w:pPr>
            <w:ins w:id="713" w:author="Nguyen Thi Thuy Duong" w:date="2019-12-17T16:36:00Z">
              <w:r w:rsidRPr="00F97B92">
                <w:rPr>
                  <w:rFonts w:ascii="Times New Roman" w:hAnsi="Times New Roman" w:cs="Times New Roman"/>
                  <w:rPrChange w:id="714"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6" w:author="Nguyen Thi Thuy Duong" w:date="2019-12-17T16:36:00Z"/>
                <w:rFonts w:ascii="Times New Roman" w:hAnsi="Times New Roman" w:cs="Times New Roman"/>
                <w:rPrChange w:id="717" w:author="Nguyen Thi Thuy Duong" w:date="2019-12-17T16:38:00Z">
                  <w:rPr>
                    <w:ins w:id="71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19" w:author="Nguyen Thi Thuy Duong" w:date="2019-12-17T16:36:00Z"/>
                <w:rFonts w:ascii="Times New Roman" w:hAnsi="Times New Roman" w:cs="Times New Roman"/>
                <w:rPrChange w:id="720" w:author="Nguyen Thi Thuy Duong" w:date="2019-12-17T16:38:00Z">
                  <w:rPr>
                    <w:ins w:id="72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2" w:author="Nguyen Thi Thuy Duong" w:date="2019-12-17T16:36:00Z"/>
                <w:rFonts w:ascii="Times New Roman" w:hAnsi="Times New Roman" w:cs="Times New Roman"/>
                <w:rPrChange w:id="723" w:author="Nguyen Thi Thuy Duong" w:date="2019-12-17T16:38:00Z">
                  <w:rPr>
                    <w:ins w:id="72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5" w:author="Nguyen Thi Thuy Duong" w:date="2019-12-17T16:36:00Z"/>
                <w:rFonts w:ascii="Times New Roman" w:hAnsi="Times New Roman" w:cs="Times New Roman"/>
                <w:rPrChange w:id="726" w:author="Nguyen Thi Thuy Duong" w:date="2019-12-17T16:38:00Z">
                  <w:rPr>
                    <w:ins w:id="727" w:author="Nguyen Thi Thuy Duong" w:date="2019-12-17T16:36:00Z"/>
                    <w:rFonts w:ascii="Times New Roman" w:hAnsi="Times New Roman" w:cs="Times New Roman"/>
                    <w:sz w:val="15"/>
                    <w:szCs w:val="15"/>
                  </w:rPr>
                </w:rPrChange>
              </w:rPr>
            </w:pPr>
            <w:ins w:id="728" w:author="Nguyen Thi Thuy Duong" w:date="2019-12-17T16:36:00Z">
              <w:r w:rsidRPr="00F97B92">
                <w:rPr>
                  <w:rFonts w:ascii="Times New Roman" w:hAnsi="Times New Roman" w:cs="Times New Roman"/>
                  <w:rPrChange w:id="729"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0" w:author="Nguyen Thi Thuy Duong" w:date="2019-12-17T16:36:00Z"/>
                <w:rFonts w:ascii="Times New Roman" w:hAnsi="Times New Roman" w:cs="Times New Roman"/>
                <w:rPrChange w:id="731" w:author="Nguyen Thi Thuy Duong" w:date="2019-12-17T16:38:00Z">
                  <w:rPr>
                    <w:ins w:id="732" w:author="Nguyen Thi Thuy Duong" w:date="2019-12-17T16:36:00Z"/>
                    <w:rFonts w:ascii="Times New Roman" w:hAnsi="Times New Roman" w:cs="Times New Roman"/>
                    <w:sz w:val="15"/>
                    <w:szCs w:val="15"/>
                  </w:rPr>
                </w:rPrChange>
              </w:rPr>
            </w:pPr>
            <w:ins w:id="733" w:author="Nguyen Thi Thuy Duong" w:date="2019-12-17T16:36:00Z">
              <w:r w:rsidRPr="00F97B92">
                <w:rPr>
                  <w:rFonts w:ascii="Times New Roman" w:hAnsi="Times New Roman" w:cs="Times New Roman"/>
                  <w:rPrChange w:id="734"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5" w:author="Nguyen Thi Thuy Duong" w:date="2019-12-17T16:36:00Z"/>
                <w:rFonts w:ascii="Times New Roman" w:hAnsi="Times New Roman" w:cs="Times New Roman"/>
                <w:rPrChange w:id="736" w:author="Nguyen Thi Thuy Duong" w:date="2019-12-17T16:38:00Z">
                  <w:rPr>
                    <w:ins w:id="737" w:author="Nguyen Thi Thuy Duong" w:date="2019-12-17T16:36:00Z"/>
                    <w:rFonts w:ascii="Times New Roman" w:hAnsi="Times New Roman" w:cs="Times New Roman"/>
                    <w:sz w:val="15"/>
                    <w:szCs w:val="15"/>
                  </w:rPr>
                </w:rPrChange>
              </w:rPr>
            </w:pPr>
            <w:ins w:id="738" w:author="Nguyen Thi Thuy Duong" w:date="2019-12-17T16:36:00Z">
              <w:r w:rsidRPr="00F97B92">
                <w:rPr>
                  <w:rFonts w:ascii="Times New Roman" w:hAnsi="Times New Roman" w:cs="Times New Roman"/>
                  <w:rPrChange w:id="739"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1" w:author="Nguyen Thi Thuy Duong" w:date="2019-12-17T16:36:00Z"/>
                <w:rFonts w:ascii="Times New Roman" w:hAnsi="Times New Roman" w:cs="Times New Roman"/>
                <w:rPrChange w:id="742" w:author="Nguyen Thi Thuy Duong" w:date="2019-12-17T16:38:00Z">
                  <w:rPr>
                    <w:ins w:id="7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4" w:author="Nguyen Thi Thuy Duong" w:date="2019-12-17T16:36:00Z"/>
                <w:rFonts w:ascii="Times New Roman" w:hAnsi="Times New Roman" w:cs="Times New Roman"/>
                <w:rPrChange w:id="745" w:author="Nguyen Thi Thuy Duong" w:date="2019-12-17T16:38:00Z">
                  <w:rPr>
                    <w:ins w:id="7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47" w:author="Nguyen Thi Thuy Duong" w:date="2019-12-17T16:36:00Z"/>
                <w:rFonts w:ascii="Times New Roman" w:hAnsi="Times New Roman" w:cs="Times New Roman"/>
                <w:rPrChange w:id="748" w:author="Nguyen Thi Thuy Duong" w:date="2019-12-17T16:38:00Z">
                  <w:rPr>
                    <w:ins w:id="74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0" w:author="Nguyen Thi Thuy Duong" w:date="2019-12-17T16:36:00Z"/>
                <w:rFonts w:ascii="Times New Roman" w:hAnsi="Times New Roman" w:cs="Times New Roman"/>
                <w:rPrChange w:id="751" w:author="Nguyen Thi Thuy Duong" w:date="2019-12-17T16:38:00Z">
                  <w:rPr>
                    <w:ins w:id="752" w:author="Nguyen Thi Thuy Duong" w:date="2019-12-17T16:36:00Z"/>
                    <w:rFonts w:ascii="Times New Roman" w:hAnsi="Times New Roman" w:cs="Times New Roman"/>
                    <w:sz w:val="15"/>
                    <w:szCs w:val="15"/>
                  </w:rPr>
                </w:rPrChange>
              </w:rPr>
            </w:pPr>
            <w:ins w:id="753" w:author="Nguyen Thi Thuy Duong" w:date="2019-12-17T16:36:00Z">
              <w:r w:rsidRPr="00F97B92">
                <w:rPr>
                  <w:rFonts w:ascii="Times New Roman" w:hAnsi="Times New Roman" w:cs="Times New Roman"/>
                  <w:rPrChange w:id="754"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5" w:author="Nguyen Thi Thuy Duong" w:date="2019-12-17T16:36:00Z"/>
                <w:rFonts w:ascii="Times New Roman" w:hAnsi="Times New Roman" w:cs="Times New Roman"/>
                <w:rPrChange w:id="756" w:author="Nguyen Thi Thuy Duong" w:date="2019-12-17T16:38:00Z">
                  <w:rPr>
                    <w:ins w:id="757" w:author="Nguyen Thi Thuy Duong" w:date="2019-12-17T16:36:00Z"/>
                    <w:rFonts w:ascii="Times New Roman" w:hAnsi="Times New Roman" w:cs="Times New Roman"/>
                    <w:sz w:val="15"/>
                    <w:szCs w:val="15"/>
                  </w:rPr>
                </w:rPrChange>
              </w:rPr>
            </w:pPr>
            <w:ins w:id="758" w:author="Nguyen Thi Thuy Duong" w:date="2019-12-17T16:36:00Z">
              <w:r w:rsidRPr="00F97B92">
                <w:rPr>
                  <w:rFonts w:ascii="Times New Roman" w:hAnsi="Times New Roman" w:cs="Times New Roman"/>
                  <w:rPrChange w:id="759"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0" w:author="Nguyen Thi Thuy Duong" w:date="2019-12-17T16:36:00Z"/>
                <w:rFonts w:ascii="Times New Roman" w:hAnsi="Times New Roman" w:cs="Times New Roman"/>
                <w:rPrChange w:id="761" w:author="Nguyen Thi Thuy Duong" w:date="2019-12-17T16:38:00Z">
                  <w:rPr>
                    <w:ins w:id="762" w:author="Nguyen Thi Thuy Duong" w:date="2019-12-17T16:36:00Z"/>
                    <w:rFonts w:ascii="Times New Roman" w:hAnsi="Times New Roman" w:cs="Times New Roman"/>
                    <w:sz w:val="15"/>
                    <w:szCs w:val="15"/>
                  </w:rPr>
                </w:rPrChange>
              </w:rPr>
            </w:pPr>
            <w:ins w:id="763" w:author="Nguyen Thi Thuy Duong" w:date="2019-12-17T16:36:00Z">
              <w:r w:rsidRPr="00F97B92">
                <w:rPr>
                  <w:rFonts w:ascii="Times New Roman" w:hAnsi="Times New Roman" w:cs="Times New Roman"/>
                  <w:rPrChange w:id="764"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5"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6" w:author="Nguyen Thi Thuy Duong" w:date="2019-12-17T16:36:00Z"/>
                <w:rFonts w:ascii="Times New Roman" w:hAnsi="Times New Roman" w:cs="Times New Roman"/>
                <w:rPrChange w:id="767" w:author="Nguyen Thi Thuy Duong" w:date="2019-12-17T16:38:00Z">
                  <w:rPr>
                    <w:ins w:id="768" w:author="Nguyen Thi Thuy Duong" w:date="2019-12-17T16:36:00Z"/>
                    <w:rFonts w:ascii="Times New Roman" w:hAnsi="Times New Roman" w:cs="Times New Roman"/>
                    <w:sz w:val="15"/>
                    <w:szCs w:val="15"/>
                  </w:rPr>
                </w:rPrChange>
              </w:rPr>
            </w:pPr>
            <w:ins w:id="769" w:author="Nguyen Thi Thuy Duong" w:date="2019-12-17T16:36:00Z">
              <w:r w:rsidRPr="00F97B92">
                <w:rPr>
                  <w:rFonts w:ascii="Times New Roman" w:hAnsi="Times New Roman" w:cs="Times New Roman"/>
                  <w:rPrChange w:id="770"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1" w:author="Nguyen Thi Thuy Duong" w:date="2019-12-17T16:36:00Z"/>
                <w:rFonts w:ascii="Times New Roman" w:hAnsi="Times New Roman" w:cs="Times New Roman"/>
                <w:rPrChange w:id="772" w:author="Nguyen Thi Thuy Duong" w:date="2019-12-17T16:38:00Z">
                  <w:rPr>
                    <w:ins w:id="773" w:author="Nguyen Thi Thuy Duong" w:date="2019-12-17T16:36:00Z"/>
                    <w:rFonts w:ascii="Times New Roman" w:hAnsi="Times New Roman" w:cs="Times New Roman"/>
                    <w:sz w:val="15"/>
                    <w:szCs w:val="15"/>
                  </w:rPr>
                </w:rPrChange>
              </w:rPr>
            </w:pPr>
            <w:ins w:id="774" w:author="Nguyen Thi Thuy Duong" w:date="2019-12-17T16:36:00Z">
              <w:r w:rsidRPr="00F97B92">
                <w:rPr>
                  <w:rFonts w:ascii="Times New Roman" w:hAnsi="Times New Roman" w:cs="Times New Roman"/>
                  <w:rPrChange w:id="775"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6" w:author="Nguyen Thi Thuy Duong" w:date="2019-12-17T16:36:00Z"/>
                <w:rFonts w:ascii="Times New Roman" w:hAnsi="Times New Roman" w:cs="Times New Roman"/>
                <w:rPrChange w:id="777" w:author="Nguyen Thi Thuy Duong" w:date="2019-12-17T16:38:00Z">
                  <w:rPr>
                    <w:ins w:id="778" w:author="Nguyen Thi Thuy Duong" w:date="2019-12-17T16:36:00Z"/>
                    <w:rFonts w:ascii="Times New Roman" w:hAnsi="Times New Roman" w:cs="Times New Roman"/>
                    <w:sz w:val="15"/>
                    <w:szCs w:val="15"/>
                  </w:rPr>
                </w:rPrChange>
              </w:rPr>
            </w:pPr>
            <w:ins w:id="779" w:author="Nguyen Thi Thuy Duong" w:date="2019-12-17T16:36:00Z">
              <w:r w:rsidRPr="00F97B92">
                <w:rPr>
                  <w:rFonts w:ascii="Times New Roman" w:hAnsi="Times New Roman" w:cs="Times New Roman"/>
                  <w:rPrChange w:id="780"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1" w:author="Nguyen Thi Thuy Duong" w:date="2019-12-17T16:36:00Z"/>
                <w:rFonts w:ascii="Times New Roman" w:hAnsi="Times New Roman" w:cs="Times New Roman"/>
                <w:rPrChange w:id="782" w:author="Nguyen Thi Thuy Duong" w:date="2019-12-17T16:38:00Z">
                  <w:rPr>
                    <w:ins w:id="78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4" w:author="Nguyen Thi Thuy Duong" w:date="2019-12-17T16:36:00Z"/>
                <w:rFonts w:ascii="Times New Roman" w:hAnsi="Times New Roman" w:cs="Times New Roman"/>
                <w:rPrChange w:id="785" w:author="Nguyen Thi Thuy Duong" w:date="2019-12-17T16:38:00Z">
                  <w:rPr>
                    <w:ins w:id="786" w:author="Nguyen Thi Thuy Duong" w:date="2019-12-17T16:36:00Z"/>
                    <w:rFonts w:ascii="Times New Roman" w:hAnsi="Times New Roman" w:cs="Times New Roman"/>
                    <w:sz w:val="15"/>
                    <w:szCs w:val="15"/>
                  </w:rPr>
                </w:rPrChange>
              </w:rPr>
            </w:pPr>
            <w:ins w:id="787" w:author="Nguyen Thi Thuy Duong" w:date="2019-12-17T16:36:00Z">
              <w:r w:rsidRPr="00F97B92">
                <w:rPr>
                  <w:rFonts w:ascii="Times New Roman" w:hAnsi="Times New Roman" w:cs="Times New Roman"/>
                  <w:rPrChange w:id="788"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89" w:author="Nguyen Thi Thuy Duong" w:date="2019-12-17T16:36:00Z"/>
                <w:rFonts w:ascii="Times New Roman" w:hAnsi="Times New Roman" w:cs="Times New Roman"/>
                <w:rPrChange w:id="790" w:author="Nguyen Thi Thuy Duong" w:date="2019-12-17T16:38:00Z">
                  <w:rPr>
                    <w:ins w:id="791" w:author="Nguyen Thi Thuy Duong" w:date="2019-12-17T16:36:00Z"/>
                    <w:rFonts w:ascii="Times New Roman" w:hAnsi="Times New Roman" w:cs="Times New Roman"/>
                    <w:sz w:val="15"/>
                    <w:szCs w:val="15"/>
                  </w:rPr>
                </w:rPrChange>
              </w:rPr>
            </w:pPr>
            <w:ins w:id="792" w:author="Nguyen Thi Thuy Duong" w:date="2019-12-17T16:36:00Z">
              <w:r w:rsidRPr="00F97B92">
                <w:rPr>
                  <w:rFonts w:ascii="Times New Roman" w:hAnsi="Times New Roman" w:cs="Times New Roman"/>
                  <w:rPrChange w:id="793"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5" w:author="Nguyen Thi Thuy Duong" w:date="2019-12-17T16:36:00Z"/>
                <w:rFonts w:ascii="Times New Roman" w:hAnsi="Times New Roman" w:cs="Times New Roman"/>
                <w:rPrChange w:id="796" w:author="Nguyen Thi Thuy Duong" w:date="2019-12-17T16:38:00Z">
                  <w:rPr>
                    <w:ins w:id="79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798" w:author="Nguyen Thi Thuy Duong" w:date="2019-12-17T16:36:00Z"/>
                <w:rFonts w:ascii="Times New Roman" w:hAnsi="Times New Roman" w:cs="Times New Roman"/>
                <w:rPrChange w:id="799" w:author="Nguyen Thi Thuy Duong" w:date="2019-12-17T16:38:00Z">
                  <w:rPr>
                    <w:ins w:id="80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1" w:author="Nguyen Thi Thuy Duong" w:date="2019-12-17T16:36:00Z"/>
                <w:rFonts w:ascii="Times New Roman" w:hAnsi="Times New Roman" w:cs="Times New Roman"/>
                <w:rPrChange w:id="802" w:author="Nguyen Thi Thuy Duong" w:date="2019-12-17T16:38:00Z">
                  <w:rPr>
                    <w:ins w:id="803" w:author="Nguyen Thi Thuy Duong" w:date="2019-12-17T16:36:00Z"/>
                    <w:rFonts w:ascii="Times New Roman" w:hAnsi="Times New Roman" w:cs="Times New Roman"/>
                    <w:sz w:val="15"/>
                    <w:szCs w:val="15"/>
                  </w:rPr>
                </w:rPrChange>
              </w:rPr>
            </w:pPr>
            <w:ins w:id="804" w:author="Nguyen Thi Thuy Duong" w:date="2019-12-17T16:36:00Z">
              <w:r w:rsidRPr="00F97B92">
                <w:rPr>
                  <w:rFonts w:ascii="Times New Roman" w:hAnsi="Times New Roman" w:cs="Times New Roman"/>
                  <w:rPrChange w:id="805"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6" w:author="Nguyen Thi Thuy Duong" w:date="2019-12-17T16:36:00Z"/>
                <w:rFonts w:ascii="Times New Roman" w:hAnsi="Times New Roman" w:cs="Times New Roman"/>
                <w:rPrChange w:id="807" w:author="Nguyen Thi Thuy Duong" w:date="2019-12-17T16:38:00Z">
                  <w:rPr>
                    <w:ins w:id="80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09" w:author="Nguyen Thi Thuy Duong" w:date="2019-12-17T16:36:00Z"/>
                <w:rFonts w:ascii="Times New Roman" w:hAnsi="Times New Roman" w:cs="Times New Roman"/>
                <w:rPrChange w:id="810" w:author="Nguyen Thi Thuy Duong" w:date="2019-12-17T16:38:00Z">
                  <w:rPr>
                    <w:ins w:id="811" w:author="Nguyen Thi Thuy Duong" w:date="2019-12-17T16:36:00Z"/>
                    <w:rFonts w:ascii="Times New Roman" w:hAnsi="Times New Roman" w:cs="Times New Roman"/>
                    <w:sz w:val="15"/>
                    <w:szCs w:val="15"/>
                  </w:rPr>
                </w:rPrChange>
              </w:rPr>
            </w:pPr>
            <w:ins w:id="812" w:author="Nguyen Thi Thuy Duong" w:date="2019-12-17T16:36:00Z">
              <w:r w:rsidRPr="00F97B92">
                <w:rPr>
                  <w:rFonts w:ascii="Times New Roman" w:hAnsi="Times New Roman" w:cs="Times New Roman"/>
                  <w:rPrChange w:id="813"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4" w:author="Nguyen Thi Thuy Duong" w:date="2019-12-17T16:36:00Z"/>
                <w:rFonts w:ascii="Times New Roman" w:hAnsi="Times New Roman" w:cs="Times New Roman"/>
                <w:rPrChange w:id="815" w:author="Nguyen Thi Thuy Duong" w:date="2019-12-17T16:38:00Z">
                  <w:rPr>
                    <w:ins w:id="816" w:author="Nguyen Thi Thuy Duong" w:date="2019-12-17T16:36:00Z"/>
                    <w:rFonts w:ascii="Times New Roman" w:hAnsi="Times New Roman" w:cs="Times New Roman"/>
                    <w:sz w:val="15"/>
                    <w:szCs w:val="15"/>
                  </w:rPr>
                </w:rPrChange>
              </w:rPr>
            </w:pPr>
            <w:ins w:id="817" w:author="Nguyen Thi Thuy Duong" w:date="2019-12-17T16:36:00Z">
              <w:r w:rsidRPr="00F97B92">
                <w:rPr>
                  <w:rFonts w:ascii="Times New Roman" w:hAnsi="Times New Roman" w:cs="Times New Roman"/>
                  <w:rPrChange w:id="818"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1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0" w:author="Nguyen Thi Thuy Duong" w:date="2019-12-17T16:36:00Z"/>
                <w:rFonts w:ascii="Times New Roman" w:hAnsi="Times New Roman" w:cs="Times New Roman"/>
                <w:rPrChange w:id="821" w:author="Nguyen Thi Thuy Duong" w:date="2019-12-17T16:38:00Z">
                  <w:rPr>
                    <w:ins w:id="822"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3" w:author="Nguyen Thi Thuy Duong" w:date="2019-12-17T16:36:00Z"/>
                <w:rFonts w:ascii="Times New Roman" w:hAnsi="Times New Roman" w:cs="Times New Roman"/>
                <w:rPrChange w:id="824" w:author="Nguyen Thi Thuy Duong" w:date="2019-12-17T16:38:00Z">
                  <w:rPr>
                    <w:ins w:id="825" w:author="Nguyen Thi Thuy Duong" w:date="2019-12-17T16:36:00Z"/>
                    <w:rFonts w:ascii="Times New Roman" w:hAnsi="Times New Roman" w:cs="Times New Roman"/>
                    <w:sz w:val="15"/>
                    <w:szCs w:val="15"/>
                  </w:rPr>
                </w:rPrChange>
              </w:rPr>
            </w:pPr>
            <w:ins w:id="826" w:author="Nguyen Thi Thuy Duong" w:date="2019-12-17T16:36:00Z">
              <w:r w:rsidRPr="00F97B92">
                <w:rPr>
                  <w:rFonts w:ascii="Times New Roman" w:hAnsi="Times New Roman" w:cs="Times New Roman"/>
                  <w:rPrChange w:id="827"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28" w:author="Nguyen Thi Thuy Duong" w:date="2019-12-17T16:36:00Z"/>
                <w:rFonts w:ascii="Times New Roman" w:hAnsi="Times New Roman" w:cs="Times New Roman"/>
                <w:rPrChange w:id="829" w:author="Nguyen Thi Thuy Duong" w:date="2019-12-17T16:38:00Z">
                  <w:rPr>
                    <w:ins w:id="830" w:author="Nguyen Thi Thuy Duong" w:date="2019-12-17T16:36:00Z"/>
                    <w:rFonts w:ascii="Times New Roman" w:hAnsi="Times New Roman" w:cs="Times New Roman"/>
                    <w:sz w:val="15"/>
                    <w:szCs w:val="15"/>
                  </w:rPr>
                </w:rPrChange>
              </w:rPr>
            </w:pPr>
            <w:ins w:id="831" w:author="Nguyen Thi Thuy Duong" w:date="2019-12-17T16:36:00Z">
              <w:r w:rsidRPr="00F97B92">
                <w:rPr>
                  <w:rFonts w:ascii="Times New Roman" w:hAnsi="Times New Roman" w:cs="Times New Roman"/>
                  <w:rPrChange w:id="832"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3" w:author="Nguyen Thi Thuy Duong" w:date="2019-12-17T16:36:00Z"/>
                <w:rFonts w:ascii="Times New Roman" w:hAnsi="Times New Roman" w:cs="Times New Roman"/>
                <w:rPrChange w:id="834" w:author="Nguyen Thi Thuy Duong" w:date="2019-12-17T16:38:00Z">
                  <w:rPr>
                    <w:ins w:id="83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6" w:author="Nguyen Thi Thuy Duong" w:date="2019-12-17T16:36:00Z"/>
                <w:rFonts w:ascii="Times New Roman" w:hAnsi="Times New Roman" w:cs="Times New Roman"/>
                <w:rPrChange w:id="837" w:author="Nguyen Thi Thuy Duong" w:date="2019-12-17T16:38:00Z">
                  <w:rPr>
                    <w:ins w:id="838" w:author="Nguyen Thi Thuy Duong" w:date="2019-12-17T16:36:00Z"/>
                    <w:rFonts w:ascii="Times New Roman" w:hAnsi="Times New Roman" w:cs="Times New Roman"/>
                    <w:sz w:val="15"/>
                    <w:szCs w:val="15"/>
                  </w:rPr>
                </w:rPrChange>
              </w:rPr>
            </w:pPr>
            <w:ins w:id="839" w:author="Nguyen Thi Thuy Duong" w:date="2019-12-17T16:36:00Z">
              <w:r w:rsidRPr="00F97B92">
                <w:rPr>
                  <w:rFonts w:ascii="Times New Roman" w:hAnsi="Times New Roman" w:cs="Times New Roman"/>
                  <w:rPrChange w:id="84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1" w:author="Nguyen Thi Thuy Duong" w:date="2019-12-17T16:36:00Z"/>
                <w:rFonts w:ascii="Times New Roman" w:hAnsi="Times New Roman" w:cs="Times New Roman"/>
                <w:rPrChange w:id="842" w:author="Nguyen Thi Thuy Duong" w:date="2019-12-17T16:38:00Z">
                  <w:rPr>
                    <w:ins w:id="843" w:author="Nguyen Thi Thuy Duong" w:date="2019-12-17T16:36:00Z"/>
                    <w:rFonts w:ascii="Times New Roman" w:hAnsi="Times New Roman" w:cs="Times New Roman"/>
                    <w:sz w:val="15"/>
                    <w:szCs w:val="15"/>
                  </w:rPr>
                </w:rPrChange>
              </w:rPr>
            </w:pPr>
            <w:ins w:id="844" w:author="Nguyen Thi Thuy Duong" w:date="2019-12-17T16:36:00Z">
              <w:r w:rsidRPr="00F97B92">
                <w:rPr>
                  <w:rFonts w:ascii="Times New Roman" w:hAnsi="Times New Roman" w:cs="Times New Roman"/>
                  <w:rPrChange w:id="845"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47" w:author="Nguyen Thi Thuy Duong" w:date="2019-12-17T16:36:00Z"/>
                <w:rFonts w:ascii="Times New Roman" w:hAnsi="Times New Roman" w:cs="Times New Roman"/>
                <w:rPrChange w:id="848" w:author="Nguyen Thi Thuy Duong" w:date="2019-12-17T16:38:00Z">
                  <w:rPr>
                    <w:ins w:id="84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0" w:author="Nguyen Thi Thuy Duong" w:date="2019-12-17T16:36:00Z"/>
                <w:rFonts w:ascii="Times New Roman" w:hAnsi="Times New Roman" w:cs="Times New Roman"/>
                <w:rPrChange w:id="851" w:author="Nguyen Thi Thuy Duong" w:date="2019-12-17T16:38:00Z">
                  <w:rPr>
                    <w:ins w:id="85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3" w:author="Nguyen Thi Thuy Duong" w:date="2019-12-17T16:36:00Z"/>
                <w:rFonts w:ascii="Times New Roman" w:hAnsi="Times New Roman" w:cs="Times New Roman"/>
                <w:rPrChange w:id="854" w:author="Nguyen Thi Thuy Duong" w:date="2019-12-17T16:38:00Z">
                  <w:rPr>
                    <w:ins w:id="855" w:author="Nguyen Thi Thuy Duong" w:date="2019-12-17T16:36:00Z"/>
                    <w:rFonts w:ascii="Times New Roman" w:hAnsi="Times New Roman" w:cs="Times New Roman"/>
                    <w:sz w:val="15"/>
                    <w:szCs w:val="15"/>
                  </w:rPr>
                </w:rPrChange>
              </w:rPr>
            </w:pPr>
            <w:ins w:id="856" w:author="Nguyen Thi Thuy Duong" w:date="2019-12-17T16:36:00Z">
              <w:r w:rsidRPr="00F97B92">
                <w:rPr>
                  <w:rFonts w:ascii="Times New Roman" w:hAnsi="Times New Roman" w:cs="Times New Roman"/>
                  <w:rPrChange w:id="857"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58" w:author="Nguyen Thi Thuy Duong" w:date="2019-12-17T16:36:00Z"/>
                <w:rFonts w:ascii="Times New Roman" w:hAnsi="Times New Roman" w:cs="Times New Roman"/>
                <w:rPrChange w:id="859" w:author="Nguyen Thi Thuy Duong" w:date="2019-12-17T16:38:00Z">
                  <w:rPr>
                    <w:ins w:id="86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1" w:author="Nguyen Thi Thuy Duong" w:date="2019-12-17T16:36:00Z"/>
                <w:rFonts w:ascii="Times New Roman" w:hAnsi="Times New Roman" w:cs="Times New Roman"/>
                <w:rPrChange w:id="862" w:author="Nguyen Thi Thuy Duong" w:date="2019-12-17T16:38:00Z">
                  <w:rPr>
                    <w:ins w:id="863" w:author="Nguyen Thi Thuy Duong" w:date="2019-12-17T16:36:00Z"/>
                    <w:rFonts w:ascii="Times New Roman" w:hAnsi="Times New Roman" w:cs="Times New Roman"/>
                    <w:sz w:val="15"/>
                    <w:szCs w:val="15"/>
                  </w:rPr>
                </w:rPrChange>
              </w:rPr>
            </w:pPr>
            <w:ins w:id="864" w:author="Nguyen Thi Thuy Duong" w:date="2019-12-17T16:36:00Z">
              <w:r w:rsidRPr="00F97B92">
                <w:rPr>
                  <w:rFonts w:ascii="Times New Roman" w:hAnsi="Times New Roman" w:cs="Times New Roman"/>
                  <w:rPrChange w:id="865"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6" w:author="Nguyen Thi Thuy Duong" w:date="2019-12-17T16:36:00Z"/>
                <w:rFonts w:ascii="Times New Roman" w:hAnsi="Times New Roman" w:cs="Times New Roman"/>
                <w:rPrChange w:id="867" w:author="Nguyen Thi Thuy Duong" w:date="2019-12-17T16:38:00Z">
                  <w:rPr>
                    <w:ins w:id="868" w:author="Nguyen Thi Thuy Duong" w:date="2019-12-17T16:36:00Z"/>
                    <w:rFonts w:ascii="Times New Roman" w:hAnsi="Times New Roman" w:cs="Times New Roman"/>
                    <w:sz w:val="15"/>
                    <w:szCs w:val="15"/>
                  </w:rPr>
                </w:rPrChange>
              </w:rPr>
            </w:pPr>
            <w:ins w:id="869" w:author="Nguyen Thi Thuy Duong" w:date="2019-12-17T16:36:00Z">
              <w:r w:rsidRPr="00F97B92">
                <w:rPr>
                  <w:rFonts w:ascii="Times New Roman" w:hAnsi="Times New Roman" w:cs="Times New Roman"/>
                  <w:rPrChange w:id="870"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2" w:author="Nguyen Thi Thuy Duong" w:date="2019-12-17T16:36:00Z"/>
                <w:rFonts w:ascii="Times New Roman" w:hAnsi="Times New Roman" w:cs="Times New Roman"/>
                <w:rPrChange w:id="873" w:author="Nguyen Thi Thuy Duong" w:date="2019-12-17T16:38:00Z">
                  <w:rPr>
                    <w:ins w:id="87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5" w:author="Nguyen Thi Thuy Duong" w:date="2019-12-17T16:36:00Z"/>
                <w:rFonts w:ascii="Times New Roman" w:hAnsi="Times New Roman" w:cs="Times New Roman"/>
                <w:rPrChange w:id="876" w:author="Nguyen Thi Thuy Duong" w:date="2019-12-17T16:38:00Z">
                  <w:rPr>
                    <w:ins w:id="877" w:author="Nguyen Thi Thuy Duong" w:date="2019-12-17T16:36:00Z"/>
                    <w:rFonts w:ascii="Times New Roman" w:hAnsi="Times New Roman" w:cs="Times New Roman"/>
                    <w:sz w:val="15"/>
                    <w:szCs w:val="15"/>
                  </w:rPr>
                </w:rPrChange>
              </w:rPr>
            </w:pPr>
            <w:ins w:id="878" w:author="Nguyen Thi Thuy Duong" w:date="2019-12-17T16:36:00Z">
              <w:r w:rsidRPr="00F97B92">
                <w:rPr>
                  <w:rFonts w:ascii="Times New Roman" w:hAnsi="Times New Roman" w:cs="Times New Roman"/>
                  <w:rPrChange w:id="879"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0" w:author="Nguyen Thi Thuy Duong" w:date="2019-12-17T16:36:00Z"/>
                <w:rFonts w:ascii="Times New Roman" w:hAnsi="Times New Roman" w:cs="Times New Roman"/>
                <w:rPrChange w:id="881" w:author="Nguyen Thi Thuy Duong" w:date="2019-12-17T16:38:00Z">
                  <w:rPr>
                    <w:ins w:id="882" w:author="Nguyen Thi Thuy Duong" w:date="2019-12-17T16:36:00Z"/>
                    <w:rFonts w:ascii="Times New Roman" w:hAnsi="Times New Roman" w:cs="Times New Roman"/>
                    <w:sz w:val="15"/>
                    <w:szCs w:val="15"/>
                  </w:rPr>
                </w:rPrChange>
              </w:rPr>
            </w:pPr>
            <w:ins w:id="883" w:author="Nguyen Thi Thuy Duong" w:date="2019-12-17T16:36:00Z">
              <w:r w:rsidRPr="00F97B92">
                <w:rPr>
                  <w:rFonts w:ascii="Times New Roman" w:hAnsi="Times New Roman" w:cs="Times New Roman"/>
                  <w:rPrChange w:id="884"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5" w:author="Nguyen Thi Thuy Duong" w:date="2019-12-17T16:36:00Z"/>
                <w:rFonts w:ascii="Times New Roman" w:hAnsi="Times New Roman" w:cs="Times New Roman"/>
                <w:rPrChange w:id="886" w:author="Nguyen Thi Thuy Duong" w:date="2019-12-17T16:38:00Z">
                  <w:rPr>
                    <w:ins w:id="88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88" w:author="Nguyen Thi Thuy Duong" w:date="2019-12-17T16:36:00Z"/>
                <w:rFonts w:ascii="Times New Roman" w:hAnsi="Times New Roman" w:cs="Times New Roman"/>
                <w:rPrChange w:id="889" w:author="Nguyen Thi Thuy Duong" w:date="2019-12-17T16:38:00Z">
                  <w:rPr>
                    <w:ins w:id="890" w:author="Nguyen Thi Thuy Duong" w:date="2019-12-17T16:36:00Z"/>
                    <w:rFonts w:ascii="Times New Roman" w:hAnsi="Times New Roman" w:cs="Times New Roman"/>
                    <w:sz w:val="15"/>
                    <w:szCs w:val="15"/>
                  </w:rPr>
                </w:rPrChange>
              </w:rPr>
            </w:pPr>
            <w:ins w:id="891" w:author="Nguyen Thi Thuy Duong" w:date="2019-12-17T16:36:00Z">
              <w:r w:rsidRPr="00F97B92">
                <w:rPr>
                  <w:rFonts w:ascii="Times New Roman" w:hAnsi="Times New Roman" w:cs="Times New Roman"/>
                  <w:rPrChange w:id="892"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3" w:author="Nguyen Thi Thuy Duong" w:date="2019-12-17T16:36:00Z"/>
                <w:rFonts w:ascii="Times New Roman" w:hAnsi="Times New Roman" w:cs="Times New Roman"/>
                <w:rPrChange w:id="894" w:author="Nguyen Thi Thuy Duong" w:date="2019-12-17T16:38:00Z">
                  <w:rPr>
                    <w:ins w:id="895" w:author="Nguyen Thi Thuy Duong" w:date="2019-12-17T16:36:00Z"/>
                    <w:rFonts w:ascii="Times New Roman" w:hAnsi="Times New Roman" w:cs="Times New Roman"/>
                    <w:sz w:val="15"/>
                    <w:szCs w:val="15"/>
                  </w:rPr>
                </w:rPrChange>
              </w:rPr>
            </w:pPr>
            <w:ins w:id="896" w:author="Nguyen Thi Thuy Duong" w:date="2019-12-17T16:36:00Z">
              <w:r w:rsidRPr="00F97B92">
                <w:rPr>
                  <w:rFonts w:ascii="Times New Roman" w:hAnsi="Times New Roman" w:cs="Times New Roman"/>
                  <w:rPrChange w:id="897"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89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899" w:author="Nguyen Thi Thuy Duong" w:date="2019-12-17T16:36:00Z"/>
                <w:rFonts w:ascii="Times New Roman" w:hAnsi="Times New Roman" w:cs="Times New Roman"/>
                <w:rPrChange w:id="900" w:author="Nguyen Thi Thuy Duong" w:date="2019-12-17T16:38:00Z">
                  <w:rPr>
                    <w:ins w:id="90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2" w:author="Nguyen Thi Thuy Duong" w:date="2019-12-17T16:36:00Z"/>
                <w:rFonts w:ascii="Times New Roman" w:hAnsi="Times New Roman" w:cs="Times New Roman"/>
                <w:rPrChange w:id="903" w:author="Nguyen Thi Thuy Duong" w:date="2019-12-17T16:38:00Z">
                  <w:rPr>
                    <w:ins w:id="90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5" w:author="Nguyen Thi Thuy Duong" w:date="2019-12-17T16:36:00Z"/>
                <w:rFonts w:ascii="Times New Roman" w:hAnsi="Times New Roman" w:cs="Times New Roman"/>
                <w:rPrChange w:id="906" w:author="Nguyen Thi Thuy Duong" w:date="2019-12-17T16:38:00Z">
                  <w:rPr>
                    <w:ins w:id="907" w:author="Nguyen Thi Thuy Duong" w:date="2019-12-17T16:36:00Z"/>
                    <w:rFonts w:ascii="Times New Roman" w:hAnsi="Times New Roman" w:cs="Times New Roman"/>
                    <w:sz w:val="15"/>
                    <w:szCs w:val="15"/>
                  </w:rPr>
                </w:rPrChange>
              </w:rPr>
            </w:pPr>
            <w:ins w:id="908" w:author="Nguyen Thi Thuy Duong" w:date="2019-12-17T16:36:00Z">
              <w:r w:rsidRPr="00F97B92">
                <w:rPr>
                  <w:rFonts w:ascii="Times New Roman" w:hAnsi="Times New Roman" w:cs="Times New Roman"/>
                  <w:rPrChange w:id="909"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0" w:author="Nguyen Thi Thuy Duong" w:date="2019-12-17T16:36:00Z"/>
                <w:rFonts w:ascii="Times New Roman" w:hAnsi="Times New Roman" w:cs="Times New Roman"/>
                <w:rPrChange w:id="911" w:author="Nguyen Thi Thuy Duong" w:date="2019-12-17T16:38:00Z">
                  <w:rPr>
                    <w:ins w:id="91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3" w:author="Nguyen Thi Thuy Duong" w:date="2019-12-17T16:36:00Z"/>
                <w:rFonts w:ascii="Times New Roman" w:hAnsi="Times New Roman" w:cs="Times New Roman"/>
                <w:rPrChange w:id="914" w:author="Nguyen Thi Thuy Duong" w:date="2019-12-17T16:38:00Z">
                  <w:rPr>
                    <w:ins w:id="915" w:author="Nguyen Thi Thuy Duong" w:date="2019-12-17T16:36:00Z"/>
                    <w:rFonts w:ascii="Times New Roman" w:hAnsi="Times New Roman" w:cs="Times New Roman"/>
                    <w:sz w:val="15"/>
                    <w:szCs w:val="15"/>
                  </w:rPr>
                </w:rPrChange>
              </w:rPr>
            </w:pPr>
            <w:ins w:id="916" w:author="Nguyen Thi Thuy Duong" w:date="2019-12-17T16:36:00Z">
              <w:r w:rsidRPr="00F97B92">
                <w:rPr>
                  <w:rFonts w:ascii="Times New Roman" w:hAnsi="Times New Roman" w:cs="Times New Roman"/>
                  <w:rPrChange w:id="917"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18" w:author="Nguyen Thi Thuy Duong" w:date="2019-12-17T16:36:00Z"/>
                <w:rFonts w:ascii="Times New Roman" w:hAnsi="Times New Roman" w:cs="Times New Roman"/>
                <w:rPrChange w:id="919" w:author="Nguyen Thi Thuy Duong" w:date="2019-12-17T16:38:00Z">
                  <w:rPr>
                    <w:ins w:id="920" w:author="Nguyen Thi Thuy Duong" w:date="2019-12-17T16:36:00Z"/>
                    <w:rFonts w:ascii="Times New Roman" w:hAnsi="Times New Roman" w:cs="Times New Roman"/>
                    <w:sz w:val="15"/>
                    <w:szCs w:val="15"/>
                  </w:rPr>
                </w:rPrChange>
              </w:rPr>
            </w:pPr>
            <w:ins w:id="921" w:author="Nguyen Thi Thuy Duong" w:date="2019-12-17T16:36:00Z">
              <w:r w:rsidRPr="00F97B92">
                <w:rPr>
                  <w:rFonts w:ascii="Times New Roman" w:hAnsi="Times New Roman" w:cs="Times New Roman"/>
                  <w:rPrChange w:id="922"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3"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4" w:author="Nguyen Thi Thuy Duong" w:date="2019-12-17T16:36:00Z"/>
                <w:rFonts w:ascii="Times New Roman" w:hAnsi="Times New Roman" w:cs="Times New Roman"/>
                <w:rPrChange w:id="925" w:author="Nguyen Thi Thuy Duong" w:date="2019-12-17T16:38:00Z">
                  <w:rPr>
                    <w:ins w:id="926" w:author="Nguyen Thi Thuy Duong" w:date="2019-12-17T16:36:00Z"/>
                    <w:rFonts w:ascii="Times New Roman" w:hAnsi="Times New Roman" w:cs="Times New Roman"/>
                    <w:sz w:val="15"/>
                    <w:szCs w:val="15"/>
                  </w:rPr>
                </w:rPrChange>
              </w:rPr>
            </w:pPr>
            <w:ins w:id="927" w:author="Nguyen Thi Thuy Duong" w:date="2019-12-17T16:36:00Z">
              <w:r w:rsidRPr="00F97B92">
                <w:rPr>
                  <w:rFonts w:ascii="Times New Roman" w:hAnsi="Times New Roman" w:cs="Times New Roman"/>
                  <w:rPrChange w:id="928"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29" w:author="Nguyen Thi Thuy Duong" w:date="2019-12-17T16:36:00Z"/>
                <w:rFonts w:ascii="Times New Roman" w:hAnsi="Times New Roman" w:cs="Times New Roman"/>
                <w:rPrChange w:id="930" w:author="Nguyen Thi Thuy Duong" w:date="2019-12-17T16:38:00Z">
                  <w:rPr>
                    <w:ins w:id="931" w:author="Nguyen Thi Thuy Duong" w:date="2019-12-17T16:36:00Z"/>
                    <w:rFonts w:ascii="Times New Roman" w:hAnsi="Times New Roman" w:cs="Times New Roman"/>
                    <w:sz w:val="15"/>
                    <w:szCs w:val="15"/>
                  </w:rPr>
                </w:rPrChange>
              </w:rPr>
            </w:pPr>
            <w:ins w:id="932" w:author="Nguyen Thi Thuy Duong" w:date="2019-12-17T16:36:00Z">
              <w:r w:rsidRPr="00F97B92">
                <w:rPr>
                  <w:rFonts w:ascii="Times New Roman" w:hAnsi="Times New Roman" w:cs="Times New Roman"/>
                  <w:rPrChange w:id="933"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4" w:author="Nguyen Thi Thuy Duong" w:date="2019-12-17T16:36:00Z"/>
                <w:rFonts w:ascii="Times New Roman" w:hAnsi="Times New Roman" w:cs="Times New Roman"/>
                <w:rPrChange w:id="935" w:author="Nguyen Thi Thuy Duong" w:date="2019-12-17T16:38:00Z">
                  <w:rPr>
                    <w:ins w:id="93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37" w:author="Nguyen Thi Thuy Duong" w:date="2019-12-17T16:36:00Z"/>
                <w:rFonts w:ascii="Times New Roman" w:hAnsi="Times New Roman" w:cs="Times New Roman"/>
                <w:rPrChange w:id="938" w:author="Nguyen Thi Thuy Duong" w:date="2019-12-17T16:38:00Z">
                  <w:rPr>
                    <w:ins w:id="93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0" w:author="Nguyen Thi Thuy Duong" w:date="2019-12-17T16:36:00Z"/>
                <w:rFonts w:ascii="Times New Roman" w:hAnsi="Times New Roman" w:cs="Times New Roman"/>
                <w:rPrChange w:id="941" w:author="Nguyen Thi Thuy Duong" w:date="2019-12-17T16:38:00Z">
                  <w:rPr>
                    <w:ins w:id="942" w:author="Nguyen Thi Thuy Duong" w:date="2019-12-17T16:36:00Z"/>
                    <w:rFonts w:ascii="Times New Roman" w:hAnsi="Times New Roman" w:cs="Times New Roman"/>
                    <w:sz w:val="15"/>
                    <w:szCs w:val="15"/>
                  </w:rPr>
                </w:rPrChange>
              </w:rPr>
            </w:pPr>
            <w:ins w:id="943" w:author="Nguyen Thi Thuy Duong" w:date="2019-12-17T16:36:00Z">
              <w:r w:rsidRPr="00F97B92">
                <w:rPr>
                  <w:rFonts w:ascii="Times New Roman" w:hAnsi="Times New Roman" w:cs="Times New Roman"/>
                  <w:rPrChange w:id="944"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5" w:author="Nguyen Thi Thuy Duong" w:date="2019-12-17T16:36:00Z"/>
                <w:rFonts w:ascii="Times New Roman" w:hAnsi="Times New Roman" w:cs="Times New Roman"/>
                <w:rPrChange w:id="946" w:author="Nguyen Thi Thuy Duong" w:date="2019-12-17T16:38:00Z">
                  <w:rPr>
                    <w:ins w:id="947" w:author="Nguyen Thi Thuy Duong" w:date="2019-12-17T16:36:00Z"/>
                    <w:rFonts w:ascii="Times New Roman" w:hAnsi="Times New Roman" w:cs="Times New Roman"/>
                    <w:sz w:val="15"/>
                    <w:szCs w:val="15"/>
                  </w:rPr>
                </w:rPrChange>
              </w:rPr>
            </w:pPr>
            <w:ins w:id="948" w:author="Nguyen Thi Thuy Duong" w:date="2019-12-17T16:36:00Z">
              <w:r w:rsidRPr="00F97B92">
                <w:rPr>
                  <w:rFonts w:ascii="Times New Roman" w:hAnsi="Times New Roman" w:cs="Times New Roman"/>
                  <w:rPrChange w:id="949"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1" w:author="Nguyen Thi Thuy Duong" w:date="2019-12-17T16:36:00Z"/>
                <w:rFonts w:ascii="Times New Roman" w:hAnsi="Times New Roman" w:cs="Times New Roman"/>
                <w:rPrChange w:id="952" w:author="Nguyen Thi Thuy Duong" w:date="2019-12-17T16:38:00Z">
                  <w:rPr>
                    <w:ins w:id="953"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4" w:author="Nguyen Thi Thuy Duong" w:date="2019-12-17T16:36:00Z"/>
                <w:rFonts w:ascii="Times New Roman" w:hAnsi="Times New Roman" w:cs="Times New Roman"/>
                <w:rPrChange w:id="955" w:author="Nguyen Thi Thuy Duong" w:date="2019-12-17T16:38:00Z">
                  <w:rPr>
                    <w:ins w:id="956" w:author="Nguyen Thi Thuy Duong" w:date="2019-12-17T16:36:00Z"/>
                    <w:rFonts w:ascii="Times New Roman" w:hAnsi="Times New Roman" w:cs="Times New Roman"/>
                    <w:sz w:val="15"/>
                    <w:szCs w:val="15"/>
                  </w:rPr>
                </w:rPrChange>
              </w:rPr>
            </w:pPr>
            <w:ins w:id="957" w:author="Nguyen Thi Thuy Duong" w:date="2019-12-17T16:36:00Z">
              <w:r w:rsidRPr="00F97B92">
                <w:rPr>
                  <w:rFonts w:ascii="Times New Roman" w:hAnsi="Times New Roman" w:cs="Times New Roman"/>
                  <w:rPrChange w:id="958"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59" w:author="Nguyen Thi Thuy Duong" w:date="2019-12-17T16:36:00Z"/>
                <w:rFonts w:ascii="Times New Roman" w:hAnsi="Times New Roman" w:cs="Times New Roman"/>
                <w:rPrChange w:id="960" w:author="Nguyen Thi Thuy Duong" w:date="2019-12-17T16:38:00Z">
                  <w:rPr>
                    <w:ins w:id="96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2" w:author="Nguyen Thi Thuy Duong" w:date="2019-12-17T16:36:00Z"/>
                <w:rFonts w:ascii="Times New Roman" w:hAnsi="Times New Roman" w:cs="Times New Roman"/>
                <w:rPrChange w:id="963" w:author="Nguyen Thi Thuy Duong" w:date="2019-12-17T16:38:00Z">
                  <w:rPr>
                    <w:ins w:id="96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5" w:author="Nguyen Thi Thuy Duong" w:date="2019-12-17T16:36:00Z"/>
                <w:rFonts w:ascii="Times New Roman" w:hAnsi="Times New Roman" w:cs="Times New Roman"/>
                <w:rPrChange w:id="966" w:author="Nguyen Thi Thuy Duong" w:date="2019-12-17T16:38:00Z">
                  <w:rPr>
                    <w:ins w:id="967" w:author="Nguyen Thi Thuy Duong" w:date="2019-12-17T16:36:00Z"/>
                    <w:rFonts w:ascii="Times New Roman" w:hAnsi="Times New Roman" w:cs="Times New Roman"/>
                    <w:sz w:val="15"/>
                    <w:szCs w:val="15"/>
                  </w:rPr>
                </w:rPrChange>
              </w:rPr>
            </w:pPr>
            <w:ins w:id="968" w:author="Nguyen Thi Thuy Duong" w:date="2019-12-17T16:36:00Z">
              <w:r w:rsidRPr="00F97B92">
                <w:rPr>
                  <w:rFonts w:ascii="Times New Roman" w:hAnsi="Times New Roman" w:cs="Times New Roman"/>
                  <w:rPrChange w:id="969"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0" w:author="Nguyen Thi Thuy Duong" w:date="2019-12-17T16:36:00Z"/>
                <w:rFonts w:ascii="Times New Roman" w:hAnsi="Times New Roman" w:cs="Times New Roman"/>
                <w:rPrChange w:id="971" w:author="Nguyen Thi Thuy Duong" w:date="2019-12-17T16:38:00Z">
                  <w:rPr>
                    <w:ins w:id="972" w:author="Nguyen Thi Thuy Duong" w:date="2019-12-17T16:36:00Z"/>
                    <w:rFonts w:ascii="Times New Roman" w:hAnsi="Times New Roman" w:cs="Times New Roman"/>
                    <w:sz w:val="15"/>
                    <w:szCs w:val="15"/>
                  </w:rPr>
                </w:rPrChange>
              </w:rPr>
            </w:pPr>
            <w:ins w:id="973" w:author="Nguyen Thi Thuy Duong" w:date="2019-12-17T16:36:00Z">
              <w:r w:rsidRPr="00F97B92">
                <w:rPr>
                  <w:rFonts w:ascii="Times New Roman" w:hAnsi="Times New Roman" w:cs="Times New Roman"/>
                  <w:rPrChange w:id="974"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6" w:author="Nguyen Thi Thuy Duong" w:date="2019-12-17T16:36:00Z"/>
                <w:rFonts w:ascii="Times New Roman" w:hAnsi="Times New Roman" w:cs="Times New Roman"/>
                <w:rPrChange w:id="977" w:author="Nguyen Thi Thuy Duong" w:date="2019-12-17T16:38:00Z">
                  <w:rPr>
                    <w:ins w:id="978"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79" w:author="Nguyen Thi Thuy Duong" w:date="2019-12-17T16:36:00Z"/>
                <w:rFonts w:ascii="Times New Roman" w:hAnsi="Times New Roman" w:cs="Times New Roman"/>
                <w:rPrChange w:id="980" w:author="Nguyen Thi Thuy Duong" w:date="2019-12-17T16:38:00Z">
                  <w:rPr>
                    <w:ins w:id="981" w:author="Nguyen Thi Thuy Duong" w:date="2019-12-17T16:36:00Z"/>
                    <w:rFonts w:ascii="Times New Roman" w:hAnsi="Times New Roman" w:cs="Times New Roman"/>
                    <w:sz w:val="15"/>
                    <w:szCs w:val="15"/>
                  </w:rPr>
                </w:rPrChange>
              </w:rPr>
            </w:pPr>
            <w:ins w:id="982" w:author="Nguyen Thi Thuy Duong" w:date="2019-12-17T16:36:00Z">
              <w:r w:rsidRPr="00F97B92">
                <w:rPr>
                  <w:rFonts w:ascii="Times New Roman" w:hAnsi="Times New Roman" w:cs="Times New Roman"/>
                  <w:rPrChange w:id="983"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4" w:author="Nguyen Thi Thuy Duong" w:date="2019-12-17T16:36:00Z"/>
                <w:rFonts w:ascii="Times New Roman" w:hAnsi="Times New Roman" w:cs="Times New Roman"/>
                <w:rPrChange w:id="985" w:author="Nguyen Thi Thuy Duong" w:date="2019-12-17T16:38:00Z">
                  <w:rPr>
                    <w:ins w:id="986" w:author="Nguyen Thi Thuy Duong" w:date="2019-12-17T16:36:00Z"/>
                    <w:rFonts w:ascii="Times New Roman" w:hAnsi="Times New Roman" w:cs="Times New Roman"/>
                    <w:sz w:val="15"/>
                    <w:szCs w:val="15"/>
                  </w:rPr>
                </w:rPrChange>
              </w:rPr>
            </w:pPr>
            <w:ins w:id="987" w:author="Nguyen Thi Thuy Duong" w:date="2019-12-17T16:36:00Z">
              <w:r w:rsidRPr="00F97B92">
                <w:rPr>
                  <w:rFonts w:ascii="Times New Roman" w:hAnsi="Times New Roman" w:cs="Times New Roman"/>
                  <w:rPrChange w:id="988"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89" w:author="Nguyen Thi Thuy Duong" w:date="2019-12-17T16:36:00Z"/>
                <w:rFonts w:ascii="Times New Roman" w:hAnsi="Times New Roman" w:cs="Times New Roman"/>
                <w:rPrChange w:id="990" w:author="Nguyen Thi Thuy Duong" w:date="2019-12-17T16:38:00Z">
                  <w:rPr>
                    <w:ins w:id="99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2" w:author="Nguyen Thi Thuy Duong" w:date="2019-12-17T16:36:00Z"/>
                <w:rFonts w:ascii="Times New Roman" w:hAnsi="Times New Roman" w:cs="Times New Roman"/>
                <w:rPrChange w:id="993" w:author="Nguyen Thi Thuy Duong" w:date="2019-12-17T16:38:00Z">
                  <w:rPr>
                    <w:ins w:id="994" w:author="Nguyen Thi Thuy Duong" w:date="2019-12-17T16:36:00Z"/>
                    <w:rFonts w:ascii="Times New Roman" w:hAnsi="Times New Roman" w:cs="Times New Roman"/>
                    <w:sz w:val="15"/>
                    <w:szCs w:val="15"/>
                  </w:rPr>
                </w:rPrChange>
              </w:rPr>
            </w:pPr>
            <w:ins w:id="995" w:author="Nguyen Thi Thuy Duong" w:date="2019-12-17T16:36:00Z">
              <w:r w:rsidRPr="00F97B92">
                <w:rPr>
                  <w:rFonts w:ascii="Times New Roman" w:hAnsi="Times New Roman" w:cs="Times New Roman"/>
                  <w:rPrChange w:id="996"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97" w:author="Nguyen Thi Thuy Duong" w:date="2019-12-17T16:36:00Z"/>
                <w:rFonts w:ascii="Times New Roman" w:hAnsi="Times New Roman" w:cs="Times New Roman"/>
                <w:rPrChange w:id="998" w:author="Nguyen Thi Thuy Duong" w:date="2019-12-17T16:38:00Z">
                  <w:rPr>
                    <w:ins w:id="999" w:author="Nguyen Thi Thuy Duong" w:date="2019-12-17T16:36:00Z"/>
                    <w:rFonts w:ascii="Times New Roman" w:hAnsi="Times New Roman" w:cs="Times New Roman"/>
                    <w:sz w:val="15"/>
                    <w:szCs w:val="15"/>
                  </w:rPr>
                </w:rPrChange>
              </w:rPr>
            </w:pPr>
            <w:ins w:id="1000" w:author="Nguyen Thi Thuy Duong" w:date="2019-12-17T16:36:00Z">
              <w:r w:rsidRPr="00F97B92">
                <w:rPr>
                  <w:rFonts w:ascii="Times New Roman" w:hAnsi="Times New Roman" w:cs="Times New Roman"/>
                  <w:rPrChange w:id="1001"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3" w:author="Nguyen Thi Thuy Duong" w:date="2019-12-17T16:36:00Z"/>
                <w:rFonts w:ascii="Times New Roman" w:hAnsi="Times New Roman" w:cs="Times New Roman"/>
                <w:rPrChange w:id="1004" w:author="Nguyen Thi Thuy Duong" w:date="2019-12-17T16:38:00Z">
                  <w:rPr>
                    <w:ins w:id="100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6" w:author="Nguyen Thi Thuy Duong" w:date="2019-12-17T16:36:00Z"/>
                <w:rFonts w:ascii="Times New Roman" w:hAnsi="Times New Roman" w:cs="Times New Roman"/>
                <w:rPrChange w:id="1007" w:author="Nguyen Thi Thuy Duong" w:date="2019-12-17T16:38:00Z">
                  <w:rPr>
                    <w:ins w:id="100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09" w:author="Nguyen Thi Thuy Duong" w:date="2019-12-17T16:36:00Z"/>
                <w:rFonts w:ascii="Times New Roman" w:hAnsi="Times New Roman" w:cs="Times New Roman"/>
                <w:rPrChange w:id="1010" w:author="Nguyen Thi Thuy Duong" w:date="2019-12-17T16:38:00Z">
                  <w:rPr>
                    <w:ins w:id="1011" w:author="Nguyen Thi Thuy Duong" w:date="2019-12-17T16:36:00Z"/>
                    <w:rFonts w:ascii="Times New Roman" w:hAnsi="Times New Roman" w:cs="Times New Roman"/>
                    <w:sz w:val="15"/>
                    <w:szCs w:val="15"/>
                  </w:rPr>
                </w:rPrChange>
              </w:rPr>
            </w:pPr>
            <w:ins w:id="1012" w:author="Nguyen Thi Thuy Duong" w:date="2019-12-17T16:36:00Z">
              <w:r w:rsidRPr="00F97B92">
                <w:rPr>
                  <w:rFonts w:ascii="Times New Roman" w:hAnsi="Times New Roman" w:cs="Times New Roman"/>
                  <w:rPrChange w:id="1013"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4" w:author="Nguyen Thi Thuy Duong" w:date="2019-12-17T16:36:00Z"/>
                <w:rFonts w:ascii="Times New Roman" w:hAnsi="Times New Roman" w:cs="Times New Roman"/>
                <w:rPrChange w:id="1015" w:author="Nguyen Thi Thuy Duong" w:date="2019-12-17T16:38:00Z">
                  <w:rPr>
                    <w:ins w:id="101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17" w:author="Nguyen Thi Thuy Duong" w:date="2019-12-17T16:36:00Z"/>
                <w:rFonts w:ascii="Times New Roman" w:hAnsi="Times New Roman" w:cs="Times New Roman"/>
                <w:rPrChange w:id="1018" w:author="Nguyen Thi Thuy Duong" w:date="2019-12-17T16:38:00Z">
                  <w:rPr>
                    <w:ins w:id="1019" w:author="Nguyen Thi Thuy Duong" w:date="2019-12-17T16:36:00Z"/>
                    <w:rFonts w:ascii="Times New Roman" w:hAnsi="Times New Roman" w:cs="Times New Roman"/>
                    <w:sz w:val="15"/>
                    <w:szCs w:val="15"/>
                  </w:rPr>
                </w:rPrChange>
              </w:rPr>
            </w:pPr>
            <w:ins w:id="1020" w:author="Nguyen Thi Thuy Duong" w:date="2019-12-17T16:36:00Z">
              <w:r w:rsidRPr="00F97B92">
                <w:rPr>
                  <w:rFonts w:ascii="Times New Roman" w:hAnsi="Times New Roman" w:cs="Times New Roman"/>
                  <w:rPrChange w:id="102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2" w:author="Nguyen Thi Thuy Duong" w:date="2019-12-17T16:36:00Z"/>
                <w:rFonts w:ascii="Times New Roman" w:hAnsi="Times New Roman" w:cs="Times New Roman"/>
                <w:rPrChange w:id="1023" w:author="Nguyen Thi Thuy Duong" w:date="2019-12-17T16:38:00Z">
                  <w:rPr>
                    <w:ins w:id="1024" w:author="Nguyen Thi Thuy Duong" w:date="2019-12-17T16:36:00Z"/>
                    <w:rFonts w:ascii="Times New Roman" w:hAnsi="Times New Roman" w:cs="Times New Roman"/>
                    <w:sz w:val="15"/>
                    <w:szCs w:val="15"/>
                  </w:rPr>
                </w:rPrChange>
              </w:rPr>
            </w:pPr>
            <w:ins w:id="1025" w:author="Nguyen Thi Thuy Duong" w:date="2019-12-17T16:36:00Z">
              <w:r w:rsidRPr="00F97B92">
                <w:rPr>
                  <w:rFonts w:ascii="Times New Roman" w:hAnsi="Times New Roman" w:cs="Times New Roman"/>
                  <w:rPrChange w:id="1026"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2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28" w:author="Nguyen Thi Thuy Duong" w:date="2019-12-17T16:36:00Z"/>
                <w:rFonts w:ascii="Times New Roman" w:hAnsi="Times New Roman" w:cs="Times New Roman"/>
                <w:rPrChange w:id="1029" w:author="Nguyen Thi Thuy Duong" w:date="2019-12-17T16:38:00Z">
                  <w:rPr>
                    <w:ins w:id="103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1" w:author="Nguyen Thi Thuy Duong" w:date="2019-12-17T16:36:00Z"/>
                <w:rFonts w:ascii="Times New Roman" w:hAnsi="Times New Roman" w:cs="Times New Roman"/>
                <w:rPrChange w:id="1032" w:author="Nguyen Thi Thuy Duong" w:date="2019-12-17T16:38:00Z">
                  <w:rPr>
                    <w:ins w:id="1033"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4" w:author="Nguyen Thi Thuy Duong" w:date="2019-12-17T16:36:00Z"/>
                <w:rFonts w:ascii="Times New Roman" w:hAnsi="Times New Roman" w:cs="Times New Roman"/>
                <w:rPrChange w:id="1035" w:author="Nguyen Thi Thuy Duong" w:date="2019-12-17T16:38:00Z">
                  <w:rPr>
                    <w:ins w:id="1036" w:author="Nguyen Thi Thuy Duong" w:date="2019-12-17T16:36:00Z"/>
                    <w:rFonts w:ascii="Times New Roman" w:hAnsi="Times New Roman" w:cs="Times New Roman"/>
                    <w:sz w:val="15"/>
                    <w:szCs w:val="15"/>
                  </w:rPr>
                </w:rPrChange>
              </w:rPr>
            </w:pPr>
            <w:ins w:id="1037" w:author="Nguyen Thi Thuy Duong" w:date="2019-12-17T16:36:00Z">
              <w:r w:rsidRPr="00F97B92">
                <w:rPr>
                  <w:rFonts w:ascii="Times New Roman" w:hAnsi="Times New Roman" w:cs="Times New Roman"/>
                  <w:rPrChange w:id="1038"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39" w:author="Nguyen Thi Thuy Duong" w:date="2019-12-17T16:36:00Z"/>
                <w:rFonts w:ascii="Times New Roman" w:hAnsi="Times New Roman" w:cs="Times New Roman"/>
                <w:rPrChange w:id="1040" w:author="Nguyen Thi Thuy Duong" w:date="2019-12-17T16:38:00Z">
                  <w:rPr>
                    <w:ins w:id="10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2" w:author="Nguyen Thi Thuy Duong" w:date="2019-12-17T16:36:00Z"/>
                <w:rFonts w:ascii="Times New Roman" w:hAnsi="Times New Roman" w:cs="Times New Roman"/>
                <w:rPrChange w:id="1043" w:author="Nguyen Thi Thuy Duong" w:date="2019-12-17T16:38:00Z">
                  <w:rPr>
                    <w:ins w:id="1044" w:author="Nguyen Thi Thuy Duong" w:date="2019-12-17T16:36:00Z"/>
                    <w:rFonts w:ascii="Times New Roman" w:hAnsi="Times New Roman" w:cs="Times New Roman"/>
                    <w:sz w:val="15"/>
                    <w:szCs w:val="15"/>
                  </w:rPr>
                </w:rPrChange>
              </w:rPr>
            </w:pPr>
            <w:ins w:id="1045" w:author="Nguyen Thi Thuy Duong" w:date="2019-12-17T16:36:00Z">
              <w:r w:rsidRPr="00F97B92">
                <w:rPr>
                  <w:rFonts w:ascii="Times New Roman" w:hAnsi="Times New Roman" w:cs="Times New Roman"/>
                  <w:rPrChange w:id="1046"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47" w:author="Nguyen Thi Thuy Duong" w:date="2019-12-17T16:36:00Z"/>
                <w:rFonts w:ascii="Times New Roman" w:hAnsi="Times New Roman" w:cs="Times New Roman"/>
                <w:rPrChange w:id="1048" w:author="Nguyen Thi Thuy Duong" w:date="2019-12-17T16:38:00Z">
                  <w:rPr>
                    <w:ins w:id="1049" w:author="Nguyen Thi Thuy Duong" w:date="2019-12-17T16:36:00Z"/>
                    <w:rFonts w:ascii="Times New Roman" w:hAnsi="Times New Roman" w:cs="Times New Roman"/>
                    <w:sz w:val="15"/>
                    <w:szCs w:val="15"/>
                  </w:rPr>
                </w:rPrChange>
              </w:rPr>
            </w:pPr>
            <w:ins w:id="1050" w:author="Nguyen Thi Thuy Duong" w:date="2019-12-17T16:36:00Z">
              <w:r w:rsidRPr="00F97B92">
                <w:rPr>
                  <w:rFonts w:ascii="Times New Roman" w:hAnsi="Times New Roman" w:cs="Times New Roman"/>
                  <w:rPrChange w:id="1051"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3" w:author="Nguyen Thi Thuy Duong" w:date="2019-12-17T16:36:00Z"/>
                <w:rFonts w:ascii="Times New Roman" w:hAnsi="Times New Roman" w:cs="Times New Roman"/>
                <w:rPrChange w:id="1054" w:author="Nguyen Thi Thuy Duong" w:date="2019-12-17T16:38:00Z">
                  <w:rPr>
                    <w:ins w:id="105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6" w:author="Nguyen Thi Thuy Duong" w:date="2019-12-17T16:36:00Z"/>
                <w:rFonts w:ascii="Times New Roman" w:hAnsi="Times New Roman" w:cs="Times New Roman"/>
                <w:rPrChange w:id="1057" w:author="Nguyen Thi Thuy Duong" w:date="2019-12-17T16:38:00Z">
                  <w:rPr>
                    <w:ins w:id="105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59" w:author="Nguyen Thi Thuy Duong" w:date="2019-12-17T16:36:00Z"/>
                <w:rFonts w:ascii="Times New Roman" w:hAnsi="Times New Roman" w:cs="Times New Roman"/>
                <w:rPrChange w:id="1060" w:author="Nguyen Thi Thuy Duong" w:date="2019-12-17T16:38:00Z">
                  <w:rPr>
                    <w:ins w:id="1061" w:author="Nguyen Thi Thuy Duong" w:date="2019-12-17T16:36:00Z"/>
                    <w:rFonts w:ascii="Times New Roman" w:hAnsi="Times New Roman" w:cs="Times New Roman"/>
                    <w:sz w:val="15"/>
                    <w:szCs w:val="15"/>
                  </w:rPr>
                </w:rPrChange>
              </w:rPr>
            </w:pPr>
            <w:ins w:id="1062" w:author="Nguyen Thi Thuy Duong" w:date="2019-12-17T16:36:00Z">
              <w:r w:rsidRPr="00F97B92">
                <w:rPr>
                  <w:rFonts w:ascii="Times New Roman" w:hAnsi="Times New Roman" w:cs="Times New Roman"/>
                  <w:rPrChange w:id="1063"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4" w:author="Nguyen Thi Thuy Duong" w:date="2019-12-17T16:36:00Z"/>
                <w:rFonts w:ascii="Times New Roman" w:hAnsi="Times New Roman" w:cs="Times New Roman"/>
                <w:rPrChange w:id="1065" w:author="Nguyen Thi Thuy Duong" w:date="2019-12-17T16:38:00Z">
                  <w:rPr>
                    <w:ins w:id="10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67" w:author="Nguyen Thi Thuy Duong" w:date="2019-12-17T16:36:00Z"/>
                <w:rFonts w:ascii="Times New Roman" w:hAnsi="Times New Roman" w:cs="Times New Roman"/>
                <w:rPrChange w:id="1068" w:author="Nguyen Thi Thuy Duong" w:date="2019-12-17T16:38:00Z">
                  <w:rPr>
                    <w:ins w:id="1069" w:author="Nguyen Thi Thuy Duong" w:date="2019-12-17T16:36:00Z"/>
                    <w:rFonts w:ascii="Times New Roman" w:hAnsi="Times New Roman" w:cs="Times New Roman"/>
                    <w:sz w:val="15"/>
                    <w:szCs w:val="15"/>
                  </w:rPr>
                </w:rPrChange>
              </w:rPr>
            </w:pPr>
            <w:ins w:id="1070" w:author="Nguyen Thi Thuy Duong" w:date="2019-12-17T16:36:00Z">
              <w:r w:rsidRPr="00F97B92">
                <w:rPr>
                  <w:rFonts w:ascii="Times New Roman" w:hAnsi="Times New Roman" w:cs="Times New Roman"/>
                  <w:rPrChange w:id="107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2" w:author="Nguyen Thi Thuy Duong" w:date="2019-12-17T16:36:00Z"/>
                <w:rFonts w:ascii="Times New Roman" w:hAnsi="Times New Roman" w:cs="Times New Roman"/>
                <w:rPrChange w:id="1073" w:author="Nguyen Thi Thuy Duong" w:date="2019-12-17T16:38:00Z">
                  <w:rPr>
                    <w:ins w:id="1074" w:author="Nguyen Thi Thuy Duong" w:date="2019-12-17T16:36:00Z"/>
                    <w:rFonts w:ascii="Times New Roman" w:hAnsi="Times New Roman" w:cs="Times New Roman"/>
                    <w:sz w:val="15"/>
                    <w:szCs w:val="15"/>
                  </w:rPr>
                </w:rPrChange>
              </w:rPr>
            </w:pPr>
            <w:ins w:id="1075" w:author="Nguyen Thi Thuy Duong" w:date="2019-12-17T16:36:00Z">
              <w:r w:rsidRPr="00F97B92">
                <w:rPr>
                  <w:rFonts w:ascii="Times New Roman" w:hAnsi="Times New Roman" w:cs="Times New Roman"/>
                  <w:rPrChange w:id="1076"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7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78" w:author="Nguyen Thi Thuy Duong" w:date="2019-12-17T16:36:00Z"/>
                <w:rFonts w:ascii="Times New Roman" w:hAnsi="Times New Roman" w:cs="Times New Roman"/>
                <w:rPrChange w:id="1079" w:author="Nguyen Thi Thuy Duong" w:date="2019-12-17T16:38:00Z">
                  <w:rPr>
                    <w:ins w:id="108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1" w:author="Nguyen Thi Thuy Duong" w:date="2019-12-17T16:36:00Z"/>
                <w:rFonts w:ascii="Times New Roman" w:hAnsi="Times New Roman" w:cs="Times New Roman"/>
                <w:rPrChange w:id="1082" w:author="Nguyen Thi Thuy Duong" w:date="2019-12-17T16:38:00Z">
                  <w:rPr>
                    <w:ins w:id="1083"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4" w:author="Nguyen Thi Thuy Duong" w:date="2019-12-17T16:36:00Z"/>
                <w:rFonts w:ascii="Times New Roman" w:hAnsi="Times New Roman" w:cs="Times New Roman"/>
                <w:rPrChange w:id="1085" w:author="Nguyen Thi Thuy Duong" w:date="2019-12-17T16:38:00Z">
                  <w:rPr>
                    <w:ins w:id="1086" w:author="Nguyen Thi Thuy Duong" w:date="2019-12-17T16:36:00Z"/>
                    <w:rFonts w:ascii="Times New Roman" w:hAnsi="Times New Roman" w:cs="Times New Roman"/>
                    <w:sz w:val="15"/>
                    <w:szCs w:val="15"/>
                  </w:rPr>
                </w:rPrChange>
              </w:rPr>
            </w:pPr>
            <w:ins w:id="1087" w:author="Nguyen Thi Thuy Duong" w:date="2019-12-17T16:36:00Z">
              <w:r w:rsidRPr="00F97B92">
                <w:rPr>
                  <w:rFonts w:ascii="Times New Roman" w:hAnsi="Times New Roman" w:cs="Times New Roman"/>
                  <w:rPrChange w:id="1088"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89" w:author="Nguyen Thi Thuy Duong" w:date="2019-12-17T16:36:00Z"/>
                <w:rFonts w:ascii="Times New Roman" w:hAnsi="Times New Roman" w:cs="Times New Roman"/>
                <w:rPrChange w:id="1090" w:author="Nguyen Thi Thuy Duong" w:date="2019-12-17T16:38:00Z">
                  <w:rPr>
                    <w:ins w:id="109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2" w:author="Nguyen Thi Thuy Duong" w:date="2019-12-17T16:36:00Z"/>
                <w:rFonts w:ascii="Times New Roman" w:hAnsi="Times New Roman" w:cs="Times New Roman"/>
                <w:rPrChange w:id="1093" w:author="Nguyen Thi Thuy Duong" w:date="2019-12-17T16:38:00Z">
                  <w:rPr>
                    <w:ins w:id="1094" w:author="Nguyen Thi Thuy Duong" w:date="2019-12-17T16:36:00Z"/>
                    <w:rFonts w:ascii="Times New Roman" w:hAnsi="Times New Roman" w:cs="Times New Roman"/>
                    <w:sz w:val="15"/>
                    <w:szCs w:val="15"/>
                  </w:rPr>
                </w:rPrChange>
              </w:rPr>
            </w:pPr>
            <w:ins w:id="1095" w:author="Nguyen Thi Thuy Duong" w:date="2019-12-17T16:36:00Z">
              <w:r w:rsidRPr="00F97B92">
                <w:rPr>
                  <w:rFonts w:ascii="Times New Roman" w:hAnsi="Times New Roman" w:cs="Times New Roman"/>
                  <w:rPrChange w:id="1096"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97" w:author="Nguyen Thi Thuy Duong" w:date="2019-12-17T16:36:00Z"/>
                <w:rFonts w:ascii="Times New Roman" w:hAnsi="Times New Roman" w:cs="Times New Roman"/>
                <w:rPrChange w:id="1098" w:author="Nguyen Thi Thuy Duong" w:date="2019-12-17T16:38:00Z">
                  <w:rPr>
                    <w:ins w:id="1099" w:author="Nguyen Thi Thuy Duong" w:date="2019-12-17T16:36:00Z"/>
                    <w:rFonts w:ascii="Times New Roman" w:hAnsi="Times New Roman" w:cs="Times New Roman"/>
                    <w:sz w:val="15"/>
                    <w:szCs w:val="15"/>
                  </w:rPr>
                </w:rPrChange>
              </w:rPr>
            </w:pPr>
            <w:ins w:id="1100" w:author="Nguyen Thi Thuy Duong" w:date="2019-12-17T16:36:00Z">
              <w:r w:rsidRPr="00F97B92">
                <w:rPr>
                  <w:rFonts w:ascii="Times New Roman" w:hAnsi="Times New Roman" w:cs="Times New Roman"/>
                  <w:rPrChange w:id="1101"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2" w:author="Nguyen Thi Thuy Duong" w:date="2019-12-17T16:36:00Z"/>
        </w:rPr>
      </w:pPr>
    </w:p>
    <w:p w14:paraId="18DB6941" w14:textId="551599FA" w:rsidR="00C8453D" w:rsidRDefault="0079274C" w:rsidP="00C8453D">
      <w:pPr>
        <w:pStyle w:val="Heading2"/>
        <w:rPr>
          <w:ins w:id="1103" w:author="Nguyen Thi Thuy Duong" w:date="2019-12-17T16:37:00Z"/>
        </w:rPr>
      </w:pPr>
      <w:bookmarkStart w:id="1104" w:name="_Toc27690280"/>
      <w:r>
        <w:t>Ước lượng rủi r</w:t>
      </w:r>
      <w:bookmarkEnd w:id="250"/>
      <w:r w:rsidR="00C8453D">
        <w:t>o</w:t>
      </w:r>
      <w:bookmarkEnd w:id="1104"/>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5" w:author="Nguyen Thi Thuy Duong" w:date="2019-12-17T16:37:00Z"/>
        </w:trPr>
        <w:tc>
          <w:tcPr>
            <w:tcW w:w="1317" w:type="dxa"/>
            <w:hideMark/>
          </w:tcPr>
          <w:p w14:paraId="38D149D5" w14:textId="77777777" w:rsidR="00F97B92" w:rsidRDefault="00F97B92" w:rsidP="008A2E64">
            <w:pPr>
              <w:rPr>
                <w:ins w:id="1106" w:author="Nguyen Thi Thuy Duong" w:date="2019-12-17T16:37:00Z"/>
              </w:rPr>
            </w:pPr>
            <w:ins w:id="1107" w:author="Nguyen Thi Thuy Duong" w:date="2019-12-17T16:37:00Z">
              <w:r>
                <w:t>Phân loại</w:t>
              </w:r>
            </w:ins>
          </w:p>
        </w:tc>
        <w:tc>
          <w:tcPr>
            <w:tcW w:w="2715" w:type="dxa"/>
            <w:hideMark/>
          </w:tcPr>
          <w:p w14:paraId="500A3310" w14:textId="77777777" w:rsidR="00F97B92" w:rsidRDefault="00F97B92" w:rsidP="008A2E64">
            <w:pPr>
              <w:rPr>
                <w:ins w:id="1108" w:author="Nguyen Thi Thuy Duong" w:date="2019-12-17T16:37:00Z"/>
              </w:rPr>
            </w:pPr>
            <w:ins w:id="1109" w:author="Nguyen Thi Thuy Duong" w:date="2019-12-17T16:37:00Z">
              <w:r>
                <w:t>Nguyên nhân</w:t>
              </w:r>
            </w:ins>
          </w:p>
        </w:tc>
        <w:tc>
          <w:tcPr>
            <w:tcW w:w="2104" w:type="dxa"/>
            <w:hideMark/>
          </w:tcPr>
          <w:p w14:paraId="3255DFFA" w14:textId="77777777" w:rsidR="00F97B92" w:rsidRDefault="00F97B92" w:rsidP="008A2E64">
            <w:pPr>
              <w:rPr>
                <w:ins w:id="1110" w:author="Nguyen Thi Thuy Duong" w:date="2019-12-17T16:37:00Z"/>
              </w:rPr>
            </w:pPr>
            <w:ins w:id="1111" w:author="Nguyen Thi Thuy Duong" w:date="2019-12-17T16:37:00Z">
              <w:r>
                <w:t>Rủi ro</w:t>
              </w:r>
            </w:ins>
          </w:p>
        </w:tc>
        <w:tc>
          <w:tcPr>
            <w:tcW w:w="1230" w:type="dxa"/>
            <w:hideMark/>
          </w:tcPr>
          <w:p w14:paraId="237E5AA1" w14:textId="77777777" w:rsidR="00F97B92" w:rsidRDefault="00F97B92" w:rsidP="008A2E64">
            <w:pPr>
              <w:rPr>
                <w:ins w:id="1112" w:author="Nguyen Thi Thuy Duong" w:date="2019-12-17T16:37:00Z"/>
              </w:rPr>
            </w:pPr>
            <w:ins w:id="1113" w:author="Nguyen Thi Thuy Duong" w:date="2019-12-17T16:37:00Z">
              <w:r>
                <w:t>Ảnh hưởng</w:t>
              </w:r>
            </w:ins>
          </w:p>
        </w:tc>
        <w:tc>
          <w:tcPr>
            <w:tcW w:w="1296" w:type="dxa"/>
            <w:hideMark/>
          </w:tcPr>
          <w:p w14:paraId="4167A00A" w14:textId="77777777" w:rsidR="00F97B92" w:rsidRDefault="00F97B92" w:rsidP="008A2E64">
            <w:pPr>
              <w:jc w:val="left"/>
              <w:rPr>
                <w:ins w:id="1114" w:author="Nguyen Thi Thuy Duong" w:date="2019-12-17T16:37:00Z"/>
              </w:rPr>
            </w:pPr>
            <w:ins w:id="1115" w:author="Nguyen Thi Thuy Duong" w:date="2019-12-17T16:37:00Z">
              <w:r>
                <w:t>Khả năng xảy ra</w:t>
              </w:r>
            </w:ins>
          </w:p>
        </w:tc>
      </w:tr>
      <w:tr w:rsidR="00F97B92" w14:paraId="72075F9C" w14:textId="77777777" w:rsidTr="00F97B92">
        <w:trPr>
          <w:ins w:id="1116" w:author="Nguyen Thi Thuy Duong" w:date="2019-12-17T16:37:00Z"/>
        </w:trPr>
        <w:tc>
          <w:tcPr>
            <w:tcW w:w="1317" w:type="dxa"/>
            <w:vMerge w:val="restart"/>
          </w:tcPr>
          <w:p w14:paraId="4C0508C2" w14:textId="77777777" w:rsidR="00F97B92" w:rsidRDefault="00F97B92" w:rsidP="008A2E64">
            <w:pPr>
              <w:rPr>
                <w:ins w:id="1117" w:author="Nguyen Thi Thuy Duong" w:date="2019-12-17T16:37:00Z"/>
              </w:rPr>
            </w:pPr>
          </w:p>
          <w:p w14:paraId="782DD7FC" w14:textId="77777777" w:rsidR="00F97B92" w:rsidRDefault="00F97B92" w:rsidP="008A2E64">
            <w:pPr>
              <w:rPr>
                <w:ins w:id="1118" w:author="Nguyen Thi Thuy Duong" w:date="2019-12-17T16:37:00Z"/>
              </w:rPr>
            </w:pPr>
          </w:p>
          <w:p w14:paraId="11C3D2C4" w14:textId="77777777" w:rsidR="00F97B92" w:rsidRDefault="00F97B92" w:rsidP="008A2E64">
            <w:pPr>
              <w:rPr>
                <w:ins w:id="1119" w:author="Nguyen Thi Thuy Duong" w:date="2019-12-17T16:37:00Z"/>
              </w:rPr>
            </w:pPr>
          </w:p>
          <w:p w14:paraId="20795231" w14:textId="77777777" w:rsidR="00F97B92" w:rsidRDefault="00F97B92" w:rsidP="008A2E64">
            <w:pPr>
              <w:rPr>
                <w:ins w:id="1120" w:author="Nguyen Thi Thuy Duong" w:date="2019-12-17T16:37:00Z"/>
              </w:rPr>
            </w:pPr>
          </w:p>
          <w:p w14:paraId="6952E2FC" w14:textId="77777777" w:rsidR="00F97B92" w:rsidRDefault="00F97B92" w:rsidP="008A2E64">
            <w:pPr>
              <w:rPr>
                <w:ins w:id="1121" w:author="Nguyen Thi Thuy Duong" w:date="2019-12-17T16:37:00Z"/>
              </w:rPr>
            </w:pPr>
            <w:ins w:id="1122" w:author="Nguyen Thi Thuy Duong" w:date="2019-12-17T16:37:00Z">
              <w:r>
                <w:t>Hệ thống</w:t>
              </w:r>
            </w:ins>
          </w:p>
        </w:tc>
        <w:tc>
          <w:tcPr>
            <w:tcW w:w="2715" w:type="dxa"/>
            <w:hideMark/>
          </w:tcPr>
          <w:p w14:paraId="2BDADECD" w14:textId="77777777" w:rsidR="00F97B92" w:rsidRDefault="00F97B92" w:rsidP="008A2E64">
            <w:pPr>
              <w:rPr>
                <w:ins w:id="1123" w:author="Nguyen Thi Thuy Duong" w:date="2019-12-17T16:37:00Z"/>
              </w:rPr>
            </w:pPr>
            <w:ins w:id="1124"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5" w:author="Nguyen Thi Thuy Duong" w:date="2019-12-17T16:37:00Z"/>
              </w:rPr>
            </w:pPr>
            <w:ins w:id="1126"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27" w:author="Nguyen Thi Thuy Duong" w:date="2019-12-17T16:37:00Z"/>
              </w:rPr>
            </w:pPr>
            <w:ins w:id="1128" w:author="Nguyen Thi Thuy Duong" w:date="2019-12-17T16:37:00Z">
              <w:r>
                <w:t>Lớn</w:t>
              </w:r>
            </w:ins>
          </w:p>
        </w:tc>
        <w:tc>
          <w:tcPr>
            <w:tcW w:w="1296" w:type="dxa"/>
            <w:hideMark/>
          </w:tcPr>
          <w:p w14:paraId="221DF331" w14:textId="77777777" w:rsidR="00F97B92" w:rsidRDefault="00F97B92" w:rsidP="008A2E64">
            <w:pPr>
              <w:rPr>
                <w:ins w:id="1129" w:author="Nguyen Thi Thuy Duong" w:date="2019-12-17T16:37:00Z"/>
              </w:rPr>
            </w:pPr>
            <w:ins w:id="1130" w:author="Nguyen Thi Thuy Duong" w:date="2019-12-17T16:37:00Z">
              <w:r>
                <w:t>Trung bình</w:t>
              </w:r>
            </w:ins>
          </w:p>
        </w:tc>
      </w:tr>
      <w:tr w:rsidR="00F97B92" w14:paraId="28B45CAD" w14:textId="77777777" w:rsidTr="00F97B92">
        <w:trPr>
          <w:ins w:id="1131"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2" w:author="Nguyen Thi Thuy Duong" w:date="2019-12-17T16:37:00Z"/>
              </w:rPr>
            </w:pPr>
          </w:p>
        </w:tc>
        <w:tc>
          <w:tcPr>
            <w:tcW w:w="2715" w:type="dxa"/>
            <w:hideMark/>
          </w:tcPr>
          <w:p w14:paraId="38413229" w14:textId="77777777" w:rsidR="00F97B92" w:rsidRDefault="00F97B92" w:rsidP="008A2E64">
            <w:pPr>
              <w:rPr>
                <w:ins w:id="1133" w:author="Nguyen Thi Thuy Duong" w:date="2019-12-17T16:37:00Z"/>
              </w:rPr>
            </w:pPr>
            <w:ins w:id="1134"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5" w:author="Nguyen Thi Thuy Duong" w:date="2019-12-17T16:37:00Z"/>
              </w:rPr>
            </w:pPr>
            <w:ins w:id="1136"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37" w:author="Nguyen Thi Thuy Duong" w:date="2019-12-17T16:37:00Z"/>
              </w:rPr>
            </w:pPr>
            <w:ins w:id="1138" w:author="Nguyen Thi Thuy Duong" w:date="2019-12-17T16:37:00Z">
              <w:r>
                <w:t>Lớn</w:t>
              </w:r>
            </w:ins>
          </w:p>
        </w:tc>
        <w:tc>
          <w:tcPr>
            <w:tcW w:w="1296" w:type="dxa"/>
            <w:hideMark/>
          </w:tcPr>
          <w:p w14:paraId="18EBCA16" w14:textId="77777777" w:rsidR="00F97B92" w:rsidRDefault="00F97B92" w:rsidP="008A2E64">
            <w:pPr>
              <w:rPr>
                <w:ins w:id="1139" w:author="Nguyen Thi Thuy Duong" w:date="2019-12-17T16:37:00Z"/>
              </w:rPr>
            </w:pPr>
            <w:ins w:id="1140" w:author="Nguyen Thi Thuy Duong" w:date="2019-12-17T16:37:00Z">
              <w:r>
                <w:t>Trung bình</w:t>
              </w:r>
            </w:ins>
          </w:p>
        </w:tc>
      </w:tr>
      <w:tr w:rsidR="00F97B92" w14:paraId="32CA033B" w14:textId="77777777" w:rsidTr="00F97B92">
        <w:trPr>
          <w:ins w:id="1141"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2" w:author="Nguyen Thi Thuy Duong" w:date="2019-12-17T16:37:00Z"/>
              </w:rPr>
            </w:pPr>
          </w:p>
        </w:tc>
        <w:tc>
          <w:tcPr>
            <w:tcW w:w="2715" w:type="dxa"/>
            <w:hideMark/>
          </w:tcPr>
          <w:p w14:paraId="76583316" w14:textId="77777777" w:rsidR="00F97B92" w:rsidRDefault="00F97B92" w:rsidP="008A2E64">
            <w:pPr>
              <w:rPr>
                <w:ins w:id="1143" w:author="Nguyen Thi Thuy Duong" w:date="2019-12-17T16:37:00Z"/>
              </w:rPr>
            </w:pPr>
            <w:ins w:id="1144" w:author="Nguyen Thi Thuy Duong" w:date="2019-12-17T16:37:00Z">
              <w:r>
                <w:t>Deadline dự án nhiều và nặng</w:t>
              </w:r>
            </w:ins>
          </w:p>
        </w:tc>
        <w:tc>
          <w:tcPr>
            <w:tcW w:w="2104" w:type="dxa"/>
            <w:hideMark/>
          </w:tcPr>
          <w:p w14:paraId="30ACD5F8" w14:textId="77777777" w:rsidR="00F97B92" w:rsidRDefault="00F97B92" w:rsidP="008A2E64">
            <w:pPr>
              <w:rPr>
                <w:ins w:id="1145" w:author="Nguyen Thi Thuy Duong" w:date="2019-12-17T16:37:00Z"/>
              </w:rPr>
            </w:pPr>
            <w:ins w:id="1146" w:author="Nguyen Thi Thuy Duong" w:date="2019-12-17T16:37:00Z">
              <w:r>
                <w:t>Trễ tiến độ, nhân lực quá sức</w:t>
              </w:r>
            </w:ins>
          </w:p>
        </w:tc>
        <w:tc>
          <w:tcPr>
            <w:tcW w:w="1230" w:type="dxa"/>
            <w:hideMark/>
          </w:tcPr>
          <w:p w14:paraId="7199520C" w14:textId="77777777" w:rsidR="00F97B92" w:rsidRDefault="00F97B92" w:rsidP="008A2E64">
            <w:pPr>
              <w:rPr>
                <w:ins w:id="1147" w:author="Nguyen Thi Thuy Duong" w:date="2019-12-17T16:37:00Z"/>
              </w:rPr>
            </w:pPr>
            <w:ins w:id="1148" w:author="Nguyen Thi Thuy Duong" w:date="2019-12-17T16:37:00Z">
              <w:r>
                <w:t>Lớn</w:t>
              </w:r>
            </w:ins>
          </w:p>
        </w:tc>
        <w:tc>
          <w:tcPr>
            <w:tcW w:w="1296" w:type="dxa"/>
            <w:hideMark/>
          </w:tcPr>
          <w:p w14:paraId="21ED9717" w14:textId="77777777" w:rsidR="00F97B92" w:rsidRDefault="00F97B92" w:rsidP="008A2E64">
            <w:pPr>
              <w:rPr>
                <w:ins w:id="1149" w:author="Nguyen Thi Thuy Duong" w:date="2019-12-17T16:37:00Z"/>
              </w:rPr>
            </w:pPr>
            <w:ins w:id="1150" w:author="Nguyen Thi Thuy Duong" w:date="2019-12-17T16:37:00Z">
              <w:r>
                <w:t>Trung bình</w:t>
              </w:r>
            </w:ins>
          </w:p>
        </w:tc>
      </w:tr>
      <w:tr w:rsidR="00F97B92" w14:paraId="4F7B31FD" w14:textId="77777777" w:rsidTr="00F97B92">
        <w:trPr>
          <w:ins w:id="1151"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2" w:author="Nguyen Thi Thuy Duong" w:date="2019-12-17T16:37:00Z"/>
              </w:rPr>
            </w:pPr>
          </w:p>
        </w:tc>
        <w:tc>
          <w:tcPr>
            <w:tcW w:w="2715" w:type="dxa"/>
            <w:hideMark/>
          </w:tcPr>
          <w:p w14:paraId="69C4B19C" w14:textId="77777777" w:rsidR="00F97B92" w:rsidRDefault="00F97B92" w:rsidP="008A2E64">
            <w:pPr>
              <w:rPr>
                <w:ins w:id="1153" w:author="Nguyen Thi Thuy Duong" w:date="2019-12-17T16:37:00Z"/>
              </w:rPr>
            </w:pPr>
            <w:ins w:id="1154" w:author="Nguyen Thi Thuy Duong" w:date="2019-12-17T16:37:00Z">
              <w:r>
                <w:t>Hệ thống bị bên thứ 3 xâm nhập</w:t>
              </w:r>
            </w:ins>
          </w:p>
        </w:tc>
        <w:tc>
          <w:tcPr>
            <w:tcW w:w="2104" w:type="dxa"/>
            <w:hideMark/>
          </w:tcPr>
          <w:p w14:paraId="39DEAE40" w14:textId="77777777" w:rsidR="00F97B92" w:rsidRDefault="00F97B92" w:rsidP="008A2E64">
            <w:pPr>
              <w:rPr>
                <w:ins w:id="1155" w:author="Nguyen Thi Thuy Duong" w:date="2019-12-17T16:37:00Z"/>
              </w:rPr>
            </w:pPr>
            <w:ins w:id="1156"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57" w:author="Nguyen Thi Thuy Duong" w:date="2019-12-17T16:37:00Z"/>
              </w:rPr>
            </w:pPr>
            <w:ins w:id="1158" w:author="Nguyen Thi Thuy Duong" w:date="2019-12-17T16:37:00Z">
              <w:r>
                <w:t>Lớn</w:t>
              </w:r>
            </w:ins>
          </w:p>
        </w:tc>
        <w:tc>
          <w:tcPr>
            <w:tcW w:w="1296" w:type="dxa"/>
            <w:hideMark/>
          </w:tcPr>
          <w:p w14:paraId="6D898333" w14:textId="77777777" w:rsidR="00F97B92" w:rsidRDefault="00F97B92" w:rsidP="008A2E64">
            <w:pPr>
              <w:rPr>
                <w:ins w:id="1159" w:author="Nguyen Thi Thuy Duong" w:date="2019-12-17T16:37:00Z"/>
              </w:rPr>
            </w:pPr>
            <w:ins w:id="1160" w:author="Nguyen Thi Thuy Duong" w:date="2019-12-17T16:37:00Z">
              <w:r>
                <w:t>Trung bình</w:t>
              </w:r>
            </w:ins>
          </w:p>
        </w:tc>
      </w:tr>
      <w:tr w:rsidR="00F97B92" w14:paraId="51B0C618" w14:textId="77777777" w:rsidTr="00F97B92">
        <w:trPr>
          <w:ins w:id="1161"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2" w:author="Nguyen Thi Thuy Duong" w:date="2019-12-17T16:37:00Z"/>
              </w:rPr>
            </w:pPr>
          </w:p>
        </w:tc>
        <w:tc>
          <w:tcPr>
            <w:tcW w:w="2715" w:type="dxa"/>
            <w:hideMark/>
          </w:tcPr>
          <w:p w14:paraId="70759BC8" w14:textId="77777777" w:rsidR="00F97B92" w:rsidRDefault="00F97B92" w:rsidP="008A2E64">
            <w:pPr>
              <w:rPr>
                <w:ins w:id="1163" w:author="Nguyen Thi Thuy Duong" w:date="2019-12-17T16:37:00Z"/>
              </w:rPr>
            </w:pPr>
            <w:ins w:id="1164" w:author="Nguyen Thi Thuy Duong" w:date="2019-12-17T16:37:00Z">
              <w:r>
                <w:t>Dự án lớn và phức tạp</w:t>
              </w:r>
            </w:ins>
          </w:p>
        </w:tc>
        <w:tc>
          <w:tcPr>
            <w:tcW w:w="2104" w:type="dxa"/>
            <w:hideMark/>
          </w:tcPr>
          <w:p w14:paraId="6AE62DC8" w14:textId="77777777" w:rsidR="00F97B92" w:rsidRDefault="00F97B92" w:rsidP="008A2E64">
            <w:pPr>
              <w:rPr>
                <w:ins w:id="1165" w:author="Nguyen Thi Thuy Duong" w:date="2019-12-17T16:37:00Z"/>
              </w:rPr>
            </w:pPr>
            <w:ins w:id="1166"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67" w:author="Nguyen Thi Thuy Duong" w:date="2019-12-17T16:37:00Z"/>
              </w:rPr>
            </w:pPr>
            <w:ins w:id="1168" w:author="Nguyen Thi Thuy Duong" w:date="2019-12-17T16:37:00Z">
              <w:r>
                <w:t>Lớn</w:t>
              </w:r>
            </w:ins>
          </w:p>
        </w:tc>
        <w:tc>
          <w:tcPr>
            <w:tcW w:w="1296" w:type="dxa"/>
            <w:hideMark/>
          </w:tcPr>
          <w:p w14:paraId="491F529A" w14:textId="77777777" w:rsidR="00F97B92" w:rsidRDefault="00F97B92" w:rsidP="008A2E64">
            <w:pPr>
              <w:rPr>
                <w:ins w:id="1169" w:author="Nguyen Thi Thuy Duong" w:date="2019-12-17T16:37:00Z"/>
              </w:rPr>
            </w:pPr>
            <w:ins w:id="1170" w:author="Nguyen Thi Thuy Duong" w:date="2019-12-17T16:37:00Z">
              <w:r>
                <w:t>Thấp</w:t>
              </w:r>
            </w:ins>
          </w:p>
        </w:tc>
      </w:tr>
      <w:tr w:rsidR="00F97B92" w14:paraId="52706538" w14:textId="77777777" w:rsidTr="00F97B92">
        <w:trPr>
          <w:ins w:id="1171" w:author="Nguyen Thi Thuy Duong" w:date="2019-12-17T16:37:00Z"/>
        </w:trPr>
        <w:tc>
          <w:tcPr>
            <w:tcW w:w="1317" w:type="dxa"/>
            <w:vMerge w:val="restart"/>
          </w:tcPr>
          <w:p w14:paraId="05AC72FE" w14:textId="77777777" w:rsidR="00F97B92" w:rsidRDefault="00F97B92" w:rsidP="008A2E64">
            <w:pPr>
              <w:rPr>
                <w:ins w:id="1172" w:author="Nguyen Thi Thuy Duong" w:date="2019-12-17T16:37:00Z"/>
              </w:rPr>
            </w:pPr>
          </w:p>
          <w:p w14:paraId="43C43FCF" w14:textId="77777777" w:rsidR="00F97B92" w:rsidRDefault="00F97B92" w:rsidP="008A2E64">
            <w:pPr>
              <w:rPr>
                <w:ins w:id="1173" w:author="Nguyen Thi Thuy Duong" w:date="2019-12-17T16:37:00Z"/>
              </w:rPr>
            </w:pPr>
          </w:p>
          <w:p w14:paraId="5AD0B141" w14:textId="77777777" w:rsidR="00F97B92" w:rsidRDefault="00F97B92" w:rsidP="008A2E64">
            <w:pPr>
              <w:rPr>
                <w:ins w:id="1174" w:author="Nguyen Thi Thuy Duong" w:date="2019-12-17T16:37:00Z"/>
              </w:rPr>
            </w:pPr>
            <w:ins w:id="1175" w:author="Nguyen Thi Thuy Duong" w:date="2019-12-17T16:37:00Z">
              <w:r>
                <w:t>Kỹ thuật</w:t>
              </w:r>
            </w:ins>
          </w:p>
        </w:tc>
        <w:tc>
          <w:tcPr>
            <w:tcW w:w="2715" w:type="dxa"/>
            <w:hideMark/>
          </w:tcPr>
          <w:p w14:paraId="132CE847" w14:textId="02B9382D" w:rsidR="00F97B92" w:rsidRDefault="00F97B92" w:rsidP="008A2E64">
            <w:pPr>
              <w:rPr>
                <w:ins w:id="1176" w:author="Nguyen Thi Thuy Duong" w:date="2019-12-17T16:37:00Z"/>
              </w:rPr>
            </w:pPr>
            <w:ins w:id="1177"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78" w:author="Nguyen Thi Thuy Duong" w:date="2019-12-17T16:37:00Z"/>
              </w:rPr>
            </w:pPr>
            <w:ins w:id="1179" w:author="Nguyen Thi Thuy Duong" w:date="2019-12-17T16:39:00Z">
              <w:r>
                <w:t xml:space="preserve">Hệ thống bị chậm </w:t>
              </w:r>
            </w:ins>
          </w:p>
        </w:tc>
        <w:tc>
          <w:tcPr>
            <w:tcW w:w="1230" w:type="dxa"/>
            <w:hideMark/>
          </w:tcPr>
          <w:p w14:paraId="3750A860" w14:textId="77777777" w:rsidR="00F97B92" w:rsidRDefault="00F97B92" w:rsidP="008A2E64">
            <w:pPr>
              <w:rPr>
                <w:ins w:id="1180" w:author="Nguyen Thi Thuy Duong" w:date="2019-12-17T16:37:00Z"/>
              </w:rPr>
            </w:pPr>
            <w:ins w:id="1181" w:author="Nguyen Thi Thuy Duong" w:date="2019-12-17T16:37:00Z">
              <w:r>
                <w:t>Lớn</w:t>
              </w:r>
            </w:ins>
          </w:p>
        </w:tc>
        <w:tc>
          <w:tcPr>
            <w:tcW w:w="1296" w:type="dxa"/>
            <w:hideMark/>
          </w:tcPr>
          <w:p w14:paraId="2C584C35" w14:textId="77777777" w:rsidR="00F97B92" w:rsidRDefault="00F97B92" w:rsidP="008A2E64">
            <w:pPr>
              <w:rPr>
                <w:ins w:id="1182" w:author="Nguyen Thi Thuy Duong" w:date="2019-12-17T16:37:00Z"/>
              </w:rPr>
            </w:pPr>
            <w:ins w:id="1183" w:author="Nguyen Thi Thuy Duong" w:date="2019-12-17T16:37:00Z">
              <w:r>
                <w:t>Trung bình</w:t>
              </w:r>
            </w:ins>
          </w:p>
        </w:tc>
      </w:tr>
      <w:tr w:rsidR="00F97B92" w14:paraId="3701D5BB" w14:textId="77777777" w:rsidTr="00F97B92">
        <w:trPr>
          <w:ins w:id="1184"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5" w:author="Nguyen Thi Thuy Duong" w:date="2019-12-17T16:37:00Z"/>
              </w:rPr>
            </w:pPr>
          </w:p>
        </w:tc>
        <w:tc>
          <w:tcPr>
            <w:tcW w:w="2715" w:type="dxa"/>
            <w:hideMark/>
          </w:tcPr>
          <w:p w14:paraId="2A39DF74" w14:textId="1B9E97F5" w:rsidR="00F97B92" w:rsidRDefault="00F97B92" w:rsidP="008A2E64">
            <w:pPr>
              <w:rPr>
                <w:ins w:id="1186" w:author="Nguyen Thi Thuy Duong" w:date="2019-12-17T16:37:00Z"/>
              </w:rPr>
            </w:pPr>
            <w:ins w:id="1187"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88" w:author="Nguyen Thi Thuy Duong" w:date="2019-12-17T16:37:00Z"/>
              </w:rPr>
            </w:pPr>
            <w:ins w:id="1189" w:author="Nguyen Thi Thuy Duong" w:date="2019-12-17T16:37:00Z">
              <w:r>
                <w:t xml:space="preserve">Khó khăn trong </w:t>
              </w:r>
            </w:ins>
            <w:ins w:id="1190" w:author="Nguyen Thi Thuy Duong" w:date="2019-12-17T16:40:00Z">
              <w:r>
                <w:t>xử lý tương tranh</w:t>
              </w:r>
            </w:ins>
          </w:p>
        </w:tc>
        <w:tc>
          <w:tcPr>
            <w:tcW w:w="1230" w:type="dxa"/>
            <w:hideMark/>
          </w:tcPr>
          <w:p w14:paraId="30DE1911" w14:textId="77777777" w:rsidR="00F97B92" w:rsidRDefault="00F97B92" w:rsidP="008A2E64">
            <w:pPr>
              <w:rPr>
                <w:ins w:id="1191" w:author="Nguyen Thi Thuy Duong" w:date="2019-12-17T16:37:00Z"/>
              </w:rPr>
            </w:pPr>
            <w:ins w:id="1192" w:author="Nguyen Thi Thuy Duong" w:date="2019-12-17T16:37:00Z">
              <w:r>
                <w:t>Lớn</w:t>
              </w:r>
            </w:ins>
          </w:p>
        </w:tc>
        <w:tc>
          <w:tcPr>
            <w:tcW w:w="1296" w:type="dxa"/>
            <w:hideMark/>
          </w:tcPr>
          <w:p w14:paraId="53747D90" w14:textId="77777777" w:rsidR="00F97B92" w:rsidRDefault="00F97B92" w:rsidP="008A2E64">
            <w:pPr>
              <w:rPr>
                <w:ins w:id="1193" w:author="Nguyen Thi Thuy Duong" w:date="2019-12-17T16:37:00Z"/>
              </w:rPr>
            </w:pPr>
            <w:ins w:id="1194" w:author="Nguyen Thi Thuy Duong" w:date="2019-12-17T16:37:00Z">
              <w:r>
                <w:t>Trung bình</w:t>
              </w:r>
            </w:ins>
          </w:p>
        </w:tc>
      </w:tr>
      <w:tr w:rsidR="00F97B92" w14:paraId="5106C529" w14:textId="77777777" w:rsidTr="00F97B92">
        <w:trPr>
          <w:ins w:id="1195" w:author="Nguyen Thi Thuy Duong" w:date="2019-12-17T16:37:00Z"/>
        </w:trPr>
        <w:tc>
          <w:tcPr>
            <w:tcW w:w="1317" w:type="dxa"/>
            <w:vMerge w:val="restart"/>
          </w:tcPr>
          <w:p w14:paraId="5C71274C" w14:textId="77777777" w:rsidR="00F97B92" w:rsidRDefault="00F97B92" w:rsidP="008A2E64">
            <w:pPr>
              <w:rPr>
                <w:ins w:id="1196" w:author="Nguyen Thi Thuy Duong" w:date="2019-12-17T16:37:00Z"/>
              </w:rPr>
            </w:pPr>
          </w:p>
          <w:p w14:paraId="7BFD6992" w14:textId="77777777" w:rsidR="00F97B92" w:rsidRDefault="00F97B92" w:rsidP="008A2E64">
            <w:pPr>
              <w:rPr>
                <w:ins w:id="1197" w:author="Nguyen Thi Thuy Duong" w:date="2019-12-17T16:37:00Z"/>
              </w:rPr>
            </w:pPr>
          </w:p>
          <w:p w14:paraId="43C7F382" w14:textId="77777777" w:rsidR="00F97B92" w:rsidRDefault="00F97B92" w:rsidP="008A2E64">
            <w:pPr>
              <w:rPr>
                <w:ins w:id="1198" w:author="Nguyen Thi Thuy Duong" w:date="2019-12-17T16:37:00Z"/>
              </w:rPr>
            </w:pPr>
            <w:ins w:id="1199" w:author="Nguyen Thi Thuy Duong" w:date="2019-12-17T16:37:00Z">
              <w:r>
                <w:lastRenderedPageBreak/>
                <w:t>Tổ chức</w:t>
              </w:r>
            </w:ins>
          </w:p>
        </w:tc>
        <w:tc>
          <w:tcPr>
            <w:tcW w:w="2715" w:type="dxa"/>
            <w:hideMark/>
          </w:tcPr>
          <w:p w14:paraId="68D5AA99" w14:textId="77777777" w:rsidR="00F97B92" w:rsidRDefault="00F97B92" w:rsidP="008A2E64">
            <w:pPr>
              <w:rPr>
                <w:ins w:id="1200" w:author="Nguyen Thi Thuy Duong" w:date="2019-12-17T16:37:00Z"/>
              </w:rPr>
            </w:pPr>
            <w:ins w:id="1201"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2" w:author="Nguyen Thi Thuy Duong" w:date="2019-12-17T16:37:00Z"/>
              </w:rPr>
            </w:pPr>
            <w:ins w:id="1203" w:author="Nguyen Thi Thuy Duong" w:date="2019-12-17T16:37:00Z">
              <w:r>
                <w:t>Trễ dự án</w:t>
              </w:r>
            </w:ins>
          </w:p>
        </w:tc>
        <w:tc>
          <w:tcPr>
            <w:tcW w:w="1230" w:type="dxa"/>
            <w:hideMark/>
          </w:tcPr>
          <w:p w14:paraId="30CFE203" w14:textId="77777777" w:rsidR="00F97B92" w:rsidRDefault="00F97B92" w:rsidP="008A2E64">
            <w:pPr>
              <w:rPr>
                <w:ins w:id="1204" w:author="Nguyen Thi Thuy Duong" w:date="2019-12-17T16:37:00Z"/>
              </w:rPr>
            </w:pPr>
            <w:ins w:id="1205" w:author="Nguyen Thi Thuy Duong" w:date="2019-12-17T16:37:00Z">
              <w:r>
                <w:t>Trung bình</w:t>
              </w:r>
            </w:ins>
          </w:p>
        </w:tc>
        <w:tc>
          <w:tcPr>
            <w:tcW w:w="1296" w:type="dxa"/>
            <w:hideMark/>
          </w:tcPr>
          <w:p w14:paraId="321E5745" w14:textId="77777777" w:rsidR="00F97B92" w:rsidRDefault="00F97B92" w:rsidP="008A2E64">
            <w:pPr>
              <w:rPr>
                <w:ins w:id="1206" w:author="Nguyen Thi Thuy Duong" w:date="2019-12-17T16:37:00Z"/>
              </w:rPr>
            </w:pPr>
            <w:ins w:id="1207" w:author="Nguyen Thi Thuy Duong" w:date="2019-12-17T16:37:00Z">
              <w:r>
                <w:t>Trung bình</w:t>
              </w:r>
            </w:ins>
          </w:p>
        </w:tc>
      </w:tr>
      <w:tr w:rsidR="00F97B92" w14:paraId="2565FB01" w14:textId="77777777" w:rsidTr="00F97B92">
        <w:trPr>
          <w:ins w:id="1208"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09" w:author="Nguyen Thi Thuy Duong" w:date="2019-12-17T16:37:00Z"/>
              </w:rPr>
            </w:pPr>
          </w:p>
        </w:tc>
        <w:tc>
          <w:tcPr>
            <w:tcW w:w="2715" w:type="dxa"/>
            <w:hideMark/>
          </w:tcPr>
          <w:p w14:paraId="5E0BB3DE" w14:textId="77777777" w:rsidR="00F97B92" w:rsidRDefault="00F97B92" w:rsidP="008A2E64">
            <w:pPr>
              <w:rPr>
                <w:ins w:id="1210" w:author="Nguyen Thi Thuy Duong" w:date="2019-12-17T16:37:00Z"/>
              </w:rPr>
            </w:pPr>
            <w:ins w:id="1211"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2" w:author="Nguyen Thi Thuy Duong" w:date="2019-12-17T16:37:00Z"/>
              </w:rPr>
            </w:pPr>
            <w:ins w:id="1213"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4" w:author="Nguyen Thi Thuy Duong" w:date="2019-12-17T16:37:00Z"/>
              </w:rPr>
            </w:pPr>
            <w:ins w:id="1215" w:author="Nguyen Thi Thuy Duong" w:date="2019-12-17T16:37:00Z">
              <w:r>
                <w:lastRenderedPageBreak/>
                <w:t>Trung bình</w:t>
              </w:r>
            </w:ins>
          </w:p>
        </w:tc>
        <w:tc>
          <w:tcPr>
            <w:tcW w:w="1296" w:type="dxa"/>
            <w:hideMark/>
          </w:tcPr>
          <w:p w14:paraId="6A219535" w14:textId="77777777" w:rsidR="00F97B92" w:rsidRDefault="00F97B92" w:rsidP="008A2E64">
            <w:pPr>
              <w:rPr>
                <w:ins w:id="1216" w:author="Nguyen Thi Thuy Duong" w:date="2019-12-17T16:37:00Z"/>
              </w:rPr>
            </w:pPr>
            <w:ins w:id="1217" w:author="Nguyen Thi Thuy Duong" w:date="2019-12-17T16:37:00Z">
              <w:r>
                <w:t>Trung bình</w:t>
              </w:r>
            </w:ins>
          </w:p>
        </w:tc>
      </w:tr>
      <w:tr w:rsidR="00F97B92" w14:paraId="1839B512" w14:textId="77777777" w:rsidTr="00F97B92">
        <w:trPr>
          <w:ins w:id="1218"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19" w:author="Nguyen Thi Thuy Duong" w:date="2019-12-17T16:37:00Z"/>
              </w:rPr>
            </w:pPr>
          </w:p>
        </w:tc>
        <w:tc>
          <w:tcPr>
            <w:tcW w:w="2715" w:type="dxa"/>
            <w:hideMark/>
          </w:tcPr>
          <w:p w14:paraId="48CCF3F6" w14:textId="77777777" w:rsidR="00F97B92" w:rsidRDefault="00F97B92" w:rsidP="008A2E64">
            <w:pPr>
              <w:rPr>
                <w:ins w:id="1220" w:author="Nguyen Thi Thuy Duong" w:date="2019-12-17T16:37:00Z"/>
              </w:rPr>
            </w:pPr>
            <w:ins w:id="1221" w:author="Nguyen Thi Thuy Duong" w:date="2019-12-17T16:37:00Z">
              <w:r>
                <w:t>Tuyển người mới vào dự án</w:t>
              </w:r>
            </w:ins>
          </w:p>
        </w:tc>
        <w:tc>
          <w:tcPr>
            <w:tcW w:w="2104" w:type="dxa"/>
            <w:hideMark/>
          </w:tcPr>
          <w:p w14:paraId="79B7F06B" w14:textId="77777777" w:rsidR="00F97B92" w:rsidRDefault="00F97B92" w:rsidP="008A2E64">
            <w:pPr>
              <w:rPr>
                <w:ins w:id="1222" w:author="Nguyen Thi Thuy Duong" w:date="2019-12-17T16:37:00Z"/>
              </w:rPr>
            </w:pPr>
            <w:ins w:id="1223" w:author="Nguyen Thi Thuy Duong" w:date="2019-12-17T16:37:00Z">
              <w:r>
                <w:t>Trễ dự án</w:t>
              </w:r>
            </w:ins>
          </w:p>
        </w:tc>
        <w:tc>
          <w:tcPr>
            <w:tcW w:w="1230" w:type="dxa"/>
            <w:hideMark/>
          </w:tcPr>
          <w:p w14:paraId="208F20B9" w14:textId="77777777" w:rsidR="00F97B92" w:rsidRDefault="00F97B92" w:rsidP="008A2E64">
            <w:pPr>
              <w:rPr>
                <w:ins w:id="1224" w:author="Nguyen Thi Thuy Duong" w:date="2019-12-17T16:37:00Z"/>
              </w:rPr>
            </w:pPr>
            <w:ins w:id="1225" w:author="Nguyen Thi Thuy Duong" w:date="2019-12-17T16:37:00Z">
              <w:r>
                <w:t>Thấp</w:t>
              </w:r>
            </w:ins>
          </w:p>
        </w:tc>
        <w:tc>
          <w:tcPr>
            <w:tcW w:w="1296" w:type="dxa"/>
            <w:hideMark/>
          </w:tcPr>
          <w:p w14:paraId="2DE729C2" w14:textId="77777777" w:rsidR="00F97B92" w:rsidRDefault="00F97B92" w:rsidP="008A2E64">
            <w:pPr>
              <w:rPr>
                <w:ins w:id="1226" w:author="Nguyen Thi Thuy Duong" w:date="2019-12-17T16:37:00Z"/>
              </w:rPr>
            </w:pPr>
            <w:ins w:id="1227" w:author="Nguyen Thi Thuy Duong" w:date="2019-12-17T16:37:00Z">
              <w:r>
                <w:t>Thấp</w:t>
              </w:r>
            </w:ins>
          </w:p>
        </w:tc>
      </w:tr>
      <w:tr w:rsidR="00F97B92" w14:paraId="0D160EAC" w14:textId="77777777" w:rsidTr="00F97B92">
        <w:trPr>
          <w:ins w:id="1228"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29" w:author="Nguyen Thi Thuy Duong" w:date="2019-12-17T16:37:00Z"/>
              </w:rPr>
            </w:pPr>
          </w:p>
        </w:tc>
        <w:tc>
          <w:tcPr>
            <w:tcW w:w="2715" w:type="dxa"/>
            <w:hideMark/>
          </w:tcPr>
          <w:p w14:paraId="657FC1B1" w14:textId="77777777" w:rsidR="00F97B92" w:rsidRDefault="00F97B92" w:rsidP="008A2E64">
            <w:pPr>
              <w:rPr>
                <w:ins w:id="1230" w:author="Nguyen Thi Thuy Duong" w:date="2019-12-17T16:37:00Z"/>
              </w:rPr>
            </w:pPr>
            <w:ins w:id="1231"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2" w:author="Nguyen Thi Thuy Duong" w:date="2019-12-17T16:37:00Z"/>
              </w:rPr>
            </w:pPr>
            <w:ins w:id="1233" w:author="Nguyen Thi Thuy Duong" w:date="2019-12-17T16:37:00Z">
              <w:r>
                <w:t>Trễ dự án</w:t>
              </w:r>
            </w:ins>
          </w:p>
        </w:tc>
        <w:tc>
          <w:tcPr>
            <w:tcW w:w="1230" w:type="dxa"/>
            <w:hideMark/>
          </w:tcPr>
          <w:p w14:paraId="52829EB7" w14:textId="77777777" w:rsidR="00F97B92" w:rsidRDefault="00F97B92" w:rsidP="008A2E64">
            <w:pPr>
              <w:rPr>
                <w:ins w:id="1234" w:author="Nguyen Thi Thuy Duong" w:date="2019-12-17T16:37:00Z"/>
              </w:rPr>
            </w:pPr>
            <w:ins w:id="1235" w:author="Nguyen Thi Thuy Duong" w:date="2019-12-17T16:37:00Z">
              <w:r>
                <w:t>Thấp</w:t>
              </w:r>
            </w:ins>
          </w:p>
        </w:tc>
        <w:tc>
          <w:tcPr>
            <w:tcW w:w="1296" w:type="dxa"/>
            <w:hideMark/>
          </w:tcPr>
          <w:p w14:paraId="780FB169" w14:textId="77777777" w:rsidR="00F97B92" w:rsidRDefault="00F97B92" w:rsidP="008A2E64">
            <w:pPr>
              <w:rPr>
                <w:ins w:id="1236" w:author="Nguyen Thi Thuy Duong" w:date="2019-12-17T16:37:00Z"/>
              </w:rPr>
            </w:pPr>
            <w:ins w:id="1237" w:author="Nguyen Thi Thuy Duong" w:date="2019-12-17T16:37:00Z">
              <w:r>
                <w:t>Trung bình</w:t>
              </w:r>
            </w:ins>
          </w:p>
        </w:tc>
      </w:tr>
      <w:tr w:rsidR="00C8453D" w:rsidDel="00F97B92" w14:paraId="2BC9352A" w14:textId="6D6EC851" w:rsidTr="00F97B92">
        <w:trPr>
          <w:del w:id="1238"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3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3" w:author="Nguyen Thi Thuy Duong" w:date="2019-12-17T16:37:00Z"/>
              </w:rPr>
            </w:pPr>
          </w:p>
        </w:tc>
      </w:tr>
      <w:tr w:rsidR="00C8453D" w:rsidDel="00F97B92" w14:paraId="2CE3A85C" w14:textId="2CA189C2" w:rsidTr="00F97B92">
        <w:trPr>
          <w:del w:id="1244"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4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4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49" w:author="Nguyen Thi Thuy Duong" w:date="2019-12-17T16:37:00Z"/>
              </w:rPr>
            </w:pPr>
          </w:p>
        </w:tc>
      </w:tr>
      <w:tr w:rsidR="00C8453D" w:rsidDel="00F97B92" w14:paraId="40ACD961" w14:textId="0119FD2C" w:rsidTr="00F97B92">
        <w:trPr>
          <w:del w:id="125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5" w:author="Nguyen Thi Thuy Duong" w:date="2019-12-17T16:37:00Z"/>
              </w:rPr>
            </w:pPr>
          </w:p>
        </w:tc>
      </w:tr>
      <w:tr w:rsidR="00C8453D" w:rsidDel="00F97B92" w14:paraId="3EB8C430" w14:textId="54D7A577" w:rsidTr="00F97B92">
        <w:trPr>
          <w:del w:id="125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5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5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5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1" w:author="Nguyen Thi Thuy Duong" w:date="2019-12-17T16:37:00Z"/>
              </w:rPr>
            </w:pPr>
          </w:p>
        </w:tc>
      </w:tr>
      <w:tr w:rsidR="00C8453D" w:rsidDel="00F97B92" w14:paraId="7D747412" w14:textId="74F92235" w:rsidTr="00F97B92">
        <w:trPr>
          <w:del w:id="126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67" w:author="Nguyen Thi Thuy Duong" w:date="2019-12-17T16:37:00Z"/>
              </w:rPr>
            </w:pPr>
          </w:p>
        </w:tc>
      </w:tr>
      <w:tr w:rsidR="00C8453D" w:rsidDel="00F97B92" w14:paraId="5AC0B300" w14:textId="2C640B17" w:rsidTr="00F97B92">
        <w:trPr>
          <w:del w:id="126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6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3" w:author="Nguyen Thi Thuy Duong" w:date="2019-12-17T16:37:00Z"/>
              </w:rPr>
            </w:pPr>
          </w:p>
        </w:tc>
      </w:tr>
      <w:tr w:rsidR="00C8453D" w:rsidDel="00F97B92" w14:paraId="4762CA81" w14:textId="5B55FCED" w:rsidTr="00F97B92">
        <w:trPr>
          <w:del w:id="1274"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7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7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79" w:author="Nguyen Thi Thuy Duong" w:date="2019-12-17T16:37:00Z"/>
              </w:rPr>
            </w:pPr>
          </w:p>
        </w:tc>
      </w:tr>
      <w:tr w:rsidR="00C8453D" w:rsidDel="00F97B92" w14:paraId="54BD0057" w14:textId="7077AD64" w:rsidTr="00F97B92">
        <w:trPr>
          <w:del w:id="128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5" w:author="Nguyen Thi Thuy Duong" w:date="2019-12-17T16:37:00Z"/>
              </w:rPr>
            </w:pPr>
          </w:p>
        </w:tc>
      </w:tr>
      <w:tr w:rsidR="00C8453D" w:rsidDel="00F97B92" w14:paraId="5B49AAF8" w14:textId="210AD39D" w:rsidTr="00F97B92">
        <w:trPr>
          <w:del w:id="128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8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8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8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1" w:author="Nguyen Thi Thuy Duong" w:date="2019-12-17T16:37:00Z"/>
              </w:rPr>
            </w:pPr>
          </w:p>
        </w:tc>
      </w:tr>
      <w:tr w:rsidR="00C8453D" w:rsidDel="00F97B92" w14:paraId="48D91FAA" w14:textId="6A63A583" w:rsidTr="00F97B92">
        <w:trPr>
          <w:del w:id="129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97" w:author="Nguyen Thi Thuy Duong" w:date="2019-12-17T16:37:00Z"/>
              </w:rPr>
            </w:pPr>
          </w:p>
        </w:tc>
      </w:tr>
      <w:tr w:rsidR="00C8453D" w:rsidDel="00F97B92" w14:paraId="725F5EF9" w14:textId="3EEE09F9" w:rsidTr="00F97B92">
        <w:trPr>
          <w:del w:id="129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29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3" w:author="Nguyen Thi Thuy Duong" w:date="2019-12-17T16:37:00Z"/>
              </w:rPr>
            </w:pPr>
          </w:p>
        </w:tc>
      </w:tr>
      <w:tr w:rsidR="00C8453D" w:rsidDel="00F97B92" w14:paraId="0FFA5A34" w14:textId="2AD034D9" w:rsidTr="00F97B92">
        <w:trPr>
          <w:del w:id="130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0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0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09" w:author="Nguyen Thi Thuy Duong" w:date="2019-12-17T16:37:00Z"/>
              </w:rPr>
            </w:pPr>
          </w:p>
        </w:tc>
      </w:tr>
    </w:tbl>
    <w:p w14:paraId="12632C19" w14:textId="1F1177C7" w:rsidR="00C8453D" w:rsidDel="00C56E39" w:rsidRDefault="00C8453D" w:rsidP="00CF7928">
      <w:pPr>
        <w:rPr>
          <w:del w:id="1310" w:author="Nguyen Thi Thuy Duong" w:date="2019-12-17T16:40:00Z"/>
        </w:rPr>
      </w:pPr>
    </w:p>
    <w:p w14:paraId="7C2CC88F" w14:textId="5D1709C9" w:rsidR="00C56E39" w:rsidRDefault="00C56E39" w:rsidP="00CF7928">
      <w:pPr>
        <w:rPr>
          <w:ins w:id="1311" w:author="Khanh Linh Trinh" w:date="2019-12-19T23:25:00Z"/>
        </w:rPr>
      </w:pPr>
    </w:p>
    <w:p w14:paraId="57DF5D54" w14:textId="77777777" w:rsidR="00C56E39" w:rsidRDefault="00C56E39" w:rsidP="00CF7928">
      <w:pPr>
        <w:rPr>
          <w:ins w:id="1312" w:author="Khanh Linh Trinh" w:date="2019-12-19T23:25:00Z"/>
        </w:rPr>
      </w:pPr>
    </w:p>
    <w:p w14:paraId="79F4049C" w14:textId="0E7B2EBB" w:rsidR="00C34E9E" w:rsidDel="00F97B92" w:rsidRDefault="00C34E9E" w:rsidP="00CF7928">
      <w:pPr>
        <w:rPr>
          <w:del w:id="1313" w:author="Nguyen Thi Thuy Duong" w:date="2019-12-17T16:40:00Z"/>
        </w:rPr>
      </w:pPr>
    </w:p>
    <w:p w14:paraId="26BC7628" w14:textId="3744A2E7" w:rsidR="00C34E9E" w:rsidDel="00F97B92" w:rsidRDefault="00C34E9E" w:rsidP="00CF7928">
      <w:pPr>
        <w:rPr>
          <w:del w:id="1314" w:author="Nguyen Thi Thuy Duong" w:date="2019-12-17T16:40:00Z"/>
        </w:rPr>
      </w:pPr>
    </w:p>
    <w:p w14:paraId="5F2A39A1" w14:textId="16C9832D" w:rsidR="00C34E9E" w:rsidDel="00F97B92" w:rsidRDefault="00C34E9E" w:rsidP="00CF7928">
      <w:pPr>
        <w:rPr>
          <w:del w:id="1315" w:author="Nguyen Thi Thuy Duong" w:date="2019-12-17T16:40:00Z"/>
        </w:rPr>
      </w:pPr>
    </w:p>
    <w:p w14:paraId="4BBA1722" w14:textId="478D1673" w:rsidR="00C34E9E" w:rsidDel="00F97B92" w:rsidRDefault="00C34E9E" w:rsidP="00CF7928">
      <w:pPr>
        <w:rPr>
          <w:del w:id="1316" w:author="Nguyen Thi Thuy Duong" w:date="2019-12-17T16:40:00Z"/>
        </w:rPr>
      </w:pPr>
    </w:p>
    <w:p w14:paraId="0AA31771" w14:textId="2E1E0807" w:rsidR="00C34E9E" w:rsidDel="00F97B92" w:rsidRDefault="00C34E9E" w:rsidP="00CF7928">
      <w:pPr>
        <w:rPr>
          <w:del w:id="1317" w:author="Nguyen Thi Thuy Duong" w:date="2019-12-17T16:40:00Z"/>
        </w:rPr>
      </w:pPr>
    </w:p>
    <w:p w14:paraId="5126CC82" w14:textId="1D7DFE73" w:rsidR="00C34E9E" w:rsidDel="00F97B92" w:rsidRDefault="00C34E9E" w:rsidP="00CF7928">
      <w:pPr>
        <w:rPr>
          <w:del w:id="1318" w:author="Nguyen Thi Thuy Duong" w:date="2019-12-17T16:40:00Z"/>
        </w:rPr>
      </w:pPr>
    </w:p>
    <w:p w14:paraId="0597327C" w14:textId="0A47765F" w:rsidR="00C34E9E" w:rsidDel="00F97B92" w:rsidRDefault="00C34E9E" w:rsidP="00CF7928">
      <w:pPr>
        <w:rPr>
          <w:del w:id="1319" w:author="Nguyen Thi Thuy Duong" w:date="2019-12-17T16:40:00Z"/>
        </w:rPr>
      </w:pPr>
    </w:p>
    <w:p w14:paraId="7294CF2F" w14:textId="2C54AC87" w:rsidR="00C34E9E" w:rsidDel="00F97B92" w:rsidRDefault="00C34E9E" w:rsidP="00CF7928">
      <w:pPr>
        <w:rPr>
          <w:del w:id="1320" w:author="Nguyen Thi Thuy Duong" w:date="2019-12-17T16:40:00Z"/>
        </w:rPr>
      </w:pPr>
    </w:p>
    <w:p w14:paraId="476B8EEF" w14:textId="70FD7ABD" w:rsidR="00C34E9E" w:rsidDel="00F97B92" w:rsidRDefault="00C34E9E" w:rsidP="00CF7928">
      <w:pPr>
        <w:rPr>
          <w:del w:id="1321" w:author="Nguyen Thi Thuy Duong" w:date="2019-12-17T16:40:00Z"/>
        </w:rPr>
      </w:pPr>
    </w:p>
    <w:p w14:paraId="475AA59D" w14:textId="5927A7D5" w:rsidR="00C34E9E" w:rsidDel="00F97B92" w:rsidRDefault="00C34E9E" w:rsidP="00CF7928">
      <w:pPr>
        <w:rPr>
          <w:del w:id="1322" w:author="Nguyen Thi Thuy Duong" w:date="2019-12-17T16:40:00Z"/>
        </w:rPr>
      </w:pPr>
    </w:p>
    <w:p w14:paraId="615E8C04" w14:textId="6A7167EC" w:rsidR="00C34E9E" w:rsidDel="00F97B92" w:rsidRDefault="00C34E9E" w:rsidP="00CF7928">
      <w:pPr>
        <w:rPr>
          <w:del w:id="1323" w:author="Nguyen Thi Thuy Duong" w:date="2019-12-17T16:40:00Z"/>
        </w:rPr>
      </w:pPr>
    </w:p>
    <w:p w14:paraId="1BACA952" w14:textId="4B8C72B8" w:rsidR="00C34E9E" w:rsidDel="00F97B92" w:rsidRDefault="00C34E9E" w:rsidP="00CF7928">
      <w:pPr>
        <w:rPr>
          <w:del w:id="1324" w:author="Nguyen Thi Thuy Duong" w:date="2019-12-17T16:40:00Z"/>
        </w:rPr>
      </w:pPr>
    </w:p>
    <w:p w14:paraId="6619E511" w14:textId="23E04BF4" w:rsidR="00C34E9E" w:rsidDel="00F97B92" w:rsidRDefault="00C34E9E" w:rsidP="00CF7928">
      <w:pPr>
        <w:rPr>
          <w:del w:id="1325" w:author="Nguyen Thi Thuy Duong" w:date="2019-12-17T16:40:00Z"/>
        </w:rPr>
      </w:pPr>
    </w:p>
    <w:p w14:paraId="6ECE836A" w14:textId="5D963BBD" w:rsidR="00C34E9E" w:rsidDel="00F97B92" w:rsidRDefault="00C34E9E" w:rsidP="00CF7928">
      <w:pPr>
        <w:rPr>
          <w:del w:id="1326" w:author="Nguyen Thi Thuy Duong" w:date="2019-12-17T16:40:00Z"/>
        </w:rPr>
      </w:pPr>
    </w:p>
    <w:p w14:paraId="677E9D98" w14:textId="4BFB0ADA" w:rsidR="00C34E9E" w:rsidDel="00F97B92" w:rsidRDefault="00C34E9E" w:rsidP="00CF7928">
      <w:pPr>
        <w:rPr>
          <w:del w:id="1327" w:author="Nguyen Thi Thuy Duong" w:date="2019-12-17T16:40:00Z"/>
        </w:rPr>
      </w:pPr>
    </w:p>
    <w:p w14:paraId="78DC3066" w14:textId="65AA0FFE" w:rsidR="00C34E9E" w:rsidDel="00F97B92" w:rsidRDefault="00C34E9E" w:rsidP="00CF7928">
      <w:pPr>
        <w:rPr>
          <w:del w:id="1328" w:author="Nguyen Thi Thuy Duong" w:date="2019-12-17T16:40:00Z"/>
        </w:rPr>
      </w:pPr>
    </w:p>
    <w:p w14:paraId="48345F0F" w14:textId="1898DA71" w:rsidR="00C34E9E" w:rsidDel="00F97B92" w:rsidRDefault="00C34E9E" w:rsidP="00CF7928">
      <w:pPr>
        <w:rPr>
          <w:del w:id="1329" w:author="Nguyen Thi Thuy Duong" w:date="2019-12-17T16:40:00Z"/>
        </w:rPr>
      </w:pPr>
    </w:p>
    <w:p w14:paraId="3B00DE1E" w14:textId="48A7F431" w:rsidR="00C34E9E" w:rsidDel="00F97B92" w:rsidRDefault="00C34E9E" w:rsidP="00CF7928">
      <w:pPr>
        <w:rPr>
          <w:del w:id="1330" w:author="Nguyen Thi Thuy Duong" w:date="2019-12-17T16:40:00Z"/>
        </w:rPr>
      </w:pPr>
    </w:p>
    <w:p w14:paraId="6E4FD124" w14:textId="5CF37B61" w:rsidR="00C34E9E" w:rsidDel="00F97B92" w:rsidRDefault="00C34E9E" w:rsidP="00CF7928">
      <w:pPr>
        <w:rPr>
          <w:del w:id="1331" w:author="Nguyen Thi Thuy Duong" w:date="2019-12-17T16:40:00Z"/>
        </w:rPr>
      </w:pPr>
    </w:p>
    <w:p w14:paraId="03D10F3C" w14:textId="188A4E4A" w:rsidR="00C34E9E" w:rsidDel="00F97B92" w:rsidRDefault="00C34E9E" w:rsidP="00CF7928">
      <w:pPr>
        <w:rPr>
          <w:del w:id="1332" w:author="Nguyen Thi Thuy Duong" w:date="2019-12-17T16:40:00Z"/>
        </w:rPr>
      </w:pPr>
    </w:p>
    <w:p w14:paraId="0CEA2502" w14:textId="485729F8" w:rsidR="00C34E9E" w:rsidDel="00F97B92" w:rsidRDefault="00C34E9E" w:rsidP="00CF7928">
      <w:pPr>
        <w:rPr>
          <w:del w:id="1333" w:author="Nguyen Thi Thuy Duong" w:date="2019-12-17T16:40:00Z"/>
        </w:rPr>
      </w:pPr>
    </w:p>
    <w:p w14:paraId="52F1E6D5" w14:textId="4785BA97" w:rsidR="00C34E9E" w:rsidDel="00F97B92" w:rsidRDefault="00C34E9E" w:rsidP="00CF7928">
      <w:pPr>
        <w:rPr>
          <w:del w:id="1334" w:author="Nguyen Thi Thuy Duong" w:date="2019-12-17T16:40:00Z"/>
        </w:rPr>
      </w:pPr>
    </w:p>
    <w:p w14:paraId="7054147C" w14:textId="5778DFE8" w:rsidR="00C34E9E" w:rsidDel="00F97B92" w:rsidRDefault="00C34E9E" w:rsidP="00CF7928">
      <w:pPr>
        <w:rPr>
          <w:del w:id="1335" w:author="Nguyen Thi Thuy Duong" w:date="2019-12-17T16:40:00Z"/>
        </w:rPr>
      </w:pPr>
    </w:p>
    <w:p w14:paraId="53329C2D" w14:textId="6AEAEBD2" w:rsidR="00C34E9E" w:rsidDel="00F97B92" w:rsidRDefault="00C34E9E" w:rsidP="00CF7928">
      <w:pPr>
        <w:rPr>
          <w:del w:id="1336" w:author="Nguyen Thi Thuy Duong" w:date="2019-12-17T16:40:00Z"/>
        </w:rPr>
      </w:pPr>
    </w:p>
    <w:p w14:paraId="5165CBCD" w14:textId="6E246B51" w:rsidR="00C34E9E" w:rsidDel="00F97B92" w:rsidRDefault="00C34E9E" w:rsidP="00CF7928">
      <w:pPr>
        <w:rPr>
          <w:del w:id="1337" w:author="Nguyen Thi Thuy Duong" w:date="2019-12-17T16:40:00Z"/>
        </w:rPr>
      </w:pPr>
    </w:p>
    <w:p w14:paraId="06360149" w14:textId="10E4D6FD" w:rsidR="00C34E9E" w:rsidDel="00F97B92" w:rsidRDefault="00C34E9E" w:rsidP="00CF7928">
      <w:pPr>
        <w:rPr>
          <w:del w:id="1338" w:author="Nguyen Thi Thuy Duong" w:date="2019-12-17T16:40:00Z"/>
        </w:rPr>
      </w:pPr>
    </w:p>
    <w:p w14:paraId="361866C7" w14:textId="57F4FB5A" w:rsidR="00C34E9E" w:rsidDel="00F97B92" w:rsidRDefault="00C34E9E" w:rsidP="00CF7928">
      <w:pPr>
        <w:rPr>
          <w:del w:id="1339"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1340" w:name="_Toc25660396"/>
      <w:bookmarkStart w:id="1341" w:name="_Toc27690281"/>
      <w:r>
        <w:t>Ước lượng giá thành</w:t>
      </w:r>
      <w:bookmarkEnd w:id="1340"/>
      <w:bookmarkEnd w:id="1341"/>
    </w:p>
    <w:p w14:paraId="7C2C4ED1" w14:textId="77777777" w:rsidR="00A76D5B" w:rsidRPr="0052216F" w:rsidRDefault="00A76D5B" w:rsidP="00A76D5B">
      <w:pPr>
        <w:rPr>
          <w:ins w:id="1342" w:author="Khanh Linh Trinh" w:date="2019-12-19T22:30:00Z"/>
          <w:lang w:val="vi-VN"/>
        </w:rPr>
      </w:pPr>
      <w:bookmarkStart w:id="1343" w:name="_Toc25660397"/>
      <w:ins w:id="1344"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5" w:author="Khanh Linh Trinh" w:date="2019-12-19T22:30:00Z"/>
          <w:lang w:val="vi-VN"/>
        </w:rPr>
      </w:pPr>
      <w:ins w:id="1346" w:author="Khanh Linh Trinh" w:date="2019-12-19T22:30:00Z">
        <w:r w:rsidRPr="00633E31">
          <w:rPr>
            <w:lang w:val="vi-VN"/>
          </w:rPr>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633E31" w:rsidDel="00A76D5B" w:rsidRDefault="00A76D5B" w:rsidP="003C6F69">
      <w:pPr>
        <w:rPr>
          <w:del w:id="1347" w:author="Khanh Linh Trinh" w:date="2019-12-19T22:30:00Z"/>
          <w:lang w:val="vi-VN"/>
        </w:rPr>
      </w:pPr>
      <w:ins w:id="1348" w:author="Khanh Linh Trinh" w:date="2019-12-19T22:30:00Z">
        <w:r w:rsidRPr="00633E31">
          <w:rPr>
            <w:lang w:val="vi-VN"/>
          </w:rPr>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RPr="00633E31" w:rsidDel="00A76D5B" w:rsidRDefault="00C34E9E" w:rsidP="003C6F69">
      <w:pPr>
        <w:rPr>
          <w:del w:id="1349" w:author="Khanh Linh Trinh" w:date="2019-12-19T22:30:00Z"/>
          <w:iCs/>
          <w:lang w:val="vi-VN"/>
        </w:rPr>
      </w:pPr>
    </w:p>
    <w:p w14:paraId="293327AB" w14:textId="2A859EAB" w:rsidR="00C34E9E" w:rsidRPr="00633E31" w:rsidDel="00A76D5B" w:rsidRDefault="00C34E9E" w:rsidP="003C6F69">
      <w:pPr>
        <w:rPr>
          <w:del w:id="1350" w:author="Khanh Linh Trinh" w:date="2019-12-19T22:30:00Z"/>
          <w:iCs/>
          <w:lang w:val="vi-VN"/>
        </w:rPr>
      </w:pPr>
    </w:p>
    <w:p w14:paraId="6324CDE7" w14:textId="15FBF136" w:rsidR="00C34E9E" w:rsidRPr="00633E31" w:rsidDel="00A76D5B" w:rsidRDefault="00C34E9E" w:rsidP="003C6F69">
      <w:pPr>
        <w:rPr>
          <w:del w:id="1351" w:author="Khanh Linh Trinh" w:date="2019-12-19T22:30:00Z"/>
          <w:iCs/>
          <w:lang w:val="vi-VN"/>
        </w:rPr>
      </w:pPr>
    </w:p>
    <w:p w14:paraId="7D61535E" w14:textId="19C84A8A" w:rsidR="00C34E9E" w:rsidRPr="00633E31" w:rsidDel="00A76D5B" w:rsidRDefault="00C34E9E" w:rsidP="003C6F69">
      <w:pPr>
        <w:rPr>
          <w:del w:id="1352" w:author="Khanh Linh Trinh" w:date="2019-12-19T22:30:00Z"/>
          <w:iCs/>
          <w:lang w:val="vi-VN"/>
        </w:rPr>
      </w:pPr>
    </w:p>
    <w:p w14:paraId="33E060AF" w14:textId="41E9D72A" w:rsidR="00C34E9E" w:rsidRPr="00633E31" w:rsidDel="00A76D5B" w:rsidRDefault="00C34E9E" w:rsidP="003C6F69">
      <w:pPr>
        <w:rPr>
          <w:del w:id="1353" w:author="Khanh Linh Trinh" w:date="2019-12-19T22:30:00Z"/>
          <w:iCs/>
          <w:lang w:val="vi-VN"/>
        </w:rPr>
      </w:pPr>
    </w:p>
    <w:p w14:paraId="42F04BF0" w14:textId="179DFC53" w:rsidR="00C34E9E" w:rsidRPr="00633E31" w:rsidDel="00A76D5B" w:rsidRDefault="00C34E9E" w:rsidP="003C6F69">
      <w:pPr>
        <w:rPr>
          <w:del w:id="1354" w:author="Khanh Linh Trinh" w:date="2019-12-19T22:30:00Z"/>
          <w:iCs/>
          <w:lang w:val="vi-VN"/>
        </w:rPr>
      </w:pPr>
    </w:p>
    <w:p w14:paraId="22E5B03B" w14:textId="60A68420" w:rsidR="00C34E9E" w:rsidRPr="00633E31" w:rsidDel="00A76D5B" w:rsidRDefault="00C34E9E" w:rsidP="003C6F69">
      <w:pPr>
        <w:rPr>
          <w:del w:id="1355" w:author="Khanh Linh Trinh" w:date="2019-12-19T22:30:00Z"/>
          <w:iCs/>
          <w:lang w:val="vi-VN"/>
        </w:rPr>
      </w:pPr>
    </w:p>
    <w:p w14:paraId="6F279E68" w14:textId="5DF4F35E" w:rsidR="00C34E9E" w:rsidRPr="00633E31" w:rsidDel="00A76D5B" w:rsidRDefault="00C34E9E" w:rsidP="003C6F69">
      <w:pPr>
        <w:rPr>
          <w:del w:id="1356" w:author="Khanh Linh Trinh" w:date="2019-12-19T22:30:00Z"/>
          <w:iCs/>
          <w:lang w:val="vi-VN"/>
        </w:rPr>
      </w:pPr>
    </w:p>
    <w:p w14:paraId="19293318" w14:textId="5C99E04E" w:rsidR="00C34E9E" w:rsidRPr="00633E31" w:rsidDel="00A76D5B" w:rsidRDefault="00C34E9E" w:rsidP="003C6F69">
      <w:pPr>
        <w:rPr>
          <w:del w:id="1357" w:author="Khanh Linh Trinh" w:date="2019-12-19T22:30:00Z"/>
          <w:iCs/>
          <w:lang w:val="vi-VN"/>
        </w:rPr>
      </w:pPr>
    </w:p>
    <w:p w14:paraId="163F0035" w14:textId="09F7AC00" w:rsidR="00C34E9E" w:rsidRPr="00633E31" w:rsidDel="00A76D5B" w:rsidRDefault="00C34E9E" w:rsidP="003C6F69">
      <w:pPr>
        <w:rPr>
          <w:del w:id="1358" w:author="Khanh Linh Trinh" w:date="2019-12-19T22:30:00Z"/>
          <w:iCs/>
          <w:lang w:val="vi-VN"/>
        </w:rPr>
      </w:pPr>
    </w:p>
    <w:p w14:paraId="4AC0EF12" w14:textId="66A062E6" w:rsidR="00C34E9E" w:rsidRPr="00633E31" w:rsidDel="00A76D5B" w:rsidRDefault="00C34E9E" w:rsidP="003C6F69">
      <w:pPr>
        <w:rPr>
          <w:del w:id="1359" w:author="Khanh Linh Trinh" w:date="2019-12-19T22:30:00Z"/>
          <w:iCs/>
          <w:lang w:val="vi-VN"/>
        </w:rPr>
      </w:pPr>
    </w:p>
    <w:p w14:paraId="31FEF7D5" w14:textId="77777777" w:rsidR="00C34E9E" w:rsidRPr="00633E31" w:rsidRDefault="00C34E9E" w:rsidP="003C6F69">
      <w:pPr>
        <w:rPr>
          <w:iCs/>
          <w:lang w:val="vi-VN"/>
        </w:rPr>
      </w:pPr>
    </w:p>
    <w:p w14:paraId="54FCDB0E" w14:textId="77777777" w:rsidR="0079274C" w:rsidRPr="00B57E26" w:rsidRDefault="003C6F69" w:rsidP="003C6F69">
      <w:pPr>
        <w:pStyle w:val="Heading1"/>
      </w:pPr>
      <w:r w:rsidRPr="00633E31">
        <w:rPr>
          <w:lang w:val="vi-VN"/>
        </w:rPr>
        <w:t xml:space="preserve"> </w:t>
      </w:r>
      <w:bookmarkStart w:id="1360" w:name="_Toc27690282"/>
      <w:r w:rsidR="0079274C" w:rsidRPr="00B57E26">
        <w:t>Ước lượng chất lượng</w:t>
      </w:r>
      <w:bookmarkEnd w:id="1343"/>
      <w:bookmarkEnd w:id="1360"/>
    </w:p>
    <w:p w14:paraId="65C89A06" w14:textId="5356E941" w:rsidR="00C34E9E" w:rsidRDefault="00C34E9E" w:rsidP="00C34E9E"/>
    <w:p w14:paraId="64F0D613" w14:textId="77777777" w:rsidR="00D556C8" w:rsidRDefault="00D556C8" w:rsidP="00D556C8">
      <w:pPr>
        <w:rPr>
          <w:ins w:id="1361" w:author="Nguyen Thi Thuy Duong" w:date="2019-12-17T16:44:00Z"/>
          <w:lang w:val="vi-VN"/>
        </w:rPr>
      </w:pPr>
      <w:ins w:id="1362" w:author="Nguyen Thi Thuy Duong" w:date="2019-12-17T16:44:00Z">
        <w:r>
          <w:t>Ước lượng số dòng code</w:t>
        </w:r>
        <w:r>
          <w:rPr>
            <w:lang w:val="vi-VN"/>
          </w:rPr>
          <w:t>: 10.000</w:t>
        </w:r>
      </w:ins>
    </w:p>
    <w:p w14:paraId="065190AA" w14:textId="77777777" w:rsidR="00D556C8" w:rsidRDefault="00D556C8" w:rsidP="00D556C8">
      <w:pPr>
        <w:rPr>
          <w:ins w:id="1363" w:author="Nguyen Thi Thuy Duong" w:date="2019-12-17T16:44:00Z"/>
          <w:lang w:val="vi-VN"/>
        </w:rPr>
      </w:pPr>
      <w:ins w:id="1364" w:author="Nguyen Thi Thuy Duong" w:date="2019-12-17T16:44:00Z">
        <w:r>
          <w:t>Ước lượng số testcase</w:t>
        </w:r>
        <w:r>
          <w:rPr>
            <w:lang w:val="vi-VN"/>
          </w:rPr>
          <w:t>: 500</w:t>
        </w:r>
      </w:ins>
    </w:p>
    <w:p w14:paraId="0227839B" w14:textId="77777777" w:rsidR="00D556C8" w:rsidRDefault="00D556C8" w:rsidP="00D556C8">
      <w:pPr>
        <w:rPr>
          <w:ins w:id="1365" w:author="Nguyen Thi Thuy Duong" w:date="2019-12-17T16:44:00Z"/>
          <w:lang w:val="vi-VN"/>
        </w:rPr>
      </w:pPr>
      <w:ins w:id="1366"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67" w:author="Nguyen Thi Thuy Duong" w:date="2019-12-17T16:44:00Z"/>
          <w:lang w:val="vi-VN"/>
        </w:rPr>
      </w:pPr>
      <w:ins w:id="1368"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1369" w:author="Nguyen Thi Thuy Duong" w:date="2019-12-17T16:44:00Z"/>
          <w:lang w:val="vi-VN"/>
        </w:rPr>
      </w:pPr>
      <w:ins w:id="1370"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1371" w:author="Nguyen Thi Thuy Duong" w:date="2019-12-17T16:44:00Z"/>
          <w:lang w:val="vi-VN"/>
        </w:rPr>
      </w:pPr>
      <w:ins w:id="1372" w:author="Nguyen Thi Thuy Duong" w:date="2019-12-17T16:44:00Z">
        <w:r>
          <w:rPr>
            <w:lang w:val="vi-VN"/>
          </w:rPr>
          <w:t>Automation test: 200</w:t>
        </w:r>
      </w:ins>
    </w:p>
    <w:p w14:paraId="483F3DCD" w14:textId="259DAD84" w:rsidR="00C34E9E" w:rsidDel="00C56E39" w:rsidRDefault="00C34E9E" w:rsidP="00C34E9E">
      <w:pPr>
        <w:rPr>
          <w:del w:id="1373" w:author="Khanh Linh Trinh" w:date="2019-12-19T23:25:00Z"/>
        </w:rPr>
      </w:pPr>
    </w:p>
    <w:p w14:paraId="2D167A0B" w14:textId="5FE21789" w:rsidR="00C34E9E" w:rsidDel="00C56E39" w:rsidRDefault="00C34E9E" w:rsidP="00C34E9E">
      <w:pPr>
        <w:rPr>
          <w:del w:id="1374" w:author="Khanh Linh Trinh" w:date="2019-12-19T23:25:00Z"/>
        </w:rPr>
      </w:pPr>
    </w:p>
    <w:p w14:paraId="7FADD1BC" w14:textId="769023D3" w:rsidR="00C34E9E" w:rsidDel="00C56E39" w:rsidRDefault="00C34E9E" w:rsidP="00C34E9E">
      <w:pPr>
        <w:rPr>
          <w:del w:id="1375" w:author="Khanh Linh Trinh" w:date="2019-12-19T23:25:00Z"/>
        </w:rPr>
      </w:pPr>
    </w:p>
    <w:p w14:paraId="12BB4C1E" w14:textId="57EFB068" w:rsidR="00C34E9E" w:rsidDel="00C56E39" w:rsidRDefault="00C34E9E" w:rsidP="00C34E9E">
      <w:pPr>
        <w:rPr>
          <w:del w:id="1376" w:author="Khanh Linh Trinh" w:date="2019-12-19T23:25:00Z"/>
        </w:rPr>
      </w:pPr>
    </w:p>
    <w:p w14:paraId="214F75BA" w14:textId="106BBD87" w:rsidR="00C34E9E" w:rsidDel="00C56E39" w:rsidRDefault="00C34E9E" w:rsidP="00C34E9E">
      <w:pPr>
        <w:rPr>
          <w:del w:id="1377" w:author="Khanh Linh Trinh" w:date="2019-12-19T23:25:00Z"/>
        </w:rPr>
      </w:pPr>
    </w:p>
    <w:p w14:paraId="105294C0" w14:textId="52C181B2" w:rsidR="00C34E9E" w:rsidDel="00C56E39" w:rsidRDefault="00C34E9E" w:rsidP="00C34E9E">
      <w:pPr>
        <w:rPr>
          <w:del w:id="1378" w:author="Khanh Linh Trinh" w:date="2019-12-19T23:25:00Z"/>
        </w:rPr>
      </w:pPr>
    </w:p>
    <w:p w14:paraId="649964A0" w14:textId="63B4A829" w:rsidR="00C34E9E" w:rsidDel="00C56E39" w:rsidRDefault="00C34E9E" w:rsidP="00C34E9E">
      <w:pPr>
        <w:rPr>
          <w:del w:id="1379" w:author="Khanh Linh Trinh" w:date="2019-12-19T23:25:00Z"/>
        </w:rPr>
      </w:pPr>
    </w:p>
    <w:p w14:paraId="24A4108D" w14:textId="3FA547D6" w:rsidR="00C34E9E" w:rsidDel="00C56E39" w:rsidRDefault="00C34E9E" w:rsidP="00C34E9E">
      <w:pPr>
        <w:rPr>
          <w:del w:id="1380" w:author="Khanh Linh Trinh" w:date="2019-12-19T23:25:00Z"/>
        </w:rPr>
      </w:pPr>
    </w:p>
    <w:p w14:paraId="42C1A785" w14:textId="5C7E3BC1" w:rsidR="00C34E9E" w:rsidDel="00C56E39" w:rsidRDefault="00C34E9E" w:rsidP="00C34E9E">
      <w:pPr>
        <w:rPr>
          <w:del w:id="1381" w:author="Khanh Linh Trinh" w:date="2019-12-19T23:25:00Z"/>
        </w:rPr>
      </w:pPr>
    </w:p>
    <w:p w14:paraId="71C7382C" w14:textId="53603CF5" w:rsidR="00C34E9E" w:rsidDel="00C56E39" w:rsidRDefault="00C34E9E" w:rsidP="00C34E9E">
      <w:pPr>
        <w:rPr>
          <w:del w:id="1382" w:author="Khanh Linh Trinh" w:date="2019-12-19T23:25:00Z"/>
        </w:rPr>
      </w:pPr>
    </w:p>
    <w:p w14:paraId="2E0F63A7" w14:textId="15675C8A" w:rsidR="00C34E9E" w:rsidDel="00C56E39" w:rsidRDefault="00C34E9E" w:rsidP="00C34E9E">
      <w:pPr>
        <w:rPr>
          <w:del w:id="1383" w:author="Khanh Linh Trinh" w:date="2019-12-19T23:25:00Z"/>
        </w:rPr>
      </w:pPr>
    </w:p>
    <w:p w14:paraId="3955D8B3" w14:textId="2D2E7DA8" w:rsidR="00C34E9E" w:rsidDel="00C56E39" w:rsidRDefault="00C34E9E" w:rsidP="00C34E9E">
      <w:pPr>
        <w:rPr>
          <w:del w:id="1384" w:author="Khanh Linh Trinh" w:date="2019-12-19T23:25:00Z"/>
        </w:rPr>
      </w:pPr>
    </w:p>
    <w:p w14:paraId="6B9771AB" w14:textId="3782E790" w:rsidR="00C34E9E" w:rsidDel="00A76D5B" w:rsidRDefault="00C34E9E" w:rsidP="00C34E9E">
      <w:pPr>
        <w:rPr>
          <w:del w:id="1385" w:author="Khanh Linh Trinh" w:date="2019-12-19T22:31:00Z"/>
        </w:rPr>
      </w:pPr>
    </w:p>
    <w:p w14:paraId="33FA6165" w14:textId="29A6E7AB" w:rsidR="00C34E9E" w:rsidDel="00A76D5B" w:rsidRDefault="00C34E9E" w:rsidP="00C34E9E">
      <w:pPr>
        <w:rPr>
          <w:del w:id="1386" w:author="Khanh Linh Trinh" w:date="2019-12-19T22:31:00Z"/>
        </w:rPr>
      </w:pPr>
    </w:p>
    <w:p w14:paraId="03125322" w14:textId="7238EB26" w:rsidR="00C34E9E" w:rsidDel="00A76D5B" w:rsidRDefault="00C34E9E" w:rsidP="00C34E9E">
      <w:pPr>
        <w:rPr>
          <w:del w:id="1387" w:author="Khanh Linh Trinh" w:date="2019-12-19T22:31:00Z"/>
        </w:rPr>
      </w:pPr>
    </w:p>
    <w:p w14:paraId="0CA1F417" w14:textId="447C9C43" w:rsidR="00C34E9E" w:rsidDel="00A76D5B" w:rsidRDefault="00C34E9E" w:rsidP="00C34E9E">
      <w:pPr>
        <w:rPr>
          <w:del w:id="1388" w:author="Khanh Linh Trinh" w:date="2019-12-19T22:31:00Z"/>
        </w:rPr>
      </w:pPr>
    </w:p>
    <w:p w14:paraId="7B839319" w14:textId="06F01449" w:rsidR="00C34E9E" w:rsidDel="00A76D5B" w:rsidRDefault="00C34E9E" w:rsidP="00C34E9E">
      <w:pPr>
        <w:rPr>
          <w:del w:id="1389"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1390" w:name="_Toc25660398"/>
      <w:bookmarkStart w:id="1391" w:name="_Toc27690283"/>
      <w:r>
        <w:t>Phân tích thiết kế</w:t>
      </w:r>
      <w:bookmarkEnd w:id="1390"/>
      <w:bookmarkEnd w:id="1391"/>
      <w:r>
        <w:t xml:space="preserve"> </w:t>
      </w:r>
    </w:p>
    <w:p w14:paraId="214B7E9F" w14:textId="6B2B7145" w:rsidR="0079274C" w:rsidRDefault="0079274C" w:rsidP="0079274C">
      <w:pPr>
        <w:pStyle w:val="Heading2"/>
        <w:rPr>
          <w:ins w:id="1392" w:author="Nguyen Thi Thuy Duong" w:date="2019-12-17T16:44:00Z"/>
          <w:lang w:eastAsia="en-US" w:bidi="ar-SA"/>
        </w:rPr>
      </w:pPr>
      <w:bookmarkStart w:id="1393" w:name="_Toc25660399"/>
      <w:bookmarkStart w:id="1394" w:name="_Toc27690284"/>
      <w:r w:rsidRPr="003F1120">
        <w:rPr>
          <w:lang w:eastAsia="en-US" w:bidi="ar-SA"/>
        </w:rPr>
        <w:t>Mô hình tích hợp phần cứng/phần mềm</w:t>
      </w:r>
      <w:bookmarkEnd w:id="1393"/>
      <w:bookmarkEnd w:id="1394"/>
    </w:p>
    <w:p w14:paraId="192D8B7F" w14:textId="77777777" w:rsidR="00D556C8" w:rsidRDefault="00D556C8" w:rsidP="00D556C8">
      <w:pPr>
        <w:rPr>
          <w:ins w:id="1395" w:author="Nguyen Thi Thuy Duong" w:date="2019-12-17T16:44:00Z"/>
          <w:lang w:eastAsia="en-US" w:bidi="ar-SA"/>
        </w:rPr>
      </w:pPr>
      <w:ins w:id="1396"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397" w:author="Nguyen Thi Thuy Duong" w:date="2019-12-17T16:44:00Z">
          <w:pPr>
            <w:pStyle w:val="Heading2"/>
          </w:pPr>
        </w:pPrChange>
      </w:pPr>
      <w:ins w:id="1398"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1399" w:author="Nguyen Thi Thuy Duong" w:date="2019-12-17T16:48:00Z"/>
          <w:lang w:eastAsia="en-US" w:bidi="ar-SA"/>
        </w:rPr>
      </w:pPr>
      <w:bookmarkStart w:id="1400" w:name="_Toc25660400"/>
      <w:bookmarkStart w:id="1401" w:name="_Toc27690285"/>
      <w:r w:rsidRPr="003F1120">
        <w:rPr>
          <w:lang w:eastAsia="en-US" w:bidi="ar-SA"/>
        </w:rPr>
        <w:t>Giao diện</w:t>
      </w:r>
      <w:bookmarkEnd w:id="1400"/>
      <w:bookmarkEnd w:id="1401"/>
    </w:p>
    <w:p w14:paraId="6E6BC908" w14:textId="46257578" w:rsidR="00D556C8" w:rsidRDefault="00D556C8">
      <w:pPr>
        <w:rPr>
          <w:ins w:id="1402" w:author="Nguyen Thi Thuy Duong" w:date="2019-12-17T16:48:00Z"/>
          <w:lang w:eastAsia="en-US" w:bidi="ar-SA"/>
        </w:rPr>
        <w:pPrChange w:id="1403" w:author="Nguyen Thi Thuy Duong" w:date="2019-12-17T16:48:00Z">
          <w:pPr>
            <w:pStyle w:val="Heading2"/>
          </w:pPr>
        </w:pPrChange>
      </w:pPr>
      <w:ins w:id="1404" w:author="Nguyen Thi Thuy Duong" w:date="2019-12-17T16:48:00Z">
        <w:r>
          <w:rPr>
            <w:lang w:eastAsia="en-US" w:bidi="ar-SA"/>
          </w:rPr>
          <w:t>Trang chủ</w:t>
        </w:r>
      </w:ins>
    </w:p>
    <w:p w14:paraId="261862B9" w14:textId="5A42036F" w:rsidR="00D556C8" w:rsidRDefault="00D556C8">
      <w:pPr>
        <w:rPr>
          <w:ins w:id="1405" w:author="Nguyen Thi Thuy Duong" w:date="2019-12-17T16:48:00Z"/>
          <w:lang w:eastAsia="en-US" w:bidi="ar-SA"/>
        </w:rPr>
        <w:pPrChange w:id="1406" w:author="Nguyen Thi Thuy Duong" w:date="2019-12-17T16:48:00Z">
          <w:pPr>
            <w:pStyle w:val="Heading2"/>
          </w:pPr>
        </w:pPrChange>
      </w:pPr>
      <w:ins w:id="1407"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08" w:author="Nguyen Thi Thuy Duong" w:date="2019-12-17T16:48:00Z"/>
          <w:lang w:eastAsia="en-US" w:bidi="ar-SA"/>
        </w:rPr>
        <w:pPrChange w:id="1409" w:author="Nguyen Thi Thuy Duong" w:date="2019-12-17T16:48:00Z">
          <w:pPr>
            <w:pStyle w:val="Heading2"/>
          </w:pPr>
        </w:pPrChange>
      </w:pPr>
    </w:p>
    <w:p w14:paraId="0A935F27" w14:textId="7110B11A" w:rsidR="00D556C8" w:rsidRDefault="00D556C8">
      <w:pPr>
        <w:rPr>
          <w:ins w:id="1410" w:author="Nguyen Thi Thuy Duong" w:date="2019-12-17T16:48:00Z"/>
          <w:lang w:eastAsia="en-US" w:bidi="ar-SA"/>
        </w:rPr>
        <w:pPrChange w:id="1411" w:author="Nguyen Thi Thuy Duong" w:date="2019-12-17T16:48:00Z">
          <w:pPr>
            <w:pStyle w:val="Heading2"/>
          </w:pPr>
        </w:pPrChange>
      </w:pPr>
      <w:ins w:id="1412" w:author="Nguyen Thi Thuy Duong" w:date="2019-12-17T16:48:00Z">
        <w:r>
          <w:rPr>
            <w:lang w:eastAsia="en-US" w:bidi="ar-SA"/>
          </w:rPr>
          <w:t>Trang đăng ký</w:t>
        </w:r>
      </w:ins>
    </w:p>
    <w:p w14:paraId="286718E0" w14:textId="024F44B3" w:rsidR="00D556C8" w:rsidRDefault="00D556C8">
      <w:pPr>
        <w:rPr>
          <w:ins w:id="1413" w:author="Nguyen Thi Thuy Duong" w:date="2019-12-17T16:48:00Z"/>
          <w:lang w:eastAsia="en-US" w:bidi="ar-SA"/>
        </w:rPr>
        <w:pPrChange w:id="1414" w:author="Nguyen Thi Thuy Duong" w:date="2019-12-17T16:48:00Z">
          <w:pPr>
            <w:pStyle w:val="Heading2"/>
          </w:pPr>
        </w:pPrChange>
      </w:pPr>
      <w:ins w:id="1415"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6" w:author="Nguyen Thi Thuy Duong" w:date="2019-12-17T16:49:00Z"/>
          <w:lang w:eastAsia="en-US" w:bidi="ar-SA"/>
        </w:rPr>
        <w:pPrChange w:id="1417" w:author="Nguyen Thi Thuy Duong" w:date="2019-12-17T16:48:00Z">
          <w:pPr>
            <w:pStyle w:val="Heading2"/>
          </w:pPr>
        </w:pPrChange>
      </w:pPr>
      <w:ins w:id="1418" w:author="Nguyen Thi Thuy Duong" w:date="2019-12-17T16:49:00Z">
        <w:r>
          <w:rPr>
            <w:lang w:eastAsia="en-US" w:bidi="ar-SA"/>
          </w:rPr>
          <w:t>Trang đăng nhập</w:t>
        </w:r>
      </w:ins>
    </w:p>
    <w:p w14:paraId="04C24536" w14:textId="469E1A20" w:rsidR="00D556C8" w:rsidRDefault="00D556C8">
      <w:pPr>
        <w:rPr>
          <w:ins w:id="1419" w:author="Nguyen Thi Thuy Duong" w:date="2019-12-17T16:49:00Z"/>
          <w:lang w:eastAsia="en-US" w:bidi="ar-SA"/>
        </w:rPr>
        <w:pPrChange w:id="1420" w:author="Nguyen Thi Thuy Duong" w:date="2019-12-17T16:48:00Z">
          <w:pPr>
            <w:pStyle w:val="Heading2"/>
          </w:pPr>
        </w:pPrChange>
      </w:pPr>
      <w:ins w:id="1421"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2" w:author="Nguyen Thi Thuy Duong" w:date="2019-12-17T16:49:00Z"/>
          <w:lang w:eastAsia="en-US" w:bidi="ar-SA"/>
        </w:rPr>
        <w:pPrChange w:id="1423" w:author="Nguyen Thi Thuy Duong" w:date="2019-12-17T16:48:00Z">
          <w:pPr>
            <w:pStyle w:val="Heading2"/>
          </w:pPr>
        </w:pPrChange>
      </w:pPr>
    </w:p>
    <w:p w14:paraId="482132EA" w14:textId="1D6A4F24" w:rsidR="00D556C8" w:rsidRDefault="00D556C8">
      <w:pPr>
        <w:rPr>
          <w:ins w:id="1424" w:author="Nguyen Thi Thuy Duong" w:date="2019-12-17T16:49:00Z"/>
          <w:lang w:eastAsia="en-US" w:bidi="ar-SA"/>
        </w:rPr>
        <w:pPrChange w:id="1425" w:author="Nguyen Thi Thuy Duong" w:date="2019-12-17T16:48:00Z">
          <w:pPr>
            <w:pStyle w:val="Heading2"/>
          </w:pPr>
        </w:pPrChange>
      </w:pPr>
      <w:ins w:id="1426" w:author="Nguyen Thi Thuy Duong" w:date="2019-12-17T16:49:00Z">
        <w:r>
          <w:rPr>
            <w:lang w:eastAsia="en-US" w:bidi="ar-SA"/>
          </w:rPr>
          <w:t>Trang xem sản phẩm</w:t>
        </w:r>
      </w:ins>
    </w:p>
    <w:p w14:paraId="7CDD393C" w14:textId="1F2B35D9" w:rsidR="00D556C8" w:rsidRDefault="00D556C8">
      <w:pPr>
        <w:rPr>
          <w:ins w:id="1427" w:author="Nguyen Thi Thuy Duong" w:date="2019-12-17T16:49:00Z"/>
          <w:lang w:eastAsia="en-US" w:bidi="ar-SA"/>
        </w:rPr>
        <w:pPrChange w:id="1428" w:author="Nguyen Thi Thuy Duong" w:date="2019-12-17T16:48:00Z">
          <w:pPr>
            <w:pStyle w:val="Heading2"/>
          </w:pPr>
        </w:pPrChange>
      </w:pPr>
    </w:p>
    <w:p w14:paraId="57BD7D6D" w14:textId="26BDEED8" w:rsidR="00D556C8" w:rsidRDefault="00D556C8">
      <w:pPr>
        <w:rPr>
          <w:ins w:id="1429" w:author="Nguyen Thi Thuy Duong" w:date="2019-12-17T16:49:00Z"/>
          <w:lang w:eastAsia="en-US" w:bidi="ar-SA"/>
        </w:rPr>
        <w:pPrChange w:id="1430" w:author="Nguyen Thi Thuy Duong" w:date="2019-12-17T16:48:00Z">
          <w:pPr>
            <w:pStyle w:val="Heading2"/>
          </w:pPr>
        </w:pPrChange>
      </w:pPr>
      <w:ins w:id="1431"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2" w:author="Nguyen Thi Thuy Duong" w:date="2019-12-17T16:49:00Z"/>
          <w:lang w:eastAsia="en-US" w:bidi="ar-SA"/>
        </w:rPr>
        <w:pPrChange w:id="1433" w:author="Nguyen Thi Thuy Duong" w:date="2019-12-17T16:48:00Z">
          <w:pPr>
            <w:pStyle w:val="Heading2"/>
          </w:pPr>
        </w:pPrChange>
      </w:pPr>
      <w:ins w:id="1434" w:author="Nguyen Thi Thuy Duong" w:date="2019-12-17T16:49:00Z">
        <w:r>
          <w:rPr>
            <w:lang w:eastAsia="en-US" w:bidi="ar-SA"/>
          </w:rPr>
          <w:t xml:space="preserve"> Chi tiết sản phẩm</w:t>
        </w:r>
      </w:ins>
    </w:p>
    <w:p w14:paraId="259313CA" w14:textId="0975B42E" w:rsidR="00D556C8" w:rsidRDefault="00D556C8">
      <w:pPr>
        <w:rPr>
          <w:ins w:id="1435" w:author="Nguyen Thi Thuy Duong" w:date="2019-12-17T16:50:00Z"/>
          <w:lang w:eastAsia="en-US" w:bidi="ar-SA"/>
        </w:rPr>
        <w:pPrChange w:id="1436" w:author="Nguyen Thi Thuy Duong" w:date="2019-12-17T16:48:00Z">
          <w:pPr>
            <w:pStyle w:val="Heading2"/>
          </w:pPr>
        </w:pPrChange>
      </w:pPr>
      <w:ins w:id="1437"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38" w:author="Nguyen Thi Thuy Duong" w:date="2019-12-17T16:49:00Z"/>
          <w:lang w:eastAsia="en-US" w:bidi="ar-SA"/>
        </w:rPr>
        <w:pPrChange w:id="1439" w:author="Nguyen Thi Thuy Duong" w:date="2019-12-17T16:48:00Z">
          <w:pPr>
            <w:pStyle w:val="Heading2"/>
          </w:pPr>
        </w:pPrChange>
      </w:pPr>
    </w:p>
    <w:p w14:paraId="4C7FD880" w14:textId="1DEA442F" w:rsidR="00D556C8" w:rsidRPr="00323031" w:rsidRDefault="00D556C8">
      <w:pPr>
        <w:rPr>
          <w:lang w:eastAsia="en-US" w:bidi="ar-SA"/>
        </w:rPr>
        <w:pPrChange w:id="1440" w:author="Nguyen Thi Thuy Duong" w:date="2019-12-17T16:48:00Z">
          <w:pPr>
            <w:pStyle w:val="Heading2"/>
          </w:pPr>
        </w:pPrChange>
      </w:pPr>
      <w:ins w:id="1441" w:author="Nguyen Thi Thuy Duong" w:date="2019-12-17T16:50:00Z">
        <w:r>
          <w:rPr>
            <w:lang w:eastAsia="en-US" w:bidi="ar-SA"/>
          </w:rPr>
          <w:t>Trang giỏ hàng</w:t>
        </w:r>
      </w:ins>
    </w:p>
    <w:p w14:paraId="37485BDC" w14:textId="7304DBF4" w:rsidR="008221A1" w:rsidRDefault="00D556C8" w:rsidP="00982715">
      <w:pPr>
        <w:rPr>
          <w:ins w:id="1442" w:author="Nguyen Thi Thuy Duong" w:date="2019-12-17T16:50:00Z"/>
          <w:lang w:eastAsia="en-US" w:bidi="ar-SA"/>
        </w:rPr>
      </w:pPr>
      <w:ins w:id="1443"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4" w:author="Nguyen Thi Thuy Duong" w:date="2019-12-17T16:50:00Z"/>
          <w:lang w:eastAsia="en-US" w:bidi="ar-SA"/>
        </w:rPr>
      </w:pPr>
      <w:ins w:id="1445" w:author="Nguyen Thi Thuy Duong" w:date="2019-12-17T16:50:00Z">
        <w:r>
          <w:rPr>
            <w:lang w:eastAsia="en-US" w:bidi="ar-SA"/>
          </w:rPr>
          <w:t>Trang đặt hàng</w:t>
        </w:r>
      </w:ins>
    </w:p>
    <w:p w14:paraId="78F4DF22" w14:textId="16A7538C" w:rsidR="00D556C8" w:rsidRDefault="00D556C8" w:rsidP="00982715">
      <w:pPr>
        <w:rPr>
          <w:ins w:id="1446" w:author="Nguyen Thi Thuy Duong" w:date="2019-12-17T16:50:00Z"/>
          <w:lang w:eastAsia="en-US" w:bidi="ar-SA"/>
        </w:rPr>
      </w:pPr>
      <w:ins w:id="1447"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48" w:author="Nguyen Thi Thuy Duong" w:date="2019-12-17T16:50:00Z"/>
          <w:lang w:eastAsia="en-US" w:bidi="ar-SA"/>
        </w:rPr>
      </w:pPr>
    </w:p>
    <w:p w14:paraId="2C3CEE83" w14:textId="033451C1" w:rsidR="00D556C8" w:rsidRDefault="00D556C8" w:rsidP="00982715">
      <w:pPr>
        <w:rPr>
          <w:ins w:id="1449" w:author="Nguyen Thi Thuy Duong" w:date="2019-12-17T16:50:00Z"/>
          <w:lang w:eastAsia="en-US" w:bidi="ar-SA"/>
        </w:rPr>
      </w:pPr>
      <w:ins w:id="1450" w:author="Nguyen Thi Thuy Duong" w:date="2019-12-17T16:50:00Z">
        <w:r>
          <w:rPr>
            <w:lang w:eastAsia="en-US" w:bidi="ar-SA"/>
          </w:rPr>
          <w:t>Trang cá nhân</w:t>
        </w:r>
      </w:ins>
    </w:p>
    <w:p w14:paraId="7DE131E4" w14:textId="17C4429E" w:rsidR="00D556C8" w:rsidRDefault="00D556C8" w:rsidP="00982715">
      <w:pPr>
        <w:rPr>
          <w:ins w:id="1451" w:author="Nguyen Thi Thuy Duong" w:date="2019-12-17T16:50:00Z"/>
          <w:lang w:eastAsia="en-US" w:bidi="ar-SA"/>
        </w:rPr>
      </w:pPr>
      <w:ins w:id="1452"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3" w:author="Nguyen Thi Thuy Duong" w:date="2019-12-17T16:50:00Z"/>
          <w:lang w:eastAsia="en-US" w:bidi="ar-SA"/>
        </w:rPr>
      </w:pPr>
      <w:ins w:id="1454" w:author="Nguyen Thi Thuy Duong" w:date="2019-12-17T16:50:00Z">
        <w:r>
          <w:rPr>
            <w:lang w:eastAsia="en-US" w:bidi="ar-SA"/>
          </w:rPr>
          <w:t>Chỉnh sửa trang cá nhân</w:t>
        </w:r>
      </w:ins>
    </w:p>
    <w:p w14:paraId="40DA4DF2" w14:textId="30A9F046" w:rsidR="00D556C8" w:rsidRDefault="00D556C8" w:rsidP="00982715">
      <w:pPr>
        <w:rPr>
          <w:ins w:id="1455" w:author="Nguyen Thi Thuy Duong" w:date="2019-12-17T16:51:00Z"/>
          <w:lang w:eastAsia="en-US" w:bidi="ar-SA"/>
        </w:rPr>
      </w:pPr>
      <w:ins w:id="1456"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57" w:author="Nguyen Thi Thuy Duong" w:date="2019-12-17T16:51:00Z"/>
          <w:lang w:eastAsia="en-US" w:bidi="ar-SA"/>
        </w:rPr>
      </w:pPr>
      <w:ins w:id="1458" w:author="Nguyen Thi Thuy Duong" w:date="2019-12-17T16:51:00Z">
        <w:r>
          <w:rPr>
            <w:lang w:eastAsia="en-US" w:bidi="ar-SA"/>
          </w:rPr>
          <w:t>Chi tiết đơn hàng</w:t>
        </w:r>
      </w:ins>
    </w:p>
    <w:p w14:paraId="6C0082F7" w14:textId="0B3EFA19" w:rsidR="00D556C8" w:rsidRDefault="00D556C8" w:rsidP="00982715">
      <w:pPr>
        <w:rPr>
          <w:ins w:id="1459" w:author="Nguyen Thi Thuy Duong" w:date="2019-12-17T16:51:00Z"/>
          <w:lang w:eastAsia="en-US" w:bidi="ar-SA"/>
        </w:rPr>
      </w:pPr>
      <w:ins w:id="1460"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1" w:author="Nguyen Thi Thuy Duong" w:date="2019-12-17T16:51:00Z"/>
          <w:lang w:eastAsia="en-US" w:bidi="ar-SA"/>
        </w:rPr>
      </w:pPr>
      <w:ins w:id="1462" w:author="Nguyen Thi Thuy Duong" w:date="2019-12-17T16:51:00Z">
        <w:r>
          <w:rPr>
            <w:lang w:eastAsia="en-US" w:bidi="ar-SA"/>
          </w:rPr>
          <w:t>Trang quản lý của người bán hàng</w:t>
        </w:r>
      </w:ins>
    </w:p>
    <w:p w14:paraId="1349F424" w14:textId="37668302" w:rsidR="00D556C8" w:rsidRDefault="00D556C8" w:rsidP="00982715">
      <w:pPr>
        <w:rPr>
          <w:ins w:id="1463" w:author="Nguyen Thi Thuy Duong" w:date="2019-12-17T16:51:00Z"/>
          <w:lang w:eastAsia="en-US" w:bidi="ar-SA"/>
        </w:rPr>
      </w:pPr>
      <w:ins w:id="1464"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5" w:author="Nguyen Thi Thuy Duong" w:date="2019-12-17T16:52:00Z"/>
          <w:lang w:eastAsia="en-US" w:bidi="ar-SA"/>
        </w:rPr>
      </w:pPr>
      <w:ins w:id="1466" w:author="Nguyen Thi Thuy Duong" w:date="2019-12-17T16:52:00Z">
        <w:r>
          <w:rPr>
            <w:lang w:eastAsia="en-US" w:bidi="ar-SA"/>
          </w:rPr>
          <w:t>Quản lý đơn hàng</w:t>
        </w:r>
      </w:ins>
    </w:p>
    <w:p w14:paraId="51D4900D" w14:textId="08CB378A" w:rsidR="00D556C8" w:rsidRDefault="00D556C8" w:rsidP="00982715">
      <w:pPr>
        <w:rPr>
          <w:ins w:id="1467" w:author="Nguyen Thi Thuy Duong" w:date="2019-12-17T16:52:00Z"/>
          <w:lang w:eastAsia="en-US" w:bidi="ar-SA"/>
        </w:rPr>
      </w:pPr>
      <w:ins w:id="1468"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69" w:author="Nguyen Thi Thuy Duong" w:date="2019-12-17T16:52:00Z"/>
          <w:lang w:eastAsia="en-US" w:bidi="ar-SA"/>
        </w:rPr>
      </w:pPr>
      <w:ins w:id="1470" w:author="Nguyen Thi Thuy Duong" w:date="2019-12-17T16:52:00Z">
        <w:r>
          <w:rPr>
            <w:lang w:eastAsia="en-US" w:bidi="ar-SA"/>
          </w:rPr>
          <w:t>Chi tiết đơn hàng</w:t>
        </w:r>
      </w:ins>
    </w:p>
    <w:p w14:paraId="5175F646" w14:textId="16710BE9" w:rsidR="00D556C8" w:rsidRDefault="00D556C8" w:rsidP="00982715">
      <w:pPr>
        <w:rPr>
          <w:ins w:id="1471" w:author="Nguyen Thi Thuy Duong" w:date="2019-12-17T16:52:00Z"/>
          <w:lang w:eastAsia="en-US" w:bidi="ar-SA"/>
        </w:rPr>
      </w:pPr>
      <w:ins w:id="1472"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3" w:author="Nguyen Thi Thuy Duong" w:date="2019-12-17T16:52:00Z"/>
          <w:lang w:eastAsia="en-US" w:bidi="ar-SA"/>
        </w:rPr>
      </w:pPr>
      <w:ins w:id="1474" w:author="Nguyen Thi Thuy Duong" w:date="2019-12-17T16:52:00Z">
        <w:r>
          <w:rPr>
            <w:lang w:eastAsia="en-US" w:bidi="ar-SA"/>
          </w:rPr>
          <w:t>Nhập kho</w:t>
        </w:r>
      </w:ins>
    </w:p>
    <w:p w14:paraId="18A00AC8" w14:textId="6E528041" w:rsidR="00D556C8" w:rsidRDefault="00D556C8" w:rsidP="00982715">
      <w:pPr>
        <w:rPr>
          <w:ins w:id="1475" w:author="Nguyen Thi Thuy Duong" w:date="2019-12-17T16:52:00Z"/>
          <w:lang w:eastAsia="en-US" w:bidi="ar-SA"/>
        </w:rPr>
      </w:pPr>
      <w:ins w:id="1476"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7" w:author="Nguyen Thi Thuy Duong" w:date="2019-12-17T16:52:00Z"/>
          <w:lang w:eastAsia="en-US" w:bidi="ar-SA"/>
        </w:rPr>
      </w:pPr>
      <w:ins w:id="1478" w:author="Nguyen Thi Thuy Duong" w:date="2019-12-17T16:52:00Z">
        <w:r>
          <w:rPr>
            <w:lang w:eastAsia="en-US" w:bidi="ar-SA"/>
          </w:rPr>
          <w:t>Xuất kho</w:t>
        </w:r>
      </w:ins>
    </w:p>
    <w:p w14:paraId="5D1F7C95" w14:textId="7F759E9D" w:rsidR="00D556C8" w:rsidRDefault="00D556C8" w:rsidP="00982715">
      <w:pPr>
        <w:rPr>
          <w:ins w:id="1479" w:author="Nguyen Thi Thuy Duong" w:date="2019-12-17T16:52:00Z"/>
          <w:lang w:eastAsia="en-US" w:bidi="ar-SA"/>
        </w:rPr>
      </w:pPr>
      <w:ins w:id="1480"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1" w:author="Nguyen Thi Thuy Duong" w:date="2019-12-17T16:52:00Z"/>
          <w:lang w:eastAsia="en-US" w:bidi="ar-SA"/>
        </w:rPr>
      </w:pPr>
      <w:ins w:id="1482"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3"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1484" w:name="_Toc25660401"/>
      <w:bookmarkStart w:id="1485" w:name="_Toc27690286"/>
      <w:r w:rsidRPr="003F1120">
        <w:rPr>
          <w:lang w:eastAsia="en-US" w:bidi="ar-SA"/>
        </w:rPr>
        <w:t>Cơ sở dữ liệu</w:t>
      </w:r>
      <w:bookmarkEnd w:id="1484"/>
      <w:bookmarkEnd w:id="1485"/>
    </w:p>
    <w:p w14:paraId="4FD28A09" w14:textId="77777777" w:rsidR="00432A55" w:rsidRDefault="000D3977" w:rsidP="000D3977">
      <w:pPr>
        <w:rPr>
          <w:ins w:id="1486" w:author="Nguyen Thi Thuy Duong" w:date="2019-12-17T16:53:00Z"/>
          <w:lang w:eastAsia="en-US" w:bidi="ar-SA"/>
        </w:rPr>
      </w:pPr>
      <w:r>
        <w:rPr>
          <w:lang w:eastAsia="en-US" w:bidi="ar-SA"/>
        </w:rPr>
        <w:t xml:space="preserve">Sử dụng </w:t>
      </w:r>
      <w:ins w:id="1487"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88"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89"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1490" w:name="_Toc25660402"/>
      <w:bookmarkStart w:id="1491" w:name="_Toc27690287"/>
      <w:r w:rsidRPr="003F1120">
        <w:rPr>
          <w:lang w:eastAsia="en-US" w:bidi="ar-SA"/>
        </w:rPr>
        <w:t>Mạng</w:t>
      </w:r>
      <w:bookmarkEnd w:id="1490"/>
      <w:bookmarkEnd w:id="1491"/>
    </w:p>
    <w:p w14:paraId="28C68CD2" w14:textId="77777777" w:rsidR="00A76D5B" w:rsidRDefault="00A76D5B" w:rsidP="00A76D5B">
      <w:pPr>
        <w:rPr>
          <w:ins w:id="1492" w:author="Khanh Linh Trinh" w:date="2019-12-19T22:31:00Z"/>
          <w:lang w:eastAsia="en-US" w:bidi="ar-SA"/>
        </w:rPr>
      </w:pPr>
      <w:ins w:id="1493"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1494" w:author="Khanh Linh Trinh" w:date="2019-12-19T22:31:00Z"/>
          <w:lang w:eastAsia="en-US" w:bidi="ar-SA"/>
        </w:rPr>
      </w:pPr>
      <w:ins w:id="1495"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1496" w:author="Khanh Linh Trinh" w:date="2019-12-19T22:31:00Z"/>
          <w:rFonts w:cs="Tahoma"/>
          <w:lang w:eastAsia="en-US" w:bidi="ar-SA"/>
        </w:rPr>
      </w:pPr>
      <w:ins w:id="1497"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498" w:author="Nguyen Thi Thuy Duong" w:date="2019-12-17T16:54:00Z"/>
          <w:lang w:eastAsia="en-US" w:bidi="ar-SA"/>
        </w:rPr>
      </w:pPr>
      <w:del w:id="1499"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0"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1" w:author="Khanh Linh Trinh" w:date="2019-12-19T23:25:00Z"/>
          <w:lang w:eastAsia="en-US" w:bidi="ar-SA"/>
        </w:rPr>
      </w:pPr>
    </w:p>
    <w:p w14:paraId="1453DAD6" w14:textId="2973EE69" w:rsidR="00C34E9E" w:rsidDel="00C56E39" w:rsidRDefault="00C34E9E" w:rsidP="00736FA3">
      <w:pPr>
        <w:rPr>
          <w:del w:id="1502" w:author="Khanh Linh Trinh" w:date="2019-12-19T23:25:00Z"/>
          <w:lang w:eastAsia="en-US" w:bidi="ar-SA"/>
        </w:rPr>
      </w:pPr>
    </w:p>
    <w:p w14:paraId="5F8E0B28" w14:textId="39BCE54B" w:rsidR="00C34E9E" w:rsidDel="00C56E39" w:rsidRDefault="00C34E9E" w:rsidP="00736FA3">
      <w:pPr>
        <w:rPr>
          <w:del w:id="1503" w:author="Khanh Linh Trinh" w:date="2019-12-19T23:25:00Z"/>
          <w:lang w:eastAsia="en-US" w:bidi="ar-SA"/>
        </w:rPr>
      </w:pPr>
    </w:p>
    <w:p w14:paraId="1EB53A60" w14:textId="269D7EED" w:rsidR="00C34E9E" w:rsidDel="00C56E39" w:rsidRDefault="00C34E9E" w:rsidP="00736FA3">
      <w:pPr>
        <w:rPr>
          <w:del w:id="1504" w:author="Khanh Linh Trinh" w:date="2019-12-19T23:25:00Z"/>
          <w:lang w:eastAsia="en-US" w:bidi="ar-SA"/>
        </w:rPr>
      </w:pPr>
    </w:p>
    <w:p w14:paraId="031B0E23" w14:textId="38D95B49" w:rsidR="00C34E9E" w:rsidDel="00C56E39" w:rsidRDefault="00C34E9E" w:rsidP="00736FA3">
      <w:pPr>
        <w:rPr>
          <w:del w:id="1505" w:author="Khanh Linh Trinh" w:date="2019-12-19T23:25:00Z"/>
          <w:lang w:eastAsia="en-US" w:bidi="ar-SA"/>
        </w:rPr>
      </w:pPr>
    </w:p>
    <w:p w14:paraId="058FDD8F" w14:textId="0351E5D5" w:rsidR="00C34E9E" w:rsidDel="00C56E39" w:rsidRDefault="00C34E9E" w:rsidP="00736FA3">
      <w:pPr>
        <w:rPr>
          <w:del w:id="1506" w:author="Khanh Linh Trinh" w:date="2019-12-19T23:25:00Z"/>
          <w:lang w:eastAsia="en-US" w:bidi="ar-SA"/>
        </w:rPr>
      </w:pPr>
    </w:p>
    <w:p w14:paraId="51F4DC90" w14:textId="15B62D52" w:rsidR="00C34E9E" w:rsidDel="00C56E39" w:rsidRDefault="00C34E9E" w:rsidP="00736FA3">
      <w:pPr>
        <w:rPr>
          <w:del w:id="1507"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1508" w:name="_Toc25660403"/>
      <w:bookmarkStart w:id="1509" w:name="_Toc27690288"/>
      <w:r>
        <w:t>Giám sát dự án</w:t>
      </w:r>
      <w:bookmarkEnd w:id="1508"/>
      <w:bookmarkEnd w:id="1509"/>
    </w:p>
    <w:p w14:paraId="017F0250" w14:textId="77777777" w:rsidR="0079274C" w:rsidRDefault="0079274C" w:rsidP="0079274C">
      <w:pPr>
        <w:pStyle w:val="Heading2"/>
      </w:pPr>
      <w:bookmarkStart w:id="1510" w:name="_Toc25660404"/>
      <w:bookmarkStart w:id="1511" w:name="_Toc27690289"/>
      <w:r>
        <w:t>Trả lời câu hỏi</w:t>
      </w:r>
      <w:bookmarkEnd w:id="1510"/>
      <w:bookmarkEnd w:id="1511"/>
    </w:p>
    <w:p w14:paraId="38B2FE31" w14:textId="77777777" w:rsidR="00F60A3E" w:rsidRDefault="00F60A3E" w:rsidP="00F60A3E">
      <w:pPr>
        <w:pStyle w:val="ListParagraph"/>
        <w:numPr>
          <w:ilvl w:val="0"/>
          <w:numId w:val="7"/>
        </w:numPr>
        <w:rPr>
          <w:ins w:id="1512" w:author="Khanh Linh Trinh" w:date="2019-12-19T22:36:00Z"/>
        </w:rPr>
      </w:pPr>
      <w:ins w:id="1513"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ListParagraph"/>
        <w:tabs>
          <w:tab w:val="right" w:leader="dot" w:pos="8780"/>
        </w:tabs>
        <w:ind w:left="720"/>
        <w:rPr>
          <w:ins w:id="1514" w:author="Khanh Linh Trinh" w:date="2019-12-19T22:36:00Z"/>
        </w:rPr>
      </w:pPr>
      <w:ins w:id="1515" w:author="Khanh Linh Trinh" w:date="2019-12-19T22:36:00Z">
        <w:r>
          <w:t>Nhóm quản lý sẽ trả lời thế nào:</w:t>
        </w:r>
        <w:r w:rsidRPr="00711184">
          <w:t xml:space="preserve"> </w:t>
        </w:r>
      </w:ins>
      <w:ins w:id="1516"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ListParagraph"/>
        <w:numPr>
          <w:ilvl w:val="0"/>
          <w:numId w:val="7"/>
        </w:numPr>
        <w:tabs>
          <w:tab w:val="right" w:leader="dot" w:pos="8780"/>
        </w:tabs>
        <w:rPr>
          <w:ins w:id="1517" w:author="Khanh Linh Trinh" w:date="2019-12-19T22:36:00Z"/>
        </w:rPr>
      </w:pPr>
      <w:ins w:id="1518"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1519" w:author="Khanh Linh Trinh" w:date="2019-12-19T22:36:00Z"/>
        </w:rPr>
      </w:pPr>
      <w:ins w:id="1520"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1521" w:author="Khanh Linh Trinh" w:date="2019-12-19T22:36:00Z"/>
        </w:rPr>
      </w:pPr>
      <w:ins w:id="1522"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1523" w:author="Khanh Linh Trinh" w:date="2019-12-19T22:36:00Z"/>
        </w:rPr>
      </w:pPr>
      <w:ins w:id="1524"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1525" w:author="Khanh Linh Trinh" w:date="2019-12-19T22:37:00Z"/>
        </w:rPr>
      </w:pPr>
    </w:p>
    <w:p w14:paraId="627DFD72" w14:textId="1670F7BA" w:rsidR="00C34E9E" w:rsidDel="00F60A3E" w:rsidRDefault="00C34E9E" w:rsidP="00D1769B">
      <w:pPr>
        <w:pStyle w:val="ListParagraph"/>
        <w:tabs>
          <w:tab w:val="right" w:leader="dot" w:pos="8780"/>
        </w:tabs>
        <w:ind w:left="720"/>
        <w:rPr>
          <w:del w:id="1526" w:author="Khanh Linh Trinh" w:date="2019-12-19T22:37:00Z"/>
        </w:rPr>
      </w:pPr>
    </w:p>
    <w:p w14:paraId="06DC50F9" w14:textId="4D1B0EFD" w:rsidR="00C34E9E" w:rsidDel="00F60A3E" w:rsidRDefault="00C34E9E" w:rsidP="00D1769B">
      <w:pPr>
        <w:pStyle w:val="ListParagraph"/>
        <w:tabs>
          <w:tab w:val="right" w:leader="dot" w:pos="8780"/>
        </w:tabs>
        <w:ind w:left="720"/>
        <w:rPr>
          <w:del w:id="1527" w:author="Khanh Linh Trinh" w:date="2019-12-19T22:37:00Z"/>
        </w:rPr>
      </w:pPr>
    </w:p>
    <w:p w14:paraId="221AD209" w14:textId="79F859BD" w:rsidR="00C34E9E" w:rsidDel="00F60A3E" w:rsidRDefault="00C34E9E" w:rsidP="00D1769B">
      <w:pPr>
        <w:pStyle w:val="ListParagraph"/>
        <w:tabs>
          <w:tab w:val="right" w:leader="dot" w:pos="8780"/>
        </w:tabs>
        <w:ind w:left="720"/>
        <w:rPr>
          <w:del w:id="1528" w:author="Khanh Linh Trinh" w:date="2019-12-19T22:37:00Z"/>
        </w:rPr>
      </w:pPr>
    </w:p>
    <w:p w14:paraId="4797A9E3" w14:textId="205D379E" w:rsidR="00C34E9E" w:rsidDel="00F60A3E" w:rsidRDefault="00C34E9E" w:rsidP="00D1769B">
      <w:pPr>
        <w:pStyle w:val="ListParagraph"/>
        <w:tabs>
          <w:tab w:val="right" w:leader="dot" w:pos="8780"/>
        </w:tabs>
        <w:ind w:left="720"/>
        <w:rPr>
          <w:del w:id="1529" w:author="Khanh Linh Trinh" w:date="2019-12-19T22:37:00Z"/>
        </w:rPr>
      </w:pPr>
    </w:p>
    <w:p w14:paraId="332B6D2F" w14:textId="2408742D" w:rsidR="00C34E9E" w:rsidDel="00F60A3E" w:rsidRDefault="00C34E9E" w:rsidP="00D1769B">
      <w:pPr>
        <w:pStyle w:val="ListParagraph"/>
        <w:tabs>
          <w:tab w:val="right" w:leader="dot" w:pos="8780"/>
        </w:tabs>
        <w:ind w:left="720"/>
        <w:rPr>
          <w:del w:id="1530" w:author="Khanh Linh Trinh" w:date="2019-12-19T22:37:00Z"/>
        </w:rPr>
      </w:pPr>
    </w:p>
    <w:p w14:paraId="735D9C7D" w14:textId="694965D0" w:rsidR="00C34E9E" w:rsidDel="00F60A3E" w:rsidRDefault="00C34E9E" w:rsidP="00D1769B">
      <w:pPr>
        <w:pStyle w:val="ListParagraph"/>
        <w:tabs>
          <w:tab w:val="right" w:leader="dot" w:pos="8780"/>
        </w:tabs>
        <w:ind w:left="720"/>
        <w:rPr>
          <w:del w:id="1531" w:author="Khanh Linh Trinh" w:date="2019-12-19T22:37:00Z"/>
        </w:rPr>
      </w:pPr>
    </w:p>
    <w:p w14:paraId="3FD3C6E3" w14:textId="3A81C2A4" w:rsidR="00C34E9E" w:rsidDel="00F60A3E" w:rsidRDefault="00C34E9E" w:rsidP="00D1769B">
      <w:pPr>
        <w:pStyle w:val="ListParagraph"/>
        <w:tabs>
          <w:tab w:val="right" w:leader="dot" w:pos="8780"/>
        </w:tabs>
        <w:ind w:left="720"/>
        <w:rPr>
          <w:del w:id="1532" w:author="Khanh Linh Trinh" w:date="2019-12-19T22:37:00Z"/>
        </w:rPr>
      </w:pPr>
    </w:p>
    <w:p w14:paraId="1F14CEB1" w14:textId="7C4A3038" w:rsidR="00C34E9E" w:rsidDel="00F60A3E" w:rsidRDefault="00C34E9E" w:rsidP="00D1769B">
      <w:pPr>
        <w:pStyle w:val="ListParagraph"/>
        <w:tabs>
          <w:tab w:val="right" w:leader="dot" w:pos="8780"/>
        </w:tabs>
        <w:ind w:left="720"/>
        <w:rPr>
          <w:del w:id="1533" w:author="Khanh Linh Trinh" w:date="2019-12-19T22:37:00Z"/>
        </w:rPr>
      </w:pPr>
    </w:p>
    <w:p w14:paraId="4528BEF7" w14:textId="4732F5DA" w:rsidR="00C34E9E" w:rsidDel="00F60A3E" w:rsidRDefault="00C34E9E" w:rsidP="00D1769B">
      <w:pPr>
        <w:pStyle w:val="ListParagraph"/>
        <w:tabs>
          <w:tab w:val="right" w:leader="dot" w:pos="8780"/>
        </w:tabs>
        <w:ind w:left="720"/>
        <w:rPr>
          <w:del w:id="1534" w:author="Khanh Linh Trinh" w:date="2019-12-19T22:37:00Z"/>
        </w:rPr>
      </w:pPr>
    </w:p>
    <w:p w14:paraId="090E8A29" w14:textId="0DD6F1D5" w:rsidR="00C34E9E" w:rsidDel="00F60A3E" w:rsidRDefault="00C34E9E" w:rsidP="00D1769B">
      <w:pPr>
        <w:pStyle w:val="ListParagraph"/>
        <w:tabs>
          <w:tab w:val="right" w:leader="dot" w:pos="8780"/>
        </w:tabs>
        <w:ind w:left="720"/>
        <w:rPr>
          <w:del w:id="1535" w:author="Khanh Linh Trinh" w:date="2019-12-19T22:37:00Z"/>
        </w:rPr>
      </w:pPr>
    </w:p>
    <w:p w14:paraId="0A082EEE" w14:textId="76FD1CED" w:rsidR="00C34E9E" w:rsidDel="00F60A3E" w:rsidRDefault="00C34E9E" w:rsidP="00D1769B">
      <w:pPr>
        <w:pStyle w:val="ListParagraph"/>
        <w:tabs>
          <w:tab w:val="right" w:leader="dot" w:pos="8780"/>
        </w:tabs>
        <w:ind w:left="720"/>
        <w:rPr>
          <w:del w:id="1536" w:author="Khanh Linh Trinh" w:date="2019-12-19T22:37:00Z"/>
        </w:rPr>
      </w:pPr>
    </w:p>
    <w:p w14:paraId="674BA057" w14:textId="5B530757" w:rsidR="00C34E9E" w:rsidDel="00F60A3E" w:rsidRDefault="00C34E9E" w:rsidP="00D1769B">
      <w:pPr>
        <w:pStyle w:val="ListParagraph"/>
        <w:tabs>
          <w:tab w:val="right" w:leader="dot" w:pos="8780"/>
        </w:tabs>
        <w:ind w:left="720"/>
        <w:rPr>
          <w:del w:id="1537" w:author="Khanh Linh Trinh" w:date="2019-12-19T22:37:00Z"/>
        </w:rPr>
      </w:pPr>
    </w:p>
    <w:p w14:paraId="1B4D775D" w14:textId="05E8EDB3" w:rsidR="00C34E9E" w:rsidDel="00F60A3E" w:rsidRDefault="00C34E9E" w:rsidP="00D1769B">
      <w:pPr>
        <w:pStyle w:val="ListParagraph"/>
        <w:tabs>
          <w:tab w:val="right" w:leader="dot" w:pos="8780"/>
        </w:tabs>
        <w:ind w:left="720"/>
        <w:rPr>
          <w:del w:id="1538" w:author="Khanh Linh Trinh" w:date="2019-12-19T22:37:00Z"/>
        </w:rPr>
      </w:pPr>
    </w:p>
    <w:p w14:paraId="53F3A75F" w14:textId="4568BBF5" w:rsidR="00C34E9E" w:rsidDel="00F60A3E" w:rsidRDefault="00C34E9E" w:rsidP="00D1769B">
      <w:pPr>
        <w:pStyle w:val="ListParagraph"/>
        <w:tabs>
          <w:tab w:val="right" w:leader="dot" w:pos="8780"/>
        </w:tabs>
        <w:ind w:left="720"/>
        <w:rPr>
          <w:del w:id="1539" w:author="Khanh Linh Trinh" w:date="2019-12-19T22:37:00Z"/>
        </w:rPr>
      </w:pPr>
    </w:p>
    <w:p w14:paraId="5DFF74AD" w14:textId="2C2C0669" w:rsidR="00C34E9E" w:rsidDel="00F60A3E" w:rsidRDefault="00C34E9E" w:rsidP="00D1769B">
      <w:pPr>
        <w:pStyle w:val="ListParagraph"/>
        <w:tabs>
          <w:tab w:val="right" w:leader="dot" w:pos="8780"/>
        </w:tabs>
        <w:ind w:left="720"/>
        <w:rPr>
          <w:del w:id="1540"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1541" w:author="Khanh Linh Trinh" w:date="2019-12-19T22:37:00Z"/>
        </w:rPr>
      </w:pPr>
    </w:p>
    <w:p w14:paraId="1B2F4726" w14:textId="77777777" w:rsidR="0079274C" w:rsidRPr="003A3FFF" w:rsidRDefault="0079274C">
      <w:pPr>
        <w:tabs>
          <w:tab w:val="right" w:leader="dot" w:pos="8780"/>
        </w:tabs>
        <w:pPrChange w:id="1542"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1543" w:author="Khanh Linh Trinh" w:date="2019-12-19T22:39:00Z"/>
        </w:rPr>
      </w:pPr>
      <w:bookmarkStart w:id="1544" w:name="_Toc25660405"/>
      <w:bookmarkStart w:id="1545" w:name="_Toc27690290"/>
      <w:r>
        <w:t>Đóng dự án</w:t>
      </w:r>
      <w:bookmarkEnd w:id="1544"/>
      <w:bookmarkEnd w:id="1545"/>
    </w:p>
    <w:p w14:paraId="47FB94FE" w14:textId="23415272" w:rsidR="00CF3FDD" w:rsidRPr="00323031" w:rsidRDefault="00CF3FDD">
      <w:pPr>
        <w:pPrChange w:id="1546" w:author="Khanh Linh Trinh" w:date="2019-12-19T22:39:00Z">
          <w:pPr>
            <w:pStyle w:val="Heading1"/>
          </w:pPr>
        </w:pPrChange>
      </w:pPr>
      <w:ins w:id="1547" w:author="Khanh Linh Trinh" w:date="2019-12-19T22:39:00Z">
        <w:r>
          <w:t>Thực hiện các thống kê sau</w:t>
        </w:r>
      </w:ins>
    </w:p>
    <w:p w14:paraId="79B13C83" w14:textId="7583AA37" w:rsidR="0079274C" w:rsidRDefault="0079274C" w:rsidP="0079274C">
      <w:pPr>
        <w:pStyle w:val="Heading2"/>
        <w:rPr>
          <w:ins w:id="1548" w:author="Khanh Linh Trinh" w:date="2019-12-19T22:39:00Z"/>
        </w:rPr>
      </w:pPr>
      <w:bookmarkStart w:id="1549" w:name="_Toc25660406"/>
      <w:bookmarkStart w:id="1550" w:name="_Toc27690291"/>
      <w:r>
        <w:t>Quản lý mã nguồn</w:t>
      </w:r>
      <w:bookmarkEnd w:id="1549"/>
      <w:bookmarkEnd w:id="1550"/>
    </w:p>
    <w:p w14:paraId="651A028C" w14:textId="15FC762E" w:rsidR="00CF3FDD" w:rsidRDefault="00CF3FDD" w:rsidP="00CF3FDD">
      <w:pPr>
        <w:pStyle w:val="ListParagraph"/>
        <w:numPr>
          <w:ilvl w:val="0"/>
          <w:numId w:val="47"/>
        </w:numPr>
        <w:rPr>
          <w:ins w:id="1551" w:author="Khanh Linh Trinh" w:date="2019-12-19T23:22:00Z"/>
        </w:rPr>
      </w:pPr>
      <w:ins w:id="1552" w:author="Khanh Linh Trinh" w:date="2019-12-19T22:40:00Z">
        <w:r>
          <w:t>Số commit của mỗi người</w:t>
        </w:r>
      </w:ins>
      <w:ins w:id="1553" w:author="Khanh Linh Trinh" w:date="2019-12-19T23:19:00Z">
        <w:r w:rsidR="00861FC5">
          <w:t>: mỗi người có ít nhất 10 commit:</w:t>
        </w:r>
      </w:ins>
    </w:p>
    <w:p w14:paraId="114E8DB8" w14:textId="77777777" w:rsidR="00861FC5" w:rsidRDefault="00861FC5" w:rsidP="00CF3FDD">
      <w:pPr>
        <w:pStyle w:val="ListParagraph"/>
        <w:numPr>
          <w:ilvl w:val="0"/>
          <w:numId w:val="47"/>
        </w:numPr>
        <w:rPr>
          <w:ins w:id="1554" w:author="Khanh Linh Trinh" w:date="2019-12-19T23:21:00Z"/>
        </w:rPr>
      </w:pPr>
    </w:p>
    <w:p w14:paraId="4D89D29D" w14:textId="2F3B804A" w:rsidR="00861FC5" w:rsidRDefault="00CD0FCD" w:rsidP="00861FC5">
      <w:pPr>
        <w:pStyle w:val="ListParagraph"/>
        <w:ind w:left="720"/>
        <w:rPr>
          <w:ins w:id="1555" w:author="Khanh Linh Trinh" w:date="2019-12-19T23:21:00Z"/>
        </w:rPr>
      </w:pPr>
      <w:r>
        <w:rPr>
          <w:noProof/>
          <w:lang w:eastAsia="ja-JP" w:bidi="ar-SA"/>
        </w:rPr>
        <w:drawing>
          <wp:inline distT="0" distB="0" distL="0" distR="0" wp14:anchorId="18B55381" wp14:editId="2001C836">
            <wp:extent cx="1143160" cy="1381318"/>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19-12-21 230906.png"/>
                    <pic:cNvPicPr/>
                  </pic:nvPicPr>
                  <pic:blipFill>
                    <a:blip r:embed="rId31">
                      <a:extLst>
                        <a:ext uri="{28A0092B-C50C-407E-A947-70E740481C1C}">
                          <a14:useLocalDpi xmlns:a14="http://schemas.microsoft.com/office/drawing/2010/main" val="0"/>
                        </a:ext>
                      </a:extLst>
                    </a:blip>
                    <a:stretch>
                      <a:fillRect/>
                    </a:stretch>
                  </pic:blipFill>
                  <pic:spPr>
                    <a:xfrm>
                      <a:off x="0" y="0"/>
                      <a:ext cx="1143160" cy="1381318"/>
                    </a:xfrm>
                    <a:prstGeom prst="rect">
                      <a:avLst/>
                    </a:prstGeom>
                  </pic:spPr>
                </pic:pic>
              </a:graphicData>
            </a:graphic>
          </wp:inline>
        </w:drawing>
      </w:r>
    </w:p>
    <w:p w14:paraId="74DE9667" w14:textId="53D8B010" w:rsidR="00861FC5" w:rsidRDefault="00861FC5">
      <w:pPr>
        <w:ind w:firstLine="360"/>
        <w:rPr>
          <w:ins w:id="1556" w:author="Khanh Linh Trinh" w:date="2019-12-19T22:40:00Z"/>
        </w:rPr>
        <w:pPrChange w:id="1557" w:author="Khanh Linh Trinh" w:date="2019-12-19T23:21:00Z">
          <w:pPr>
            <w:pStyle w:val="ListParagraph"/>
            <w:numPr>
              <w:numId w:val="47"/>
            </w:numPr>
            <w:ind w:left="720" w:hanging="360"/>
          </w:pPr>
        </w:pPrChange>
      </w:pPr>
      <w:ins w:id="1558" w:author="Khanh Linh Trinh" w:date="2019-12-19T23:19:00Z">
        <w:r>
          <w:t>B</w:t>
        </w:r>
      </w:ins>
      <w:ins w:id="1559" w:author="Khanh Linh Trinh" w:date="2019-12-19T23:22:00Z">
        <w:r>
          <w:t>ả</w:t>
        </w:r>
      </w:ins>
      <w:ins w:id="1560" w:author="Khanh Linh Trinh" w:date="2019-12-19T23:19:00Z">
        <w:r>
          <w:t>ng thống kê số</w:t>
        </w:r>
      </w:ins>
      <w:ins w:id="1561"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ListParagraph"/>
        <w:numPr>
          <w:ilvl w:val="0"/>
          <w:numId w:val="46"/>
        </w:numPr>
        <w:rPr>
          <w:del w:id="1562" w:author="Khanh Linh Trinh" w:date="2019-12-19T23:19:00Z"/>
        </w:rPr>
        <w:pPrChange w:id="1563" w:author="Khanh Linh Trinh" w:date="2019-12-19T22:39:00Z">
          <w:pPr>
            <w:pStyle w:val="Heading2"/>
          </w:pPr>
        </w:pPrChange>
      </w:pPr>
      <w:bookmarkStart w:id="1564" w:name="_Toc27690292"/>
      <w:bookmarkEnd w:id="1564"/>
    </w:p>
    <w:p w14:paraId="60B5D139" w14:textId="143B945E" w:rsidR="0079274C" w:rsidRDefault="0079274C" w:rsidP="00AB1469">
      <w:pPr>
        <w:pStyle w:val="Heading2"/>
        <w:rPr>
          <w:ins w:id="1565" w:author="Khanh Linh Trinh" w:date="2019-12-19T22:41:00Z"/>
        </w:rPr>
      </w:pPr>
      <w:bookmarkStart w:id="1566" w:name="_Toc25660407"/>
      <w:bookmarkStart w:id="1567" w:name="_Toc27690293"/>
      <w:r>
        <w:t>Quản lý công việc</w:t>
      </w:r>
      <w:bookmarkEnd w:id="1566"/>
      <w:bookmarkEnd w:id="1567"/>
    </w:p>
    <w:p w14:paraId="3856A995" w14:textId="77777777" w:rsidR="00CF3FDD" w:rsidRDefault="00CF3FDD" w:rsidP="00CF3FDD">
      <w:pPr>
        <w:pStyle w:val="ListParagraph"/>
        <w:numPr>
          <w:ilvl w:val="0"/>
          <w:numId w:val="6"/>
        </w:numPr>
        <w:rPr>
          <w:ins w:id="1568" w:author="Khanh Linh Trinh" w:date="2019-12-19T22:41:00Z"/>
        </w:rPr>
      </w:pPr>
      <w:ins w:id="1569"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1570" w:author="Khanh Linh Trinh" w:date="2019-12-19T22:41:00Z"/>
        </w:rPr>
      </w:pPr>
      <w:ins w:id="1571" w:author="Khanh Linh Trinh" w:date="2019-12-19T22:41:00Z">
        <w:r>
          <w:t xml:space="preserve">Số task đã hoàn thành: </w:t>
        </w:r>
        <w:r>
          <w:rPr>
            <w:lang w:val="vi-VN"/>
          </w:rPr>
          <w:t>1</w:t>
        </w:r>
      </w:ins>
      <w:ins w:id="1572" w:author="Khanh Linh Trinh" w:date="2019-12-19T22:42:00Z">
        <w:r>
          <w:t>2</w:t>
        </w:r>
      </w:ins>
    </w:p>
    <w:p w14:paraId="7D406838" w14:textId="1B11F229" w:rsidR="00CF3FDD" w:rsidRDefault="00CF3FDD" w:rsidP="00CF3FDD">
      <w:pPr>
        <w:pStyle w:val="ListParagraph"/>
        <w:numPr>
          <w:ilvl w:val="0"/>
          <w:numId w:val="46"/>
        </w:numPr>
        <w:rPr>
          <w:ins w:id="1573" w:author="Khanh Linh Trinh" w:date="2019-12-19T22:41:00Z"/>
        </w:rPr>
      </w:pPr>
      <w:ins w:id="1574" w:author="Khanh Linh Trinh" w:date="2019-12-19T22:41:00Z">
        <w:r>
          <w:t xml:space="preserve">Số task </w:t>
        </w:r>
        <w:r>
          <w:rPr>
            <w:lang w:val="vi-VN"/>
          </w:rPr>
          <w:t>trong tiến trình</w:t>
        </w:r>
        <w:r>
          <w:t xml:space="preserve">: </w:t>
        </w:r>
      </w:ins>
      <w:ins w:id="1575" w:author="Khanh Linh Trinh" w:date="2019-12-19T22:42:00Z">
        <w:r>
          <w:t>12</w:t>
        </w:r>
      </w:ins>
    </w:p>
    <w:p w14:paraId="2AEB2DBF" w14:textId="5092D0D5" w:rsidR="00CF3FDD" w:rsidRDefault="00CF3FDD" w:rsidP="00CF3FDD">
      <w:pPr>
        <w:pStyle w:val="ListParagraph"/>
        <w:numPr>
          <w:ilvl w:val="0"/>
          <w:numId w:val="46"/>
        </w:numPr>
        <w:rPr>
          <w:ins w:id="1576" w:author="Khanh Linh Trinh" w:date="2019-12-19T22:41:00Z"/>
        </w:rPr>
      </w:pPr>
      <w:ins w:id="1577" w:author="Khanh Linh Trinh" w:date="2019-12-19T22:41:00Z">
        <w:r>
          <w:t xml:space="preserve">Số task chưa </w:t>
        </w:r>
        <w:r>
          <w:rPr>
            <w:lang w:val="vi-VN"/>
          </w:rPr>
          <w:t>bắt đầu</w:t>
        </w:r>
        <w:r>
          <w:t xml:space="preserve">: </w:t>
        </w:r>
        <w:r>
          <w:rPr>
            <w:lang w:val="vi-VN"/>
          </w:rPr>
          <w:t>1</w:t>
        </w:r>
      </w:ins>
      <w:ins w:id="1578" w:author="Khanh Linh Trinh" w:date="2019-12-19T22:42:00Z">
        <w:r>
          <w:t>2</w:t>
        </w:r>
      </w:ins>
    </w:p>
    <w:p w14:paraId="4CB78ADA" w14:textId="48B38B61" w:rsidR="00CF3FDD" w:rsidDel="00823FD0" w:rsidRDefault="00CF3FDD" w:rsidP="00CF3FDD">
      <w:pPr>
        <w:pStyle w:val="ListParagraph"/>
        <w:rPr>
          <w:del w:id="1579" w:author="Khanh Linh Trinh" w:date="2019-12-19T22:42:00Z"/>
          <w:lang w:val="vi-VN"/>
        </w:rPr>
      </w:pPr>
      <w:ins w:id="1580" w:author="Khanh Linh Trinh" w:date="2019-12-19T22:41:00Z">
        <w:r>
          <w:t xml:space="preserve">Số task hoàn thành muộn: </w:t>
        </w:r>
        <w:r>
          <w:rPr>
            <w:lang w:val="vi-VN"/>
          </w:rPr>
          <w:t>0</w:t>
        </w:r>
      </w:ins>
    </w:p>
    <w:p w14:paraId="0F3E3B5B" w14:textId="6177BF77" w:rsidR="00823FD0" w:rsidRDefault="00823FD0" w:rsidP="00823FD0">
      <w:pPr>
        <w:pStyle w:val="ListParagraph"/>
        <w:ind w:left="720"/>
        <w:rPr>
          <w:ins w:id="1581" w:author="Khanh Linh Trinh" w:date="2019-12-19T23:28:00Z"/>
          <w:lang w:val="vi-VN"/>
        </w:rPr>
      </w:pPr>
    </w:p>
    <w:p w14:paraId="63821608" w14:textId="77777777" w:rsidR="00823FD0" w:rsidRPr="00633E31" w:rsidRDefault="00823FD0" w:rsidP="00823FD0">
      <w:pPr>
        <w:pStyle w:val="ListParagraph"/>
        <w:numPr>
          <w:ilvl w:val="0"/>
          <w:numId w:val="6"/>
        </w:numPr>
        <w:rPr>
          <w:ins w:id="1582" w:author="Khanh Linh Trinh" w:date="2019-12-19T23:28:00Z"/>
          <w:lang w:val="vi-VN"/>
        </w:rPr>
      </w:pPr>
      <w:ins w:id="1583" w:author="Khanh Linh Trinh" w:date="2019-12-19T23:28:00Z">
        <w:r w:rsidRPr="00633E31">
          <w:rPr>
            <w:lang w:val="vi-VN"/>
          </w:rPr>
          <w:t>Các biểu đồ Công việc ( Tính đến ngày 19/12/2019)</w:t>
        </w:r>
      </w:ins>
    </w:p>
    <w:p w14:paraId="48C695A7" w14:textId="77777777" w:rsidR="00823FD0" w:rsidRDefault="00823FD0" w:rsidP="00823FD0">
      <w:pPr>
        <w:pStyle w:val="ListParagraph"/>
        <w:ind w:left="720"/>
        <w:rPr>
          <w:ins w:id="1584" w:author="Khanh Linh Trinh" w:date="2019-12-19T23:28:00Z"/>
        </w:rPr>
      </w:pPr>
      <w:ins w:id="1585" w:author="Khanh Linh Trinh" w:date="2019-12-19T23:28:00Z">
        <w:r>
          <w:rPr>
            <w:noProof/>
            <w:lang w:eastAsia="ja-JP" w:bidi="ar-SA"/>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ListParagraph"/>
        <w:ind w:left="720"/>
        <w:rPr>
          <w:ins w:id="1586" w:author="Khanh Linh Trinh" w:date="2019-12-19T23:29:00Z"/>
        </w:rPr>
      </w:pPr>
      <w:ins w:id="1587" w:author="Khanh Linh Trinh" w:date="2019-12-19T23:29:00Z">
        <w:r>
          <w:rPr>
            <w:noProof/>
            <w:lang w:eastAsia="ja-JP" w:bidi="ar-SA"/>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ListParagraph"/>
        <w:ind w:left="720"/>
        <w:rPr>
          <w:ins w:id="1588" w:author="Khanh Linh Trinh" w:date="2019-12-19T23:30:00Z"/>
        </w:rPr>
      </w:pPr>
      <w:ins w:id="1589" w:author="Khanh Linh Trinh" w:date="2019-12-19T23:29:00Z">
        <w:r>
          <w:rPr>
            <w:noProof/>
            <w:lang w:eastAsia="ja-JP" w:bidi="ar-SA"/>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ListParagraph"/>
        <w:numPr>
          <w:ilvl w:val="0"/>
          <w:numId w:val="6"/>
        </w:numPr>
        <w:rPr>
          <w:ins w:id="1590" w:author="Khanh Linh Trinh" w:date="2019-12-19T23:30:00Z"/>
        </w:rPr>
      </w:pPr>
      <w:ins w:id="1591" w:author="Khanh Linh Trinh" w:date="2019-12-19T23:30:00Z">
        <w:r>
          <w:t>Lịch biểu</w:t>
        </w:r>
      </w:ins>
    </w:p>
    <w:p w14:paraId="49F914EB" w14:textId="08EF99CF" w:rsidR="00823FD0" w:rsidRPr="00323031" w:rsidRDefault="00823FD0">
      <w:pPr>
        <w:ind w:left="360"/>
        <w:rPr>
          <w:ins w:id="1592" w:author="Khanh Linh Trinh" w:date="2019-12-19T23:27:00Z"/>
        </w:rPr>
        <w:pPrChange w:id="1593" w:author="Khanh Linh Trinh" w:date="2019-12-19T23:30:00Z">
          <w:pPr>
            <w:pStyle w:val="Heading2"/>
          </w:pPr>
        </w:pPrChange>
      </w:pPr>
      <w:ins w:id="1594" w:author="Khanh Linh Trinh" w:date="2019-12-19T23:30:00Z">
        <w:r>
          <w:rPr>
            <w:noProof/>
            <w:lang w:eastAsia="ja-JP" w:bidi="ar-SA"/>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595" w:author="Khanh Linh Trinh" w:date="2019-12-19T23:28:00Z">
        <w:r>
          <w:t xml:space="preserve"> </w:t>
        </w:r>
      </w:ins>
    </w:p>
    <w:p w14:paraId="59CA2D66" w14:textId="646E4E82" w:rsidR="00C34E9E" w:rsidDel="00CF3FDD" w:rsidRDefault="00C34E9E">
      <w:pPr>
        <w:pStyle w:val="ListParagraph"/>
        <w:rPr>
          <w:del w:id="1596" w:author="Khanh Linh Trinh" w:date="2019-12-19T22:42:00Z"/>
        </w:rPr>
        <w:pPrChange w:id="1597" w:author="Khanh Linh Trinh" w:date="2019-12-19T22:42:00Z">
          <w:pPr>
            <w:pStyle w:val="ListParagraph"/>
            <w:ind w:left="720"/>
          </w:pPr>
        </w:pPrChange>
      </w:pPr>
    </w:p>
    <w:p w14:paraId="76C6CC08" w14:textId="53E673E4" w:rsidR="00C34E9E" w:rsidDel="00CF3FDD" w:rsidRDefault="00C34E9E">
      <w:pPr>
        <w:pStyle w:val="ListParagraph"/>
        <w:rPr>
          <w:del w:id="1598" w:author="Khanh Linh Trinh" w:date="2019-12-19T22:42:00Z"/>
        </w:rPr>
        <w:pPrChange w:id="1599" w:author="Khanh Linh Trinh" w:date="2019-12-19T22:42:00Z">
          <w:pPr>
            <w:pStyle w:val="ListParagraph"/>
            <w:ind w:left="720"/>
          </w:pPr>
        </w:pPrChange>
      </w:pPr>
    </w:p>
    <w:p w14:paraId="4AF8CCB7" w14:textId="3C4430C7" w:rsidR="00C34E9E" w:rsidDel="00CF3FDD" w:rsidRDefault="00C34E9E">
      <w:pPr>
        <w:pStyle w:val="ListParagraph"/>
        <w:rPr>
          <w:del w:id="1600" w:author="Khanh Linh Trinh" w:date="2019-12-19T22:42:00Z"/>
        </w:rPr>
        <w:pPrChange w:id="1601" w:author="Khanh Linh Trinh" w:date="2019-12-19T22:42:00Z">
          <w:pPr>
            <w:pStyle w:val="ListParagraph"/>
            <w:ind w:left="720"/>
          </w:pPr>
        </w:pPrChange>
      </w:pPr>
    </w:p>
    <w:p w14:paraId="1F102979" w14:textId="1A8E1C5C" w:rsidR="00C34E9E" w:rsidDel="00CF3FDD" w:rsidRDefault="00C34E9E">
      <w:pPr>
        <w:pStyle w:val="ListParagraph"/>
        <w:rPr>
          <w:del w:id="1602" w:author="Khanh Linh Trinh" w:date="2019-12-19T22:42:00Z"/>
        </w:rPr>
        <w:pPrChange w:id="1603" w:author="Khanh Linh Trinh" w:date="2019-12-19T22:42:00Z">
          <w:pPr>
            <w:pStyle w:val="ListParagraph"/>
            <w:ind w:left="720"/>
          </w:pPr>
        </w:pPrChange>
      </w:pPr>
    </w:p>
    <w:p w14:paraId="58E2B449" w14:textId="196FD6EA" w:rsidR="00C34E9E" w:rsidDel="00CF3FDD" w:rsidRDefault="00C34E9E">
      <w:pPr>
        <w:pStyle w:val="ListParagraph"/>
        <w:rPr>
          <w:del w:id="1604" w:author="Khanh Linh Trinh" w:date="2019-12-19T22:42:00Z"/>
        </w:rPr>
        <w:pPrChange w:id="1605" w:author="Khanh Linh Trinh" w:date="2019-12-19T22:42:00Z">
          <w:pPr>
            <w:pStyle w:val="ListParagraph"/>
            <w:ind w:left="720"/>
          </w:pPr>
        </w:pPrChange>
      </w:pPr>
    </w:p>
    <w:p w14:paraId="72949C8E" w14:textId="70FB6E53" w:rsidR="00C34E9E" w:rsidDel="00CF3FDD" w:rsidRDefault="00C34E9E">
      <w:pPr>
        <w:pStyle w:val="ListParagraph"/>
        <w:rPr>
          <w:del w:id="1606" w:author="Khanh Linh Trinh" w:date="2019-12-19T22:42:00Z"/>
        </w:rPr>
        <w:pPrChange w:id="1607" w:author="Khanh Linh Trinh" w:date="2019-12-19T22:42:00Z">
          <w:pPr>
            <w:pStyle w:val="ListParagraph"/>
            <w:ind w:left="720"/>
          </w:pPr>
        </w:pPrChange>
      </w:pPr>
    </w:p>
    <w:p w14:paraId="78C4521F" w14:textId="36C80665" w:rsidR="00C34E9E" w:rsidDel="00CF3FDD" w:rsidRDefault="00C34E9E">
      <w:pPr>
        <w:pStyle w:val="ListParagraph"/>
        <w:rPr>
          <w:del w:id="1608" w:author="Khanh Linh Trinh" w:date="2019-12-19T22:42:00Z"/>
        </w:rPr>
        <w:pPrChange w:id="1609" w:author="Khanh Linh Trinh" w:date="2019-12-19T22:42:00Z">
          <w:pPr>
            <w:pStyle w:val="ListParagraph"/>
            <w:ind w:left="720"/>
          </w:pPr>
        </w:pPrChange>
      </w:pPr>
    </w:p>
    <w:p w14:paraId="32AA1075" w14:textId="371549B2" w:rsidR="00C34E9E" w:rsidDel="00CF3FDD" w:rsidRDefault="00C34E9E">
      <w:pPr>
        <w:pStyle w:val="ListParagraph"/>
        <w:rPr>
          <w:del w:id="1610" w:author="Khanh Linh Trinh" w:date="2019-12-19T22:42:00Z"/>
        </w:rPr>
        <w:pPrChange w:id="1611" w:author="Khanh Linh Trinh" w:date="2019-12-19T22:42:00Z">
          <w:pPr>
            <w:pStyle w:val="ListParagraph"/>
            <w:ind w:left="720"/>
          </w:pPr>
        </w:pPrChange>
      </w:pPr>
    </w:p>
    <w:p w14:paraId="46B8FB52" w14:textId="07B69153" w:rsidR="00C34E9E" w:rsidDel="00CF3FDD" w:rsidRDefault="00C34E9E">
      <w:pPr>
        <w:pStyle w:val="ListParagraph"/>
        <w:rPr>
          <w:del w:id="1612" w:author="Khanh Linh Trinh" w:date="2019-12-19T22:42:00Z"/>
        </w:rPr>
        <w:pPrChange w:id="1613" w:author="Khanh Linh Trinh" w:date="2019-12-19T22:42:00Z">
          <w:pPr>
            <w:pStyle w:val="ListParagraph"/>
            <w:ind w:left="720"/>
          </w:pPr>
        </w:pPrChange>
      </w:pPr>
    </w:p>
    <w:p w14:paraId="01F1E251" w14:textId="55F11D99" w:rsidR="00C34E9E" w:rsidDel="00CF3FDD" w:rsidRDefault="00C34E9E">
      <w:pPr>
        <w:pStyle w:val="ListParagraph"/>
        <w:rPr>
          <w:del w:id="1614" w:author="Khanh Linh Trinh" w:date="2019-12-19T22:42:00Z"/>
        </w:rPr>
        <w:pPrChange w:id="1615" w:author="Khanh Linh Trinh" w:date="2019-12-19T22:42:00Z">
          <w:pPr>
            <w:pStyle w:val="ListParagraph"/>
            <w:ind w:left="720"/>
          </w:pPr>
        </w:pPrChange>
      </w:pPr>
    </w:p>
    <w:p w14:paraId="1E096C86" w14:textId="60FDA9BF" w:rsidR="00C34E9E" w:rsidDel="00CF3FDD" w:rsidRDefault="00C34E9E">
      <w:pPr>
        <w:pStyle w:val="ListParagraph"/>
        <w:rPr>
          <w:del w:id="1616" w:author="Khanh Linh Trinh" w:date="2019-12-19T22:42:00Z"/>
        </w:rPr>
        <w:pPrChange w:id="1617" w:author="Khanh Linh Trinh" w:date="2019-12-19T22:42:00Z">
          <w:pPr>
            <w:pStyle w:val="ListParagraph"/>
            <w:ind w:left="720"/>
          </w:pPr>
        </w:pPrChange>
      </w:pPr>
    </w:p>
    <w:p w14:paraId="7E65E651" w14:textId="29CD7860" w:rsidR="00C34E9E" w:rsidDel="00CF3FDD" w:rsidRDefault="00C34E9E">
      <w:pPr>
        <w:pStyle w:val="ListParagraph"/>
        <w:rPr>
          <w:del w:id="1618" w:author="Khanh Linh Trinh" w:date="2019-12-19T22:42:00Z"/>
        </w:rPr>
        <w:pPrChange w:id="1619" w:author="Khanh Linh Trinh" w:date="2019-12-19T22:42:00Z">
          <w:pPr>
            <w:pStyle w:val="ListParagraph"/>
            <w:ind w:left="720"/>
          </w:pPr>
        </w:pPrChange>
      </w:pPr>
    </w:p>
    <w:p w14:paraId="4A8FC1AF" w14:textId="4A48C7AC" w:rsidR="00C34E9E" w:rsidDel="00CF3FDD" w:rsidRDefault="00C34E9E">
      <w:pPr>
        <w:pStyle w:val="ListParagraph"/>
        <w:rPr>
          <w:del w:id="1620" w:author="Khanh Linh Trinh" w:date="2019-12-19T22:42:00Z"/>
        </w:rPr>
        <w:pPrChange w:id="1621" w:author="Khanh Linh Trinh" w:date="2019-12-19T22:42:00Z">
          <w:pPr>
            <w:pStyle w:val="ListParagraph"/>
            <w:ind w:left="720"/>
          </w:pPr>
        </w:pPrChange>
      </w:pPr>
    </w:p>
    <w:p w14:paraId="6520E986" w14:textId="11EC275C" w:rsidR="00C34E9E" w:rsidDel="00CF3FDD" w:rsidRDefault="00C34E9E">
      <w:pPr>
        <w:pStyle w:val="ListParagraph"/>
        <w:rPr>
          <w:del w:id="1622" w:author="Khanh Linh Trinh" w:date="2019-12-19T22:42:00Z"/>
        </w:rPr>
        <w:pPrChange w:id="1623" w:author="Khanh Linh Trinh" w:date="2019-12-19T22:42:00Z">
          <w:pPr>
            <w:pStyle w:val="ListParagraph"/>
            <w:ind w:left="720"/>
          </w:pPr>
        </w:pPrChange>
      </w:pPr>
    </w:p>
    <w:p w14:paraId="2BAEA19B" w14:textId="77777777" w:rsidR="00C34E9E" w:rsidRPr="00F916B8" w:rsidRDefault="00C34E9E">
      <w:pPr>
        <w:pStyle w:val="ListParagraph"/>
        <w:pPrChange w:id="1624"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1625" w:name="_Toc25660408"/>
      <w:bookmarkStart w:id="1626" w:name="_Toc27690294"/>
      <w:r>
        <w:rPr>
          <w:lang w:eastAsia="en-US" w:bidi="ar-SA"/>
        </w:rPr>
        <w:t>Danh mục tài liệu liên quan</w:t>
      </w:r>
      <w:bookmarkEnd w:id="1625"/>
      <w:bookmarkEnd w:id="1626"/>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607E75" w14:textId="77777777" w:rsidR="00AA6A5F" w:rsidRDefault="00AA6A5F">
      <w:pPr>
        <w:spacing w:after="0" w:line="240" w:lineRule="auto"/>
      </w:pPr>
      <w:r>
        <w:separator/>
      </w:r>
    </w:p>
  </w:endnote>
  <w:endnote w:type="continuationSeparator" w:id="0">
    <w:p w14:paraId="0B1139CF" w14:textId="77777777" w:rsidR="00AA6A5F" w:rsidRDefault="00AA6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6EE9B" w14:textId="40413945" w:rsidR="00F82D58" w:rsidRPr="001022FF" w:rsidRDefault="00F82D58" w:rsidP="00791A1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C444C5">
      <w:rPr>
        <w:i/>
        <w:noProof/>
        <w:color w:val="C00000"/>
        <w:lang w:eastAsia="ar-SA" w:bidi="ar-SA"/>
      </w:rPr>
      <w:t>20</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C444C5">
      <w:rPr>
        <w:i/>
        <w:noProof/>
        <w:color w:val="C00000"/>
        <w:lang w:eastAsia="ar-SA" w:bidi="ar-SA"/>
      </w:rPr>
      <w:t>26</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D5E9A6" w14:textId="77777777" w:rsidR="00AA6A5F" w:rsidRDefault="00AA6A5F">
      <w:pPr>
        <w:spacing w:after="0" w:line="240" w:lineRule="auto"/>
      </w:pPr>
      <w:r>
        <w:separator/>
      </w:r>
    </w:p>
  </w:footnote>
  <w:footnote w:type="continuationSeparator" w:id="0">
    <w:p w14:paraId="40A71F48" w14:textId="77777777" w:rsidR="00AA6A5F" w:rsidRDefault="00AA6A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A6CB4" w14:textId="42040191" w:rsidR="00F82D58" w:rsidRPr="00AB15C8" w:rsidRDefault="00F82D58"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27"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28" w:author="Nguyen Thi Thuy Duong" w:date="2019-12-17T15:32:00Z">
      <w:r w:rsidDel="007E67DA">
        <w:rPr>
          <w:i/>
          <w:color w:val="C00000"/>
          <w:lang w:eastAsia="ar-SA" w:bidi="ar-SA"/>
        </w:rPr>
        <w:delText>Line Follower Robot</w:delText>
      </w:r>
    </w:del>
    <w:ins w:id="1629"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84BBD"/>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33E31"/>
    <w:rsid w:val="00644E28"/>
    <w:rsid w:val="00655FA7"/>
    <w:rsid w:val="00657C12"/>
    <w:rsid w:val="00661EBA"/>
    <w:rsid w:val="00670A9D"/>
    <w:rsid w:val="006901CF"/>
    <w:rsid w:val="006A15F4"/>
    <w:rsid w:val="006A69AE"/>
    <w:rsid w:val="006E02F6"/>
    <w:rsid w:val="00716DAC"/>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A04ED"/>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9F0732"/>
    <w:rsid w:val="00A350D4"/>
    <w:rsid w:val="00A41D56"/>
    <w:rsid w:val="00A456F1"/>
    <w:rsid w:val="00A5485A"/>
    <w:rsid w:val="00A55994"/>
    <w:rsid w:val="00A65A90"/>
    <w:rsid w:val="00A70FF3"/>
    <w:rsid w:val="00A72D3C"/>
    <w:rsid w:val="00A76D5B"/>
    <w:rsid w:val="00A901AB"/>
    <w:rsid w:val="00A93A4E"/>
    <w:rsid w:val="00AA4FFD"/>
    <w:rsid w:val="00AA6A5F"/>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ADD"/>
    <w:rsid w:val="00B96C60"/>
    <w:rsid w:val="00BB42C1"/>
    <w:rsid w:val="00BB4C53"/>
    <w:rsid w:val="00BB4D01"/>
    <w:rsid w:val="00BC0A7B"/>
    <w:rsid w:val="00BC37FB"/>
    <w:rsid w:val="00BC78B7"/>
    <w:rsid w:val="00BD5B98"/>
    <w:rsid w:val="00BE03BE"/>
    <w:rsid w:val="00BF76EB"/>
    <w:rsid w:val="00C213D8"/>
    <w:rsid w:val="00C34E9E"/>
    <w:rsid w:val="00C444C5"/>
    <w:rsid w:val="00C53478"/>
    <w:rsid w:val="00C53A9E"/>
    <w:rsid w:val="00C56E39"/>
    <w:rsid w:val="00C72661"/>
    <w:rsid w:val="00C8453D"/>
    <w:rsid w:val="00CA0CCC"/>
    <w:rsid w:val="00CA5425"/>
    <w:rsid w:val="00CA706F"/>
    <w:rsid w:val="00CB18D7"/>
    <w:rsid w:val="00CB5567"/>
    <w:rsid w:val="00CD0FCD"/>
    <w:rsid w:val="00CD1C76"/>
    <w:rsid w:val="00CF0BAC"/>
    <w:rsid w:val="00CF3324"/>
    <w:rsid w:val="00CF3FDD"/>
    <w:rsid w:val="00CF7928"/>
    <w:rsid w:val="00D1769B"/>
    <w:rsid w:val="00D556C8"/>
    <w:rsid w:val="00D72913"/>
    <w:rsid w:val="00D7299A"/>
    <w:rsid w:val="00D7308F"/>
    <w:rsid w:val="00D85195"/>
    <w:rsid w:val="00DA4E9B"/>
    <w:rsid w:val="00DB1A54"/>
    <w:rsid w:val="00DD07F5"/>
    <w:rsid w:val="00E208CA"/>
    <w:rsid w:val="00E22048"/>
    <w:rsid w:val="00E22A21"/>
    <w:rsid w:val="00E31F42"/>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A2C87"/>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F1DDD-1EDA-4063-9DA6-83899A62D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26</Pages>
  <Words>2143</Words>
  <Characters>12219</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Thi Thuy Duong</cp:lastModifiedBy>
  <cp:revision>30</cp:revision>
  <cp:lastPrinted>2019-12-16T15:07:00Z</cp:lastPrinted>
  <dcterms:created xsi:type="dcterms:W3CDTF">2019-12-17T07:29:00Z</dcterms:created>
  <dcterms:modified xsi:type="dcterms:W3CDTF">2019-12-23T04:51:00Z</dcterms:modified>
</cp:coreProperties>
</file>