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161C1B">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161C1B">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161C1B">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161C1B">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161C1B">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161C1B">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161C1B">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161C1B">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161C1B">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161C1B">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161C1B">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161C1B">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161C1B">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161C1B">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161C1B">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161C1B">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161C1B">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161C1B">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161C1B">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161C1B">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161C1B">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161C1B">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161C1B">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161C1B">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161C1B">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161C1B">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161C1B">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161C1B">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5B10CEA9"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59" w:author="Khanh Linh Trinh" w:date="2019-12-19T23:22:00Z">
        <w:r>
          <w:t>c</w:t>
        </w:r>
      </w:ins>
      <w:ins w:id="1560" w:author="Khanh Linh Trinh" w:date="2019-12-19T23:21:00Z">
        <w:r>
          <w:t>ái</w:t>
        </w:r>
        <w:bookmarkStart w:id="1561" w:name="_GoBack"/>
        <w:bookmarkEnd w:id="1561"/>
        <w:r>
          <w:t>)</w:t>
        </w:r>
      </w:ins>
    </w:p>
    <w:p w14:paraId="74DE9667" w14:textId="53D8B010" w:rsidR="00861FC5" w:rsidRDefault="00861FC5">
      <w:pPr>
        <w:ind w:firstLine="360"/>
        <w:rPr>
          <w:ins w:id="1562" w:author="Khanh Linh Trinh" w:date="2019-12-19T22:40:00Z"/>
        </w:rPr>
        <w:pPrChange w:id="1563" w:author="Khanh Linh Trinh" w:date="2019-12-19T23:21:00Z">
          <w:pPr>
            <w:pStyle w:val="oancuaDanhsach"/>
            <w:numPr>
              <w:numId w:val="47"/>
            </w:numPr>
            <w:ind w:left="720" w:hanging="360"/>
          </w:pPr>
        </w:pPrChange>
      </w:pPr>
      <w:ins w:id="1564" w:author="Khanh Linh Trinh" w:date="2019-12-19T23:19:00Z">
        <w:r>
          <w:t>B</w:t>
        </w:r>
      </w:ins>
      <w:ins w:id="1565" w:author="Khanh Linh Trinh" w:date="2019-12-19T23:22:00Z">
        <w:r>
          <w:t>ả</w:t>
        </w:r>
      </w:ins>
      <w:ins w:id="1566" w:author="Khanh Linh Trinh" w:date="2019-12-19T23:19:00Z">
        <w:r>
          <w:t>ng thống kê số</w:t>
        </w:r>
      </w:ins>
      <w:ins w:id="1567"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8" w:author="Khanh Linh Trinh" w:date="2019-12-19T23:19:00Z"/>
        </w:rPr>
        <w:pPrChange w:id="1569" w:author="Khanh Linh Trinh" w:date="2019-12-19T22:39:00Z">
          <w:pPr>
            <w:pStyle w:val="u2"/>
          </w:pPr>
        </w:pPrChange>
      </w:pPr>
      <w:bookmarkStart w:id="1570" w:name="_Toc27690292"/>
      <w:bookmarkEnd w:id="1570"/>
    </w:p>
    <w:p w14:paraId="60B5D139" w14:textId="143B945E" w:rsidR="0079274C" w:rsidRDefault="0079274C" w:rsidP="00AB1469">
      <w:pPr>
        <w:pStyle w:val="u2"/>
        <w:rPr>
          <w:ins w:id="1571" w:author="Khanh Linh Trinh" w:date="2019-12-19T22:41:00Z"/>
        </w:rPr>
      </w:pPr>
      <w:bookmarkStart w:id="1572" w:name="_Toc25660407"/>
      <w:bookmarkStart w:id="1573" w:name="_Toc27690293"/>
      <w:r>
        <w:t>Quản lý công việc</w:t>
      </w:r>
      <w:bookmarkEnd w:id="1572"/>
      <w:bookmarkEnd w:id="1573"/>
    </w:p>
    <w:p w14:paraId="3856A995" w14:textId="77777777" w:rsidR="00CF3FDD" w:rsidRDefault="00CF3FDD" w:rsidP="00CF3FDD">
      <w:pPr>
        <w:pStyle w:val="oancuaDanhsach"/>
        <w:numPr>
          <w:ilvl w:val="0"/>
          <w:numId w:val="6"/>
        </w:numPr>
        <w:rPr>
          <w:ins w:id="1574" w:author="Khanh Linh Trinh" w:date="2019-12-19T22:41:00Z"/>
        </w:rPr>
      </w:pPr>
      <w:ins w:id="1575"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6" w:author="Khanh Linh Trinh" w:date="2019-12-19T22:41:00Z"/>
        </w:rPr>
      </w:pPr>
      <w:ins w:id="1577" w:author="Khanh Linh Trinh" w:date="2019-12-19T22:41:00Z">
        <w:r>
          <w:t xml:space="preserve">Số task đã hoàn thành: </w:t>
        </w:r>
        <w:r>
          <w:rPr>
            <w:lang w:val="vi-VN"/>
          </w:rPr>
          <w:t>1</w:t>
        </w:r>
      </w:ins>
      <w:ins w:id="1578" w:author="Khanh Linh Trinh" w:date="2019-12-19T22:42:00Z">
        <w:r>
          <w:t>2</w:t>
        </w:r>
      </w:ins>
    </w:p>
    <w:p w14:paraId="7D406838" w14:textId="1B11F229" w:rsidR="00CF3FDD" w:rsidRDefault="00CF3FDD" w:rsidP="00CF3FDD">
      <w:pPr>
        <w:pStyle w:val="oancuaDanhsach"/>
        <w:numPr>
          <w:ilvl w:val="0"/>
          <w:numId w:val="46"/>
        </w:numPr>
        <w:rPr>
          <w:ins w:id="1579" w:author="Khanh Linh Trinh" w:date="2019-12-19T22:41:00Z"/>
        </w:rPr>
      </w:pPr>
      <w:ins w:id="1580" w:author="Khanh Linh Trinh" w:date="2019-12-19T22:41:00Z">
        <w:r>
          <w:t xml:space="preserve">Số task </w:t>
        </w:r>
        <w:r>
          <w:rPr>
            <w:lang w:val="vi-VN"/>
          </w:rPr>
          <w:t>trong tiến trình</w:t>
        </w:r>
        <w:r>
          <w:t xml:space="preserve">: </w:t>
        </w:r>
      </w:ins>
      <w:ins w:id="1581" w:author="Khanh Linh Trinh" w:date="2019-12-19T22:42:00Z">
        <w:r>
          <w:t>12</w:t>
        </w:r>
      </w:ins>
    </w:p>
    <w:p w14:paraId="2AEB2DBF" w14:textId="5092D0D5" w:rsidR="00CF3FDD" w:rsidRDefault="00CF3FDD" w:rsidP="00CF3FDD">
      <w:pPr>
        <w:pStyle w:val="oancuaDanhsach"/>
        <w:numPr>
          <w:ilvl w:val="0"/>
          <w:numId w:val="46"/>
        </w:numPr>
        <w:rPr>
          <w:ins w:id="1582" w:author="Khanh Linh Trinh" w:date="2019-12-19T22:41:00Z"/>
        </w:rPr>
      </w:pPr>
      <w:ins w:id="1583" w:author="Khanh Linh Trinh" w:date="2019-12-19T22:41:00Z">
        <w:r>
          <w:t xml:space="preserve">Số task chưa </w:t>
        </w:r>
        <w:r>
          <w:rPr>
            <w:lang w:val="vi-VN"/>
          </w:rPr>
          <w:t>bắt đầu</w:t>
        </w:r>
        <w:r>
          <w:t xml:space="preserve">: </w:t>
        </w:r>
        <w:r>
          <w:rPr>
            <w:lang w:val="vi-VN"/>
          </w:rPr>
          <w:t>1</w:t>
        </w:r>
      </w:ins>
      <w:ins w:id="1584" w:author="Khanh Linh Trinh" w:date="2019-12-19T22:42:00Z">
        <w:r>
          <w:t>2</w:t>
        </w:r>
      </w:ins>
    </w:p>
    <w:p w14:paraId="4CB78ADA" w14:textId="48B38B61" w:rsidR="00CF3FDD" w:rsidDel="00823FD0" w:rsidRDefault="00CF3FDD" w:rsidP="00CF3FDD">
      <w:pPr>
        <w:pStyle w:val="oancuaDanhsach"/>
        <w:rPr>
          <w:del w:id="1585" w:author="Khanh Linh Trinh" w:date="2019-12-19T22:42:00Z"/>
          <w:lang w:val="vi-VN"/>
        </w:rPr>
      </w:pPr>
      <w:ins w:id="1586"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7" w:author="Khanh Linh Trinh" w:date="2019-12-19T23:28:00Z"/>
          <w:lang w:val="vi-VN"/>
        </w:rPr>
      </w:pPr>
    </w:p>
    <w:p w14:paraId="63821608" w14:textId="77777777" w:rsidR="00823FD0" w:rsidRDefault="00823FD0" w:rsidP="00823FD0">
      <w:pPr>
        <w:pStyle w:val="oancuaDanhsach"/>
        <w:numPr>
          <w:ilvl w:val="0"/>
          <w:numId w:val="6"/>
        </w:numPr>
        <w:rPr>
          <w:ins w:id="1588" w:author="Khanh Linh Trinh" w:date="2019-12-19T23:28:00Z"/>
        </w:rPr>
      </w:pPr>
      <w:ins w:id="1589" w:author="Khanh Linh Trinh" w:date="2019-12-19T23:28:00Z">
        <w:r>
          <w:t>Các biểu đồ Công việc ( Tính đến ngày 19/12/2019)</w:t>
        </w:r>
      </w:ins>
    </w:p>
    <w:p w14:paraId="48C695A7" w14:textId="77777777" w:rsidR="00823FD0" w:rsidRDefault="00823FD0" w:rsidP="00823FD0">
      <w:pPr>
        <w:pStyle w:val="oancuaDanhsach"/>
        <w:ind w:left="720"/>
        <w:rPr>
          <w:ins w:id="1590" w:author="Khanh Linh Trinh" w:date="2019-12-19T23:28:00Z"/>
        </w:rPr>
      </w:pPr>
      <w:ins w:id="1591"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2" w:author="Khanh Linh Trinh" w:date="2019-12-19T23:29:00Z"/>
        </w:rPr>
      </w:pPr>
      <w:ins w:id="1593"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4" w:author="Khanh Linh Trinh" w:date="2019-12-19T23:30:00Z"/>
        </w:rPr>
      </w:pPr>
      <w:ins w:id="1595"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6" w:author="Khanh Linh Trinh" w:date="2019-12-19T23:30:00Z"/>
        </w:rPr>
      </w:pPr>
      <w:ins w:id="1597" w:author="Khanh Linh Trinh" w:date="2019-12-19T23:30:00Z">
        <w:r>
          <w:t>Lịch biểu</w:t>
        </w:r>
      </w:ins>
    </w:p>
    <w:p w14:paraId="49F914EB" w14:textId="08EF99CF" w:rsidR="00823FD0" w:rsidRPr="00323031" w:rsidRDefault="00823FD0">
      <w:pPr>
        <w:ind w:left="360"/>
        <w:rPr>
          <w:ins w:id="1598" w:author="Khanh Linh Trinh" w:date="2019-12-19T23:27:00Z"/>
        </w:rPr>
        <w:pPrChange w:id="1599" w:author="Khanh Linh Trinh" w:date="2019-12-19T23:30:00Z">
          <w:pPr>
            <w:pStyle w:val="u2"/>
          </w:pPr>
        </w:pPrChange>
      </w:pPr>
      <w:ins w:id="1600"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601" w:author="Khanh Linh Trinh" w:date="2019-12-19T23:28:00Z">
        <w:r>
          <w:t xml:space="preserve"> </w:t>
        </w:r>
      </w:ins>
    </w:p>
    <w:p w14:paraId="59CA2D66" w14:textId="646E4E82"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76C6CC08" w14:textId="53E673E4"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4AF8CCB7" w14:textId="3C4430C7"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1F102979" w14:textId="1A8E1C5C"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58E2B449" w14:textId="196FD6EA"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2949C8E" w14:textId="70FB6E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78C4521F" w14:textId="36C80665"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32AA1075" w14:textId="371549B2"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46B8FB52" w14:textId="07B69153"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01F1E251" w14:textId="55F11D99"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1E096C86" w14:textId="60FDA9BF"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7E65E651" w14:textId="29CD7860"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4A8FC1AF" w14:textId="4A48C7A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6520E986" w14:textId="11EC275C" w:rsidR="00C34E9E" w:rsidDel="00CF3FDD" w:rsidRDefault="00C34E9E">
      <w:pPr>
        <w:pStyle w:val="oancuaDanhsach"/>
        <w:rPr>
          <w:del w:id="1628" w:author="Khanh Linh Trinh" w:date="2019-12-19T22:42:00Z"/>
        </w:rPr>
        <w:pPrChange w:id="1629" w:author="Khanh Linh Trinh" w:date="2019-12-19T22:42:00Z">
          <w:pPr>
            <w:pStyle w:val="oancuaDanhsach"/>
            <w:ind w:left="720"/>
          </w:pPr>
        </w:pPrChange>
      </w:pPr>
    </w:p>
    <w:p w14:paraId="2BAEA19B" w14:textId="77777777" w:rsidR="00C34E9E" w:rsidRPr="00F916B8" w:rsidRDefault="00C34E9E">
      <w:pPr>
        <w:pStyle w:val="oancuaDanhsach"/>
        <w:pPrChange w:id="1630"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31" w:name="_Toc25660408"/>
      <w:bookmarkStart w:id="1632" w:name="_Toc27690294"/>
      <w:r>
        <w:rPr>
          <w:lang w:eastAsia="en-US" w:bidi="ar-SA"/>
        </w:rPr>
        <w:t>Danh mục tài liệu liên quan</w:t>
      </w:r>
      <w:bookmarkEnd w:id="1631"/>
      <w:bookmarkEnd w:id="1632"/>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0EEC3" w14:textId="77777777" w:rsidR="00161C1B" w:rsidRDefault="00161C1B">
      <w:pPr>
        <w:spacing w:after="0" w:line="240" w:lineRule="auto"/>
      </w:pPr>
      <w:r>
        <w:separator/>
      </w:r>
    </w:p>
  </w:endnote>
  <w:endnote w:type="continuationSeparator" w:id="0">
    <w:p w14:paraId="59AED7A2" w14:textId="77777777" w:rsidR="00161C1B" w:rsidRDefault="00161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91B95" w14:textId="77777777" w:rsidR="00161C1B" w:rsidRDefault="00161C1B">
      <w:pPr>
        <w:spacing w:after="0" w:line="240" w:lineRule="auto"/>
      </w:pPr>
      <w:r>
        <w:separator/>
      </w:r>
    </w:p>
  </w:footnote>
  <w:footnote w:type="continuationSeparator" w:id="0">
    <w:p w14:paraId="0666C9EE" w14:textId="77777777" w:rsidR="00161C1B" w:rsidRDefault="00161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3"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4" w:author="Nguyen Thi Thuy Duong" w:date="2019-12-17T15:32:00Z">
      <w:r w:rsidDel="007E67DA">
        <w:rPr>
          <w:i/>
          <w:color w:val="C00000"/>
          <w:lang w:eastAsia="ar-SA" w:bidi="ar-SA"/>
        </w:rPr>
        <w:delText>Line Follower Robot</w:delText>
      </w:r>
    </w:del>
    <w:ins w:id="1635"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1C1B"/>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002F1-C96A-4103-8035-B8CF6530C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26</Pages>
  <Words>2135</Words>
  <Characters>12171</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25</cp:revision>
  <cp:lastPrinted>2019-12-16T15:07:00Z</cp:lastPrinted>
  <dcterms:created xsi:type="dcterms:W3CDTF">2019-12-17T07:29:00Z</dcterms:created>
  <dcterms:modified xsi:type="dcterms:W3CDTF">2019-12-21T16:06:00Z</dcterms:modified>
</cp:coreProperties>
</file>