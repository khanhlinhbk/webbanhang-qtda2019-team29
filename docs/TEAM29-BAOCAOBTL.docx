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2D7B14" w14:textId="78B9C5B7" w:rsidR="0079274C" w:rsidDel="008037DD" w:rsidRDefault="007E67DA" w:rsidP="0079274C">
      <w:pPr>
        <w:spacing w:line="240" w:lineRule="auto"/>
        <w:rPr>
          <w:del w:id="0" w:author="Khanh Linh Trinh" w:date="2019-12-19T22:28:00Z"/>
          <w:i/>
          <w:color w:val="548DD4"/>
          <w:sz w:val="32"/>
          <w:szCs w:val="32"/>
        </w:rPr>
      </w:pPr>
      <w:ins w:id="1" w:author="Nguyen Thi Thuy Duong" w:date="2019-12-17T15:34:00Z">
        <w:r>
          <w:rPr>
            <w:b/>
            <w:i/>
            <w:noProof/>
            <w:color w:val="2A62A6"/>
            <w:sz w:val="32"/>
            <w:szCs w:val="32"/>
            <w:lang w:eastAsia="ja-JP" w:bidi="ar-SA"/>
          </w:rPr>
          <w:drawing>
            <wp:inline distT="0" distB="0" distL="0" distR="0" wp14:anchorId="1C9B0A69" wp14:editId="31C08508">
              <wp:extent cx="1771650" cy="1571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ins>
    </w:p>
    <w:p w14:paraId="09E30388" w14:textId="0D4112C5" w:rsidR="008037DD" w:rsidRDefault="008037DD" w:rsidP="00A76D5B">
      <w:pPr>
        <w:spacing w:line="240" w:lineRule="auto"/>
        <w:rPr>
          <w:ins w:id="2" w:author="Nguyen Thi Thuy Duong" w:date="2019-12-23T23:12:00Z"/>
          <w:i/>
          <w:color w:val="548DD4"/>
          <w:sz w:val="32"/>
          <w:szCs w:val="32"/>
        </w:rPr>
      </w:pPr>
    </w:p>
    <w:p w14:paraId="1479CECF" w14:textId="77777777" w:rsidR="008037DD" w:rsidRDefault="008037DD" w:rsidP="00A76D5B">
      <w:pPr>
        <w:spacing w:line="240" w:lineRule="auto"/>
        <w:rPr>
          <w:ins w:id="3" w:author="Nguyen Thi Thuy Duong" w:date="2019-12-23T23:12:00Z"/>
          <w:i/>
          <w:color w:val="548DD4"/>
          <w:sz w:val="32"/>
          <w:szCs w:val="32"/>
        </w:rPr>
      </w:pPr>
    </w:p>
    <w:p w14:paraId="5B78569D" w14:textId="77777777" w:rsidR="00A76D5B" w:rsidRPr="005C397A" w:rsidRDefault="00A76D5B" w:rsidP="0079274C">
      <w:pPr>
        <w:spacing w:line="240" w:lineRule="auto"/>
        <w:rPr>
          <w:ins w:id="4" w:author="Khanh Linh Trinh" w:date="2019-12-19T22:29:00Z"/>
          <w:b/>
          <w:i/>
          <w:color w:val="2A62A6"/>
          <w:sz w:val="32"/>
          <w:szCs w:val="32"/>
        </w:rPr>
      </w:pPr>
    </w:p>
    <w:p w14:paraId="4BD7869B" w14:textId="77777777" w:rsidR="0079274C" w:rsidDel="00A76D5B" w:rsidRDefault="0079274C">
      <w:pPr>
        <w:rPr>
          <w:del w:id="5" w:author="Khanh Linh Trinh" w:date="2019-12-19T22:28:00Z"/>
        </w:rPr>
      </w:pPr>
    </w:p>
    <w:p w14:paraId="2653C812" w14:textId="77777777" w:rsidR="0079274C" w:rsidDel="00A76D5B" w:rsidRDefault="0079274C">
      <w:pPr>
        <w:rPr>
          <w:del w:id="6" w:author="Khanh Linh Trinh" w:date="2019-12-19T22:28:00Z"/>
        </w:rPr>
      </w:pPr>
    </w:p>
    <w:p w14:paraId="772F1342" w14:textId="77777777" w:rsidR="0079274C" w:rsidDel="00A76D5B" w:rsidRDefault="0079274C">
      <w:pPr>
        <w:rPr>
          <w:del w:id="7" w:author="Khanh Linh Trinh" w:date="2019-12-19T22:28:00Z"/>
        </w:rPr>
      </w:pPr>
    </w:p>
    <w:p w14:paraId="6402B812" w14:textId="77777777" w:rsidR="0079274C" w:rsidDel="00A76D5B" w:rsidRDefault="0079274C">
      <w:pPr>
        <w:rPr>
          <w:del w:id="8" w:author="Khanh Linh Trinh" w:date="2019-12-19T22:28:00Z"/>
        </w:rPr>
      </w:pPr>
    </w:p>
    <w:p w14:paraId="575C765C" w14:textId="77777777" w:rsidR="0079274C" w:rsidDel="00A76D5B" w:rsidRDefault="0079274C">
      <w:pPr>
        <w:rPr>
          <w:del w:id="9" w:author="Khanh Linh Trinh" w:date="2019-12-19T22:28:00Z"/>
        </w:rPr>
      </w:pPr>
    </w:p>
    <w:p w14:paraId="11358FE0" w14:textId="77777777" w:rsidR="0079274C" w:rsidRDefault="0079274C"/>
    <w:p w14:paraId="4EDD3FCB" w14:textId="77777777" w:rsidR="0079274C" w:rsidRPr="009A57EC" w:rsidRDefault="00997492" w:rsidP="0079274C">
      <w:pPr>
        <w:pBdr>
          <w:bottom w:val="single" w:sz="4" w:space="1" w:color="808080"/>
        </w:pBdr>
        <w:rPr>
          <w:rFonts w:cs="Arial"/>
          <w:b/>
          <w:color w:val="951B13"/>
          <w:sz w:val="58"/>
          <w:szCs w:val="48"/>
        </w:rPr>
      </w:pPr>
      <w:r>
        <w:rPr>
          <w:rFonts w:cs="Arial"/>
          <w:b/>
          <w:color w:val="951B13"/>
          <w:sz w:val="58"/>
          <w:szCs w:val="48"/>
        </w:rPr>
        <w:t>Project</w:t>
      </w:r>
      <w:r w:rsidR="001E70FF">
        <w:rPr>
          <w:rFonts w:cs="Arial"/>
          <w:b/>
          <w:color w:val="951B13"/>
          <w:sz w:val="58"/>
          <w:szCs w:val="48"/>
        </w:rPr>
        <w:t xml:space="preserve"> </w:t>
      </w:r>
    </w:p>
    <w:p w14:paraId="18E52A29" w14:textId="4232F452" w:rsidR="0079274C" w:rsidRPr="0031764E" w:rsidRDefault="00573830" w:rsidP="0079274C">
      <w:pPr>
        <w:spacing w:after="80"/>
        <w:rPr>
          <w:rFonts w:ascii="Arial" w:hAnsi="Arial" w:cs="Arial"/>
          <w:b/>
          <w:color w:val="951B13"/>
          <w:sz w:val="42"/>
        </w:rPr>
      </w:pPr>
      <w:r>
        <w:rPr>
          <w:b/>
          <w:sz w:val="42"/>
        </w:rPr>
        <w:t>SHOP ONLINE WEB</w:t>
      </w:r>
    </w:p>
    <w:p w14:paraId="2A8F3173" w14:textId="46CE7C4E" w:rsidR="0079274C" w:rsidRPr="00F51530" w:rsidRDefault="00573830" w:rsidP="0079274C">
      <w:pPr>
        <w:rPr>
          <w:szCs w:val="24"/>
        </w:rPr>
      </w:pPr>
      <w:r w:rsidRPr="00F51530">
        <w:rPr>
          <w:szCs w:val="24"/>
        </w:rPr>
        <w:t>Xây dựng web bán hàng quần áo online</w:t>
      </w:r>
    </w:p>
    <w:p w14:paraId="5268D85A" w14:textId="00CA3BD0" w:rsidR="00CB18D7" w:rsidRPr="00081918" w:rsidRDefault="00CB18D7" w:rsidP="0079274C">
      <w:pPr>
        <w:rPr>
          <w:ins w:id="10" w:author="Khanh Linh Trinh" w:date="2019-12-19T22:08:00Z"/>
          <w:szCs w:val="24"/>
        </w:rPr>
      </w:pPr>
      <w:r w:rsidRPr="00081918">
        <w:rPr>
          <w:szCs w:val="24"/>
        </w:rPr>
        <w:t xml:space="preserve">Mã dự án: </w:t>
      </w:r>
      <w:r w:rsidR="006305AC" w:rsidRPr="00081918">
        <w:rPr>
          <w:szCs w:val="24"/>
        </w:rPr>
        <w:t>LFR</w:t>
      </w:r>
      <w:r w:rsidRPr="00081918">
        <w:rPr>
          <w:szCs w:val="24"/>
        </w:rPr>
        <w:t>0101</w:t>
      </w:r>
    </w:p>
    <w:p w14:paraId="70CB4C25" w14:textId="0D9510BF" w:rsidR="009601E4" w:rsidRPr="008037DD" w:rsidRDefault="009601E4" w:rsidP="009601E4">
      <w:pPr>
        <w:rPr>
          <w:ins w:id="11" w:author="Khanh Linh Trinh" w:date="2019-12-19T22:08:00Z"/>
          <w:i/>
          <w:szCs w:val="24"/>
          <w:rPrChange w:id="12" w:author="Nguyen Thi Thuy Duong" w:date="2019-12-23T23:08:00Z">
            <w:rPr>
              <w:ins w:id="13" w:author="Khanh Linh Trinh" w:date="2019-12-19T22:08:00Z"/>
              <w:i/>
            </w:rPr>
          </w:rPrChange>
        </w:rPr>
      </w:pPr>
      <w:ins w:id="14" w:author="Khanh Linh Trinh" w:date="2019-12-19T22:08:00Z">
        <w:r w:rsidRPr="008037DD">
          <w:rPr>
            <w:i/>
            <w:szCs w:val="24"/>
            <w:rPrChange w:id="15" w:author="Nguyen Thi Thuy Duong" w:date="2019-12-23T23:08:00Z">
              <w:rPr>
                <w:i/>
              </w:rPr>
            </w:rPrChange>
          </w:rPr>
          <w:t>Tài liệu mô tả yêu cầu của khách hàng về dự án xây dựng websitebán quần áo, đồng thời là bản thỏa thuận về các chức năng, nghiệp vụ cũng như các loại chi phí của dự án. Ngoài ra, tài liệu đề cập tới các thông số, các mô tả được quản lý chung trong quá trình thiết kế và xây dựng website.</w:t>
        </w:r>
      </w:ins>
    </w:p>
    <w:p w14:paraId="69655DC5" w14:textId="77777777" w:rsidR="009601E4" w:rsidRPr="0031764E" w:rsidRDefault="009601E4" w:rsidP="0079274C"/>
    <w:p w14:paraId="1B40CACA" w14:textId="77777777" w:rsidR="0079274C" w:rsidRDefault="0079274C" w:rsidP="0079274C">
      <w:pPr>
        <w:tabs>
          <w:tab w:val="left" w:pos="6415"/>
        </w:tabs>
      </w:pPr>
    </w:p>
    <w:p w14:paraId="1FB075E9" w14:textId="77777777" w:rsidR="0079274C" w:rsidRDefault="0079274C" w:rsidP="0079274C">
      <w:pPr>
        <w:tabs>
          <w:tab w:val="left" w:pos="6415"/>
        </w:tabs>
      </w:pPr>
    </w:p>
    <w:p w14:paraId="4FA82CE8" w14:textId="77777777" w:rsidR="0079274C" w:rsidRDefault="0079274C" w:rsidP="0079274C">
      <w:pPr>
        <w:tabs>
          <w:tab w:val="left" w:pos="6415"/>
        </w:tabs>
      </w:pPr>
      <w:r>
        <w:tab/>
      </w:r>
    </w:p>
    <w:p w14:paraId="01CFA224" w14:textId="77777777" w:rsidR="0079274C" w:rsidRDefault="0079274C" w:rsidP="0079274C"/>
    <w:p w14:paraId="158BFB19" w14:textId="77777777" w:rsidR="0079274C" w:rsidRDefault="0079274C" w:rsidP="0079274C">
      <w:pPr>
        <w:widowControl/>
        <w:suppressAutoHyphens w:val="0"/>
        <w:spacing w:after="0" w:line="240" w:lineRule="auto"/>
        <w:jc w:val="left"/>
        <w:rPr>
          <w:rFonts w:ascii="Verdana" w:hAnsi="Verdana" w:cs="Tahoma"/>
          <w:b/>
          <w:bCs/>
          <w:caps/>
          <w:color w:val="951B13"/>
          <w:lang w:eastAsia="ar-SA" w:bidi="ar-SA"/>
        </w:rPr>
      </w:pPr>
      <w:r>
        <w:rPr>
          <w:color w:val="951B13"/>
        </w:rPr>
        <w:br w:type="page"/>
      </w:r>
    </w:p>
    <w:p w14:paraId="362CB485" w14:textId="2C96FCFC" w:rsidR="0079274C" w:rsidRPr="0017102C" w:rsidDel="00F864E5" w:rsidRDefault="0079274C" w:rsidP="0079274C">
      <w:pPr>
        <w:pStyle w:val="NormalH"/>
        <w:rPr>
          <w:del w:id="16" w:author="Nguyen Thi Thuy Duong" w:date="2019-12-23T23:52:00Z"/>
          <w:color w:val="951B13"/>
        </w:rPr>
      </w:pPr>
      <w:del w:id="17" w:author="Nguyen Thi Thuy Duong" w:date="2019-12-23T23:12:00Z">
        <w:r w:rsidRPr="0017102C" w:rsidDel="008037DD">
          <w:rPr>
            <w:color w:val="951B13"/>
          </w:rPr>
          <w:lastRenderedPageBreak/>
          <w:delText>Table of contents</w:delText>
        </w:r>
      </w:del>
    </w:p>
    <w:customXmlInsRangeStart w:id="18" w:author="Khanh Linh Trinh" w:date="2019-12-19T23:23:00Z"/>
    <w:sdt>
      <w:sdtPr>
        <w:rPr>
          <w:rFonts w:ascii="Tahoma" w:eastAsia="MS Mincho" w:hAnsi="Tahoma" w:cs="Calibri"/>
          <w:color w:val="auto"/>
          <w:sz w:val="20"/>
          <w:szCs w:val="20"/>
          <w:lang w:eastAsia="hi-IN" w:bidi="hi-IN"/>
        </w:rPr>
        <w:id w:val="-11082290"/>
        <w:docPartObj>
          <w:docPartGallery w:val="Table of Contents"/>
          <w:docPartUnique/>
        </w:docPartObj>
      </w:sdtPr>
      <w:sdtEndPr>
        <w:rPr>
          <w:b/>
          <w:bCs/>
          <w:noProof/>
          <w:sz w:val="24"/>
        </w:rPr>
      </w:sdtEndPr>
      <w:sdtContent>
        <w:customXmlInsRangeEnd w:id="18"/>
        <w:p w14:paraId="50BC2A10" w14:textId="72029F64" w:rsidR="005F20E4" w:rsidRPr="00F864E5" w:rsidRDefault="00081918">
          <w:pPr>
            <w:pStyle w:val="TOCHeading"/>
            <w:rPr>
              <w:ins w:id="19" w:author="Khanh Linh Trinh" w:date="2019-12-19T23:23:00Z"/>
              <w:rStyle w:val="Heading2Char"/>
              <w:rPrChange w:id="20" w:author="Nguyen Thi Thuy Duong" w:date="2019-12-23T23:53:00Z">
                <w:rPr>
                  <w:ins w:id="21" w:author="Khanh Linh Trinh" w:date="2019-12-19T23:23:00Z"/>
                </w:rPr>
              </w:rPrChange>
            </w:rPr>
          </w:pPr>
          <w:ins w:id="22" w:author="Khanh Linh Trinh" w:date="2019-12-24T00:46:00Z">
            <w:r>
              <w:rPr>
                <w:rStyle w:val="Heading2Char"/>
              </w:rPr>
              <w:t>Mục Lục</w:t>
            </w:r>
          </w:ins>
          <w:ins w:id="23" w:author="Nguyen Thi Thuy Duong" w:date="2019-12-23T23:52:00Z">
            <w:del w:id="24" w:author="Khanh Linh Trinh" w:date="2019-12-24T00:46:00Z">
              <w:r w:rsidR="00F864E5" w:rsidRPr="00F864E5" w:rsidDel="00081918">
                <w:rPr>
                  <w:rStyle w:val="Heading2Char"/>
                  <w:rPrChange w:id="25" w:author="Nguyen Thi Thuy Duong" w:date="2019-12-23T23:53:00Z">
                    <w:rPr>
                      <w:rFonts w:ascii="Tahoma" w:eastAsia="MS Mincho" w:hAnsi="Tahoma" w:cs="Calibri"/>
                      <w:color w:val="auto"/>
                      <w:sz w:val="20"/>
                      <w:szCs w:val="20"/>
                      <w:lang w:eastAsia="hi-IN" w:bidi="hi-IN"/>
                    </w:rPr>
                  </w:rPrChange>
                </w:rPr>
                <w:delText>MỤC LỤC</w:delText>
              </w:r>
            </w:del>
          </w:ins>
          <w:ins w:id="26" w:author="Khanh Linh Trinh" w:date="2019-12-19T23:24:00Z">
            <w:del w:id="27" w:author="Nguyen Thi Thuy Duong" w:date="2019-12-23T23:12:00Z">
              <w:r w:rsidR="005F20E4" w:rsidRPr="00F864E5" w:rsidDel="008037DD">
                <w:rPr>
                  <w:rStyle w:val="Heading2Char"/>
                  <w:rPrChange w:id="28" w:author="Nguyen Thi Thuy Duong" w:date="2019-12-23T23:53:00Z">
                    <w:rPr/>
                  </w:rPrChange>
                </w:rPr>
                <w:delText>Mục lục</w:delText>
              </w:r>
            </w:del>
          </w:ins>
        </w:p>
        <w:p w14:paraId="2B0BBF72" w14:textId="5BA22354" w:rsidR="00081918" w:rsidRDefault="005F20E4">
          <w:pPr>
            <w:pStyle w:val="TOC1"/>
            <w:rPr>
              <w:ins w:id="29" w:author="Khanh Linh Trinh" w:date="2019-12-24T00:46:00Z"/>
              <w:rFonts w:asciiTheme="minorHAnsi" w:eastAsiaTheme="minorEastAsia" w:hAnsiTheme="minorHAnsi" w:cstheme="minorBidi"/>
              <w:b w:val="0"/>
              <w:bCs w:val="0"/>
              <w:caps w:val="0"/>
              <w:noProof/>
              <w:sz w:val="22"/>
              <w:szCs w:val="22"/>
              <w:lang w:eastAsia="en-US" w:bidi="ar-SA"/>
            </w:rPr>
          </w:pPr>
          <w:ins w:id="30" w:author="Khanh Linh Trinh" w:date="2019-12-19T23:23:00Z">
            <w:r w:rsidRPr="00F864E5">
              <w:rPr>
                <w:sz w:val="20"/>
                <w:rPrChange w:id="31" w:author="Nguyen Thi Thuy Duong" w:date="2019-12-23T23:51:00Z">
                  <w:rPr/>
                </w:rPrChange>
              </w:rPr>
              <w:fldChar w:fldCharType="begin"/>
            </w:r>
            <w:r w:rsidRPr="00F864E5">
              <w:rPr>
                <w:sz w:val="20"/>
                <w:rPrChange w:id="32" w:author="Nguyen Thi Thuy Duong" w:date="2019-12-23T23:51:00Z">
                  <w:rPr/>
                </w:rPrChange>
              </w:rPr>
              <w:instrText xml:space="preserve"> TOC \o "1-3" \h \z \u </w:instrText>
            </w:r>
            <w:r w:rsidRPr="00F864E5">
              <w:rPr>
                <w:sz w:val="20"/>
                <w:rPrChange w:id="33" w:author="Nguyen Thi Thuy Duong" w:date="2019-12-23T23:51:00Z">
                  <w:rPr>
                    <w:rFonts w:eastAsia="MS Mincho" w:cs="Calibri"/>
                    <w:caps w:val="0"/>
                    <w:noProof/>
                  </w:rPr>
                </w:rPrChange>
              </w:rPr>
              <w:fldChar w:fldCharType="separate"/>
            </w:r>
          </w:ins>
          <w:ins w:id="34" w:author="Khanh Linh Trinh" w:date="2019-12-24T00:46:00Z">
            <w:r w:rsidR="00081918" w:rsidRPr="008650F1">
              <w:rPr>
                <w:rStyle w:val="Hyperlink"/>
                <w:noProof/>
              </w:rPr>
              <w:fldChar w:fldCharType="begin"/>
            </w:r>
            <w:r w:rsidR="00081918" w:rsidRPr="008650F1">
              <w:rPr>
                <w:rStyle w:val="Hyperlink"/>
                <w:noProof/>
              </w:rPr>
              <w:instrText xml:space="preserve"> </w:instrText>
            </w:r>
            <w:r w:rsidR="00081918">
              <w:rPr>
                <w:noProof/>
              </w:rPr>
              <w:instrText>HYPERLINK \l "_Toc28040788"</w:instrText>
            </w:r>
            <w:r w:rsidR="00081918" w:rsidRPr="008650F1">
              <w:rPr>
                <w:rStyle w:val="Hyperlink"/>
                <w:noProof/>
              </w:rPr>
              <w:instrText xml:space="preserve"> </w:instrText>
            </w:r>
            <w:r w:rsidR="00081918" w:rsidRPr="008650F1">
              <w:rPr>
                <w:rStyle w:val="Hyperlink"/>
                <w:noProof/>
              </w:rPr>
            </w:r>
            <w:r w:rsidR="00081918" w:rsidRPr="008650F1">
              <w:rPr>
                <w:rStyle w:val="Hyperlink"/>
                <w:noProof/>
              </w:rPr>
              <w:fldChar w:fldCharType="separate"/>
            </w:r>
            <w:r w:rsidR="00081918" w:rsidRPr="008650F1">
              <w:rPr>
                <w:rStyle w:val="Hyperlink"/>
                <w:noProof/>
              </w:rPr>
              <w:t>1.</w:t>
            </w:r>
            <w:r w:rsidR="00081918">
              <w:rPr>
                <w:rFonts w:asciiTheme="minorHAnsi" w:eastAsiaTheme="minorEastAsia" w:hAnsiTheme="minorHAnsi" w:cstheme="minorBidi"/>
                <w:b w:val="0"/>
                <w:bCs w:val="0"/>
                <w:caps w:val="0"/>
                <w:noProof/>
                <w:sz w:val="22"/>
                <w:szCs w:val="22"/>
                <w:lang w:eastAsia="en-US" w:bidi="ar-SA"/>
              </w:rPr>
              <w:tab/>
            </w:r>
            <w:r w:rsidR="00081918" w:rsidRPr="008650F1">
              <w:rPr>
                <w:rStyle w:val="Hyperlink"/>
                <w:noProof/>
              </w:rPr>
              <w:t>Giới thiệu dự án</w:t>
            </w:r>
            <w:r w:rsidR="00081918">
              <w:rPr>
                <w:noProof/>
                <w:webHidden/>
              </w:rPr>
              <w:tab/>
            </w:r>
            <w:r w:rsidR="00081918">
              <w:rPr>
                <w:noProof/>
                <w:webHidden/>
              </w:rPr>
              <w:fldChar w:fldCharType="begin"/>
            </w:r>
            <w:r w:rsidR="00081918">
              <w:rPr>
                <w:noProof/>
                <w:webHidden/>
              </w:rPr>
              <w:instrText xml:space="preserve"> PAGEREF _Toc28040788 \h </w:instrText>
            </w:r>
            <w:r w:rsidR="00081918">
              <w:rPr>
                <w:noProof/>
                <w:webHidden/>
              </w:rPr>
            </w:r>
          </w:ins>
          <w:r w:rsidR="00081918">
            <w:rPr>
              <w:noProof/>
              <w:webHidden/>
            </w:rPr>
            <w:fldChar w:fldCharType="separate"/>
          </w:r>
          <w:ins w:id="35" w:author="Khanh Linh Trinh" w:date="2019-12-24T00:46:00Z">
            <w:r w:rsidR="00081918">
              <w:rPr>
                <w:noProof/>
                <w:webHidden/>
              </w:rPr>
              <w:t>3</w:t>
            </w:r>
            <w:r w:rsidR="00081918">
              <w:rPr>
                <w:noProof/>
                <w:webHidden/>
              </w:rPr>
              <w:fldChar w:fldCharType="end"/>
            </w:r>
            <w:r w:rsidR="00081918" w:rsidRPr="008650F1">
              <w:rPr>
                <w:rStyle w:val="Hyperlink"/>
                <w:noProof/>
              </w:rPr>
              <w:fldChar w:fldCharType="end"/>
            </w:r>
          </w:ins>
        </w:p>
        <w:p w14:paraId="7CBC4044" w14:textId="44EDAC4E" w:rsidR="00081918" w:rsidRDefault="00081918">
          <w:pPr>
            <w:pStyle w:val="TOC2"/>
            <w:rPr>
              <w:ins w:id="36" w:author="Khanh Linh Trinh" w:date="2019-12-24T00:46:00Z"/>
              <w:rFonts w:asciiTheme="minorHAnsi" w:eastAsiaTheme="minorEastAsia" w:hAnsiTheme="minorHAnsi" w:cstheme="minorBidi"/>
              <w:noProof/>
              <w:sz w:val="22"/>
              <w:szCs w:val="22"/>
              <w:lang w:eastAsia="en-US" w:bidi="ar-SA"/>
            </w:rPr>
          </w:pPr>
          <w:ins w:id="37"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"_Toc28040789"</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1.1.</w:t>
            </w:r>
            <w:r>
              <w:rPr>
                <w:rFonts w:asciiTheme="minorHAnsi" w:eastAsiaTheme="minorEastAsia" w:hAnsiTheme="minorHAnsi" w:cstheme="minorBidi"/>
                <w:noProof/>
                <w:sz w:val="22"/>
                <w:szCs w:val="22"/>
                <w:lang w:eastAsia="en-US" w:bidi="ar-SA"/>
              </w:rPr>
              <w:tab/>
            </w:r>
            <w:r w:rsidRPr="008650F1">
              <w:rPr>
                <w:rStyle w:val="Hyperlink"/>
                <w:noProof/>
              </w:rPr>
              <w:t>Mô tả dự án</w:t>
            </w:r>
            <w:r>
              <w:rPr>
                <w:noProof/>
                <w:webHidden/>
              </w:rPr>
              <w:tab/>
            </w:r>
            <w:r>
              <w:rPr>
                <w:noProof/>
                <w:webHidden/>
              </w:rPr>
              <w:fldChar w:fldCharType="begin"/>
            </w:r>
            <w:r>
              <w:rPr>
                <w:noProof/>
                <w:webHidden/>
              </w:rPr>
              <w:instrText xml:space="preserve"> PAGEREF _Toc28040789 \h </w:instrText>
            </w:r>
            <w:r>
              <w:rPr>
                <w:noProof/>
                <w:webHidden/>
              </w:rPr>
            </w:r>
          </w:ins>
          <w:r>
            <w:rPr>
              <w:noProof/>
              <w:webHidden/>
            </w:rPr>
            <w:fldChar w:fldCharType="separate"/>
          </w:r>
          <w:ins w:id="38" w:author="Khanh Linh Trinh" w:date="2019-12-24T00:46:00Z">
            <w:r>
              <w:rPr>
                <w:noProof/>
                <w:webHidden/>
              </w:rPr>
              <w:t>3</w:t>
            </w:r>
            <w:r>
              <w:rPr>
                <w:noProof/>
                <w:webHidden/>
              </w:rPr>
              <w:fldChar w:fldCharType="end"/>
            </w:r>
            <w:r w:rsidRPr="008650F1">
              <w:rPr>
                <w:rStyle w:val="Hyperlink"/>
                <w:noProof/>
              </w:rPr>
              <w:fldChar w:fldCharType="end"/>
            </w:r>
          </w:ins>
        </w:p>
        <w:p w14:paraId="5CFA7852" w14:textId="3FF5F996" w:rsidR="00081918" w:rsidRDefault="00081918">
          <w:pPr>
            <w:pStyle w:val="TOC2"/>
            <w:rPr>
              <w:ins w:id="39" w:author="Khanh Linh Trinh" w:date="2019-12-24T00:46:00Z"/>
              <w:rFonts w:asciiTheme="minorHAnsi" w:eastAsiaTheme="minorEastAsia" w:hAnsiTheme="minorHAnsi" w:cstheme="minorBidi"/>
              <w:noProof/>
              <w:sz w:val="22"/>
              <w:szCs w:val="22"/>
              <w:lang w:eastAsia="en-US" w:bidi="ar-SA"/>
            </w:rPr>
          </w:pPr>
          <w:ins w:id="40"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"_Toc28040790"</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1.2.</w:t>
            </w:r>
            <w:r>
              <w:rPr>
                <w:rFonts w:asciiTheme="minorHAnsi" w:eastAsiaTheme="minorEastAsia" w:hAnsiTheme="minorHAnsi" w:cstheme="minorBidi"/>
                <w:noProof/>
                <w:sz w:val="22"/>
                <w:szCs w:val="22"/>
                <w:lang w:eastAsia="en-US" w:bidi="ar-SA"/>
              </w:rPr>
              <w:tab/>
            </w:r>
            <w:r w:rsidRPr="008650F1">
              <w:rPr>
                <w:rStyle w:val="Hyperlink"/>
                <w:noProof/>
              </w:rPr>
              <w:t>Công cụ quản lý</w:t>
            </w:r>
            <w:r>
              <w:rPr>
                <w:noProof/>
                <w:webHidden/>
              </w:rPr>
              <w:tab/>
            </w:r>
            <w:r>
              <w:rPr>
                <w:noProof/>
                <w:webHidden/>
              </w:rPr>
              <w:fldChar w:fldCharType="begin"/>
            </w:r>
            <w:r>
              <w:rPr>
                <w:noProof/>
                <w:webHidden/>
              </w:rPr>
              <w:instrText xml:space="preserve"> PAGEREF _Toc28040790 \h </w:instrText>
            </w:r>
            <w:r>
              <w:rPr>
                <w:noProof/>
                <w:webHidden/>
              </w:rPr>
            </w:r>
          </w:ins>
          <w:r>
            <w:rPr>
              <w:noProof/>
              <w:webHidden/>
            </w:rPr>
            <w:fldChar w:fldCharType="separate"/>
          </w:r>
          <w:ins w:id="41" w:author="Khanh Linh Trinh" w:date="2019-12-24T00:46:00Z">
            <w:r>
              <w:rPr>
                <w:noProof/>
                <w:webHidden/>
              </w:rPr>
              <w:t>3</w:t>
            </w:r>
            <w:r>
              <w:rPr>
                <w:noProof/>
                <w:webHidden/>
              </w:rPr>
              <w:fldChar w:fldCharType="end"/>
            </w:r>
            <w:r w:rsidRPr="008650F1">
              <w:rPr>
                <w:rStyle w:val="Hyperlink"/>
                <w:noProof/>
              </w:rPr>
              <w:fldChar w:fldCharType="end"/>
            </w:r>
          </w:ins>
        </w:p>
        <w:p w14:paraId="0FE6D94E" w14:textId="7A934F75" w:rsidR="00081918" w:rsidRDefault="00081918">
          <w:pPr>
            <w:pStyle w:val="TOC1"/>
            <w:rPr>
              <w:ins w:id="42" w:author="Khanh Linh Trinh" w:date="2019-12-24T00:46:00Z"/>
              <w:rFonts w:asciiTheme="minorHAnsi" w:eastAsiaTheme="minorEastAsia" w:hAnsiTheme="minorHAnsi" w:cstheme="minorBidi"/>
              <w:b w:val="0"/>
              <w:bCs w:val="0"/>
              <w:caps w:val="0"/>
              <w:noProof/>
              <w:sz w:val="22"/>
              <w:szCs w:val="22"/>
              <w:lang w:eastAsia="en-US" w:bidi="ar-SA"/>
            </w:rPr>
          </w:pPr>
          <w:ins w:id="43"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"_Toc28040791"</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noProof/>
              </w:rPr>
              <w:t>2.</w:t>
            </w:r>
            <w:r>
              <w:rPr>
                <w:rFonts w:asciiTheme="minorHAnsi" w:eastAsiaTheme="minorEastAsia" w:hAnsiTheme="minorHAnsi" w:cstheme="minorBidi"/>
                <w:b w:val="0"/>
                <w:bCs w:val="0"/>
                <w:caps w:val="0"/>
                <w:noProof/>
                <w:sz w:val="22"/>
                <w:szCs w:val="22"/>
                <w:lang w:eastAsia="en-US" w:bidi="ar-SA"/>
              </w:rPr>
              <w:tab/>
            </w:r>
            <w:r w:rsidRPr="008650F1">
              <w:rPr>
                <w:rStyle w:val="Hyperlink"/>
                <w:noProof/>
              </w:rPr>
              <w:t>Các nhân sự tham gia dự án</w:t>
            </w:r>
            <w:r>
              <w:rPr>
                <w:noProof/>
                <w:webHidden/>
              </w:rPr>
              <w:tab/>
            </w:r>
            <w:r>
              <w:rPr>
                <w:noProof/>
                <w:webHidden/>
              </w:rPr>
              <w:fldChar w:fldCharType="begin"/>
            </w:r>
            <w:r>
              <w:rPr>
                <w:noProof/>
                <w:webHidden/>
              </w:rPr>
              <w:instrText xml:space="preserve"> PAGEREF _Toc28040791 \h </w:instrText>
            </w:r>
            <w:r>
              <w:rPr>
                <w:noProof/>
                <w:webHidden/>
              </w:rPr>
            </w:r>
          </w:ins>
          <w:r>
            <w:rPr>
              <w:noProof/>
              <w:webHidden/>
            </w:rPr>
            <w:fldChar w:fldCharType="separate"/>
          </w:r>
          <w:ins w:id="44" w:author="Khanh Linh Trinh" w:date="2019-12-24T00:46:00Z">
            <w:r>
              <w:rPr>
                <w:noProof/>
                <w:webHidden/>
              </w:rPr>
              <w:t>4</w:t>
            </w:r>
            <w:r>
              <w:rPr>
                <w:noProof/>
                <w:webHidden/>
              </w:rPr>
              <w:fldChar w:fldCharType="end"/>
            </w:r>
            <w:r w:rsidRPr="008650F1">
              <w:rPr>
                <w:rStyle w:val="Hyperlink"/>
                <w:noProof/>
              </w:rPr>
              <w:fldChar w:fldCharType="end"/>
            </w:r>
          </w:ins>
        </w:p>
        <w:p w14:paraId="262B2DF3" w14:textId="09D95A99" w:rsidR="00081918" w:rsidRDefault="00081918">
          <w:pPr>
            <w:pStyle w:val="TOC2"/>
            <w:rPr>
              <w:ins w:id="45" w:author="Khanh Linh Trinh" w:date="2019-12-24T00:46:00Z"/>
              <w:rFonts w:asciiTheme="minorHAnsi" w:eastAsiaTheme="minorEastAsia" w:hAnsiTheme="minorHAnsi" w:cstheme="minorBidi"/>
              <w:noProof/>
              <w:sz w:val="22"/>
              <w:szCs w:val="22"/>
              <w:lang w:eastAsia="en-US" w:bidi="ar-SA"/>
            </w:rPr>
          </w:pPr>
          <w:ins w:id="46"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"_Toc28040792"</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2.1.</w:t>
            </w:r>
            <w:r>
              <w:rPr>
                <w:rFonts w:asciiTheme="minorHAnsi" w:eastAsiaTheme="minorEastAsia" w:hAnsiTheme="minorHAnsi" w:cstheme="minorBidi"/>
                <w:noProof/>
                <w:sz w:val="22"/>
                <w:szCs w:val="22"/>
                <w:lang w:eastAsia="en-US" w:bidi="ar-SA"/>
              </w:rPr>
              <w:tab/>
            </w:r>
            <w:r w:rsidRPr="008650F1">
              <w:rPr>
                <w:rStyle w:val="Hyperlink"/>
                <w:noProof/>
              </w:rPr>
              <w:t>Thông tin liên hệ phía khách hàng</w:t>
            </w:r>
            <w:r>
              <w:rPr>
                <w:noProof/>
                <w:webHidden/>
              </w:rPr>
              <w:tab/>
            </w:r>
            <w:r>
              <w:rPr>
                <w:noProof/>
                <w:webHidden/>
              </w:rPr>
              <w:fldChar w:fldCharType="begin"/>
            </w:r>
            <w:r>
              <w:rPr>
                <w:noProof/>
                <w:webHidden/>
              </w:rPr>
              <w:instrText xml:space="preserve"> PAGEREF _Toc28040792 \h </w:instrText>
            </w:r>
            <w:r>
              <w:rPr>
                <w:noProof/>
                <w:webHidden/>
              </w:rPr>
            </w:r>
          </w:ins>
          <w:r>
            <w:rPr>
              <w:noProof/>
              <w:webHidden/>
            </w:rPr>
            <w:fldChar w:fldCharType="separate"/>
          </w:r>
          <w:ins w:id="47" w:author="Khanh Linh Trinh" w:date="2019-12-24T00:46:00Z">
            <w:r>
              <w:rPr>
                <w:noProof/>
                <w:webHidden/>
              </w:rPr>
              <w:t>4</w:t>
            </w:r>
            <w:r>
              <w:rPr>
                <w:noProof/>
                <w:webHidden/>
              </w:rPr>
              <w:fldChar w:fldCharType="end"/>
            </w:r>
            <w:r w:rsidRPr="008650F1">
              <w:rPr>
                <w:rStyle w:val="Hyperlink"/>
                <w:noProof/>
              </w:rPr>
              <w:fldChar w:fldCharType="end"/>
            </w:r>
          </w:ins>
        </w:p>
        <w:p w14:paraId="618E87FC" w14:textId="2A5D4CA2" w:rsidR="00081918" w:rsidRDefault="00081918">
          <w:pPr>
            <w:pStyle w:val="TOC2"/>
            <w:rPr>
              <w:ins w:id="48" w:author="Khanh Linh Trinh" w:date="2019-12-24T00:46:00Z"/>
              <w:rFonts w:asciiTheme="minorHAnsi" w:eastAsiaTheme="minorEastAsia" w:hAnsiTheme="minorHAnsi" w:cstheme="minorBidi"/>
              <w:noProof/>
              <w:sz w:val="22"/>
              <w:szCs w:val="22"/>
              <w:lang w:eastAsia="en-US" w:bidi="ar-SA"/>
            </w:rPr>
          </w:pPr>
          <w:ins w:id="49"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"_Toc28040793"</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2.2.</w:t>
            </w:r>
            <w:r>
              <w:rPr>
                <w:rFonts w:asciiTheme="minorHAnsi" w:eastAsiaTheme="minorEastAsia" w:hAnsiTheme="minorHAnsi" w:cstheme="minorBidi"/>
                <w:noProof/>
                <w:sz w:val="22"/>
                <w:szCs w:val="22"/>
                <w:lang w:eastAsia="en-US" w:bidi="ar-SA"/>
              </w:rPr>
              <w:tab/>
            </w:r>
            <w:r w:rsidRPr="008650F1">
              <w:rPr>
                <w:rStyle w:val="Hyperlink"/>
                <w:noProof/>
              </w:rPr>
              <w:t>Thông tin liên hệ phía công ty</w:t>
            </w:r>
            <w:r>
              <w:rPr>
                <w:noProof/>
                <w:webHidden/>
              </w:rPr>
              <w:tab/>
            </w:r>
            <w:r>
              <w:rPr>
                <w:noProof/>
                <w:webHidden/>
              </w:rPr>
              <w:fldChar w:fldCharType="begin"/>
            </w:r>
            <w:r>
              <w:rPr>
                <w:noProof/>
                <w:webHidden/>
              </w:rPr>
              <w:instrText xml:space="preserve"> PAGEREF _Toc28040793 \h </w:instrText>
            </w:r>
            <w:r>
              <w:rPr>
                <w:noProof/>
                <w:webHidden/>
              </w:rPr>
            </w:r>
          </w:ins>
          <w:r>
            <w:rPr>
              <w:noProof/>
              <w:webHidden/>
            </w:rPr>
            <w:fldChar w:fldCharType="separate"/>
          </w:r>
          <w:ins w:id="50" w:author="Khanh Linh Trinh" w:date="2019-12-24T00:46:00Z">
            <w:r>
              <w:rPr>
                <w:noProof/>
                <w:webHidden/>
              </w:rPr>
              <w:t>4</w:t>
            </w:r>
            <w:r>
              <w:rPr>
                <w:noProof/>
                <w:webHidden/>
              </w:rPr>
              <w:fldChar w:fldCharType="end"/>
            </w:r>
            <w:r w:rsidRPr="008650F1">
              <w:rPr>
                <w:rStyle w:val="Hyperlink"/>
                <w:noProof/>
              </w:rPr>
              <w:fldChar w:fldCharType="end"/>
            </w:r>
          </w:ins>
        </w:p>
        <w:p w14:paraId="3403BE0B" w14:textId="7AA18CFA" w:rsidR="00081918" w:rsidRDefault="00081918">
          <w:pPr>
            <w:pStyle w:val="TOC2"/>
            <w:rPr>
              <w:ins w:id="51" w:author="Khanh Linh Trinh" w:date="2019-12-24T00:46:00Z"/>
              <w:rFonts w:asciiTheme="minorHAnsi" w:eastAsiaTheme="minorEastAsia" w:hAnsiTheme="minorHAnsi" w:cstheme="minorBidi"/>
              <w:noProof/>
              <w:sz w:val="22"/>
              <w:szCs w:val="22"/>
              <w:lang w:eastAsia="en-US" w:bidi="ar-SA"/>
            </w:rPr>
          </w:pPr>
          <w:ins w:id="52"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"_Toc28040794"</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2.3.</w:t>
            </w:r>
            <w:r>
              <w:rPr>
                <w:rFonts w:asciiTheme="minorHAnsi" w:eastAsiaTheme="minorEastAsia" w:hAnsiTheme="minorHAnsi" w:cstheme="minorBidi"/>
                <w:noProof/>
                <w:sz w:val="22"/>
                <w:szCs w:val="22"/>
                <w:lang w:eastAsia="en-US" w:bidi="ar-SA"/>
              </w:rPr>
              <w:tab/>
            </w:r>
            <w:r w:rsidRPr="008650F1">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_Toc28040794 \h </w:instrText>
            </w:r>
            <w:r>
              <w:rPr>
                <w:noProof/>
                <w:webHidden/>
              </w:rPr>
            </w:r>
          </w:ins>
          <w:r>
            <w:rPr>
              <w:noProof/>
              <w:webHidden/>
            </w:rPr>
            <w:fldChar w:fldCharType="separate"/>
          </w:r>
          <w:ins w:id="53" w:author="Khanh Linh Trinh" w:date="2019-12-24T00:46:00Z">
            <w:r>
              <w:rPr>
                <w:noProof/>
                <w:webHidden/>
              </w:rPr>
              <w:t>4</w:t>
            </w:r>
            <w:r>
              <w:rPr>
                <w:noProof/>
                <w:webHidden/>
              </w:rPr>
              <w:fldChar w:fldCharType="end"/>
            </w:r>
            <w:r w:rsidRPr="008650F1">
              <w:rPr>
                <w:rStyle w:val="Hyperlink"/>
                <w:noProof/>
              </w:rPr>
              <w:fldChar w:fldCharType="end"/>
            </w:r>
          </w:ins>
        </w:p>
        <w:p w14:paraId="0E9E6A44" w14:textId="733A09B1" w:rsidR="00081918" w:rsidRDefault="00081918">
          <w:pPr>
            <w:pStyle w:val="TOC1"/>
            <w:rPr>
              <w:ins w:id="54" w:author="Khanh Linh Trinh" w:date="2019-12-24T00:46:00Z"/>
              <w:rFonts w:asciiTheme="minorHAnsi" w:eastAsiaTheme="minorEastAsia" w:hAnsiTheme="minorHAnsi" w:cstheme="minorBidi"/>
              <w:b w:val="0"/>
              <w:bCs w:val="0"/>
              <w:caps w:val="0"/>
              <w:noProof/>
              <w:sz w:val="22"/>
              <w:szCs w:val="22"/>
              <w:lang w:eastAsia="en-US" w:bidi="ar-SA"/>
            </w:rPr>
          </w:pPr>
          <w:ins w:id="55"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"_Toc28040795"</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noProof/>
              </w:rPr>
              <w:t>3.</w:t>
            </w:r>
            <w:r>
              <w:rPr>
                <w:rFonts w:asciiTheme="minorHAnsi" w:eastAsiaTheme="minorEastAsia" w:hAnsiTheme="minorHAnsi" w:cstheme="minorBidi"/>
                <w:b w:val="0"/>
                <w:bCs w:val="0"/>
                <w:caps w:val="0"/>
                <w:noProof/>
                <w:sz w:val="22"/>
                <w:szCs w:val="22"/>
                <w:lang w:eastAsia="en-US" w:bidi="ar-SA"/>
              </w:rPr>
              <w:tab/>
            </w:r>
            <w:r w:rsidRPr="008650F1">
              <w:rPr>
                <w:rStyle w:val="Hyperlink"/>
                <w:noProof/>
              </w:rPr>
              <w:t>Khảo sát dự án</w:t>
            </w:r>
            <w:r>
              <w:rPr>
                <w:noProof/>
                <w:webHidden/>
              </w:rPr>
              <w:tab/>
            </w:r>
            <w:r>
              <w:rPr>
                <w:noProof/>
                <w:webHidden/>
              </w:rPr>
              <w:fldChar w:fldCharType="begin"/>
            </w:r>
            <w:r>
              <w:rPr>
                <w:noProof/>
                <w:webHidden/>
              </w:rPr>
              <w:instrText xml:space="preserve"> PAGEREF _Toc28040795 \h </w:instrText>
            </w:r>
            <w:r>
              <w:rPr>
                <w:noProof/>
                <w:webHidden/>
              </w:rPr>
            </w:r>
          </w:ins>
          <w:r>
            <w:rPr>
              <w:noProof/>
              <w:webHidden/>
            </w:rPr>
            <w:fldChar w:fldCharType="separate"/>
          </w:r>
          <w:ins w:id="56" w:author="Khanh Linh Trinh" w:date="2019-12-24T00:46:00Z">
            <w:r>
              <w:rPr>
                <w:noProof/>
                <w:webHidden/>
              </w:rPr>
              <w:t>5</w:t>
            </w:r>
            <w:r>
              <w:rPr>
                <w:noProof/>
                <w:webHidden/>
              </w:rPr>
              <w:fldChar w:fldCharType="end"/>
            </w:r>
            <w:r w:rsidRPr="008650F1">
              <w:rPr>
                <w:rStyle w:val="Hyperlink"/>
                <w:noProof/>
              </w:rPr>
              <w:fldChar w:fldCharType="end"/>
            </w:r>
          </w:ins>
        </w:p>
        <w:p w14:paraId="6E5F6401" w14:textId="154FC9B7" w:rsidR="00081918" w:rsidRDefault="00081918">
          <w:pPr>
            <w:pStyle w:val="TOC2"/>
            <w:rPr>
              <w:ins w:id="57" w:author="Khanh Linh Trinh" w:date="2019-12-24T00:46:00Z"/>
              <w:rFonts w:asciiTheme="minorHAnsi" w:eastAsiaTheme="minorEastAsia" w:hAnsiTheme="minorHAnsi" w:cstheme="minorBidi"/>
              <w:noProof/>
              <w:sz w:val="22"/>
              <w:szCs w:val="22"/>
              <w:lang w:eastAsia="en-US" w:bidi="ar-SA"/>
            </w:rPr>
          </w:pPr>
          <w:ins w:id="58"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"_Toc28040796"</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3.1.</w:t>
            </w:r>
            <w:r>
              <w:rPr>
                <w:rFonts w:asciiTheme="minorHAnsi" w:eastAsiaTheme="minorEastAsia" w:hAnsiTheme="minorHAnsi" w:cstheme="minorBidi"/>
                <w:noProof/>
                <w:sz w:val="22"/>
                <w:szCs w:val="22"/>
                <w:lang w:eastAsia="en-US" w:bidi="ar-SA"/>
              </w:rPr>
              <w:tab/>
            </w:r>
            <w:r w:rsidRPr="008650F1">
              <w:rPr>
                <w:rStyle w:val="Hyperlink"/>
                <w:noProof/>
              </w:rPr>
              <w:t>Yêu cầu khách hàng</w:t>
            </w:r>
            <w:r>
              <w:rPr>
                <w:noProof/>
                <w:webHidden/>
              </w:rPr>
              <w:tab/>
            </w:r>
            <w:r>
              <w:rPr>
                <w:noProof/>
                <w:webHidden/>
              </w:rPr>
              <w:fldChar w:fldCharType="begin"/>
            </w:r>
            <w:r>
              <w:rPr>
                <w:noProof/>
                <w:webHidden/>
              </w:rPr>
              <w:instrText xml:space="preserve"> PAGEREF _Toc28040796 \h </w:instrText>
            </w:r>
            <w:r>
              <w:rPr>
                <w:noProof/>
                <w:webHidden/>
              </w:rPr>
            </w:r>
          </w:ins>
          <w:r>
            <w:rPr>
              <w:noProof/>
              <w:webHidden/>
            </w:rPr>
            <w:fldChar w:fldCharType="separate"/>
          </w:r>
          <w:ins w:id="59" w:author="Khanh Linh Trinh" w:date="2019-12-24T00:46:00Z">
            <w:r>
              <w:rPr>
                <w:noProof/>
                <w:webHidden/>
              </w:rPr>
              <w:t>5</w:t>
            </w:r>
            <w:r>
              <w:rPr>
                <w:noProof/>
                <w:webHidden/>
              </w:rPr>
              <w:fldChar w:fldCharType="end"/>
            </w:r>
            <w:r w:rsidRPr="008650F1">
              <w:rPr>
                <w:rStyle w:val="Hyperlink"/>
                <w:noProof/>
              </w:rPr>
              <w:fldChar w:fldCharType="end"/>
            </w:r>
          </w:ins>
        </w:p>
        <w:p w14:paraId="5C8C6822" w14:textId="6AFE6734" w:rsidR="00081918" w:rsidRDefault="00081918">
          <w:pPr>
            <w:pStyle w:val="TOC2"/>
            <w:rPr>
              <w:ins w:id="60" w:author="Khanh Linh Trinh" w:date="2019-12-24T00:46:00Z"/>
              <w:rFonts w:asciiTheme="minorHAnsi" w:eastAsiaTheme="minorEastAsia" w:hAnsiTheme="minorHAnsi" w:cstheme="minorBidi"/>
              <w:noProof/>
              <w:sz w:val="22"/>
              <w:szCs w:val="22"/>
              <w:lang w:eastAsia="en-US" w:bidi="ar-SA"/>
            </w:rPr>
          </w:pPr>
          <w:ins w:id="61"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"_Toc28040797"</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3.2.</w:t>
            </w:r>
            <w:r>
              <w:rPr>
                <w:rFonts w:asciiTheme="minorHAnsi" w:eastAsiaTheme="minorEastAsia" w:hAnsiTheme="minorHAnsi" w:cstheme="minorBidi"/>
                <w:noProof/>
                <w:sz w:val="22"/>
                <w:szCs w:val="22"/>
                <w:lang w:eastAsia="en-US" w:bidi="ar-SA"/>
              </w:rPr>
              <w:tab/>
            </w:r>
            <w:r w:rsidRPr="008650F1">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_Toc28040797 \h </w:instrText>
            </w:r>
            <w:r>
              <w:rPr>
                <w:noProof/>
                <w:webHidden/>
              </w:rPr>
            </w:r>
          </w:ins>
          <w:r>
            <w:rPr>
              <w:noProof/>
              <w:webHidden/>
            </w:rPr>
            <w:fldChar w:fldCharType="separate"/>
          </w:r>
          <w:ins w:id="62" w:author="Khanh Linh Trinh" w:date="2019-12-24T00:46:00Z">
            <w:r>
              <w:rPr>
                <w:noProof/>
                <w:webHidden/>
              </w:rPr>
              <w:t>5</w:t>
            </w:r>
            <w:r>
              <w:rPr>
                <w:noProof/>
                <w:webHidden/>
              </w:rPr>
              <w:fldChar w:fldCharType="end"/>
            </w:r>
            <w:r w:rsidRPr="008650F1">
              <w:rPr>
                <w:rStyle w:val="Hyperlink"/>
                <w:noProof/>
              </w:rPr>
              <w:fldChar w:fldCharType="end"/>
            </w:r>
          </w:ins>
        </w:p>
        <w:p w14:paraId="1183BE3D" w14:textId="42C8362E" w:rsidR="00081918" w:rsidRDefault="00081918">
          <w:pPr>
            <w:pStyle w:val="TOC2"/>
            <w:rPr>
              <w:ins w:id="63" w:author="Khanh Linh Trinh" w:date="2019-12-24T00:46:00Z"/>
              <w:rFonts w:asciiTheme="minorHAnsi" w:eastAsiaTheme="minorEastAsia" w:hAnsiTheme="minorHAnsi" w:cstheme="minorBidi"/>
              <w:noProof/>
              <w:sz w:val="22"/>
              <w:szCs w:val="22"/>
              <w:lang w:eastAsia="en-US" w:bidi="ar-SA"/>
            </w:rPr>
          </w:pPr>
          <w:ins w:id="64"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"_Toc28040798"</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3.3.</w:t>
            </w:r>
            <w:r>
              <w:rPr>
                <w:rFonts w:asciiTheme="minorHAnsi" w:eastAsiaTheme="minorEastAsia" w:hAnsiTheme="minorHAnsi" w:cstheme="minorBidi"/>
                <w:noProof/>
                <w:sz w:val="22"/>
                <w:szCs w:val="22"/>
                <w:lang w:eastAsia="en-US" w:bidi="ar-SA"/>
              </w:rPr>
              <w:tab/>
            </w:r>
            <w:r w:rsidRPr="008650F1">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_Toc28040798 \h </w:instrText>
            </w:r>
            <w:r>
              <w:rPr>
                <w:noProof/>
                <w:webHidden/>
              </w:rPr>
            </w:r>
          </w:ins>
          <w:r>
            <w:rPr>
              <w:noProof/>
              <w:webHidden/>
            </w:rPr>
            <w:fldChar w:fldCharType="separate"/>
          </w:r>
          <w:ins w:id="65" w:author="Khanh Linh Trinh" w:date="2019-12-24T00:46:00Z">
            <w:r>
              <w:rPr>
                <w:noProof/>
                <w:webHidden/>
              </w:rPr>
              <w:t>6</w:t>
            </w:r>
            <w:r>
              <w:rPr>
                <w:noProof/>
                <w:webHidden/>
              </w:rPr>
              <w:fldChar w:fldCharType="end"/>
            </w:r>
            <w:r w:rsidRPr="008650F1">
              <w:rPr>
                <w:rStyle w:val="Hyperlink"/>
                <w:noProof/>
              </w:rPr>
              <w:fldChar w:fldCharType="end"/>
            </w:r>
          </w:ins>
        </w:p>
        <w:p w14:paraId="0625F47E" w14:textId="45D72725" w:rsidR="00081918" w:rsidRDefault="00081918">
          <w:pPr>
            <w:pStyle w:val="TOC2"/>
            <w:rPr>
              <w:ins w:id="66" w:author="Khanh Linh Trinh" w:date="2019-12-24T00:46:00Z"/>
              <w:rFonts w:asciiTheme="minorHAnsi" w:eastAsiaTheme="minorEastAsia" w:hAnsiTheme="minorHAnsi" w:cstheme="minorBidi"/>
              <w:noProof/>
              <w:sz w:val="22"/>
              <w:szCs w:val="22"/>
              <w:lang w:eastAsia="en-US" w:bidi="ar-SA"/>
            </w:rPr>
          </w:pPr>
          <w:ins w:id="67"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"_Toc28040799"</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3.4.</w:t>
            </w:r>
            <w:r>
              <w:rPr>
                <w:rFonts w:asciiTheme="minorHAnsi" w:eastAsiaTheme="minorEastAsia" w:hAnsiTheme="minorHAnsi" w:cstheme="minorBidi"/>
                <w:noProof/>
                <w:sz w:val="22"/>
                <w:szCs w:val="22"/>
                <w:lang w:eastAsia="en-US" w:bidi="ar-SA"/>
              </w:rPr>
              <w:tab/>
            </w:r>
            <w:r w:rsidRPr="008650F1">
              <w:rPr>
                <w:rStyle w:val="Hyperlink"/>
                <w:noProof/>
              </w:rPr>
              <w:t>Phạm vi dự án</w:t>
            </w:r>
            <w:r>
              <w:rPr>
                <w:noProof/>
                <w:webHidden/>
              </w:rPr>
              <w:tab/>
            </w:r>
            <w:r>
              <w:rPr>
                <w:noProof/>
                <w:webHidden/>
              </w:rPr>
              <w:fldChar w:fldCharType="begin"/>
            </w:r>
            <w:r>
              <w:rPr>
                <w:noProof/>
                <w:webHidden/>
              </w:rPr>
              <w:instrText xml:space="preserve"> PAGEREF _Toc28040799 \h </w:instrText>
            </w:r>
            <w:r>
              <w:rPr>
                <w:noProof/>
                <w:webHidden/>
              </w:rPr>
            </w:r>
          </w:ins>
          <w:r>
            <w:rPr>
              <w:noProof/>
              <w:webHidden/>
            </w:rPr>
            <w:fldChar w:fldCharType="separate"/>
          </w:r>
          <w:ins w:id="68" w:author="Khanh Linh Trinh" w:date="2019-12-24T00:46:00Z">
            <w:r>
              <w:rPr>
                <w:noProof/>
                <w:webHidden/>
              </w:rPr>
              <w:t>6</w:t>
            </w:r>
            <w:r>
              <w:rPr>
                <w:noProof/>
                <w:webHidden/>
              </w:rPr>
              <w:fldChar w:fldCharType="end"/>
            </w:r>
            <w:r w:rsidRPr="008650F1">
              <w:rPr>
                <w:rStyle w:val="Hyperlink"/>
                <w:noProof/>
              </w:rPr>
              <w:fldChar w:fldCharType="end"/>
            </w:r>
          </w:ins>
        </w:p>
        <w:p w14:paraId="79214070" w14:textId="0A1F9AEA" w:rsidR="00081918" w:rsidRDefault="00081918">
          <w:pPr>
            <w:pStyle w:val="TOC1"/>
            <w:rPr>
              <w:ins w:id="69" w:author="Khanh Linh Trinh" w:date="2019-12-24T00:46:00Z"/>
              <w:rFonts w:asciiTheme="minorHAnsi" w:eastAsiaTheme="minorEastAsia" w:hAnsiTheme="minorHAnsi" w:cstheme="minorBidi"/>
              <w:b w:val="0"/>
              <w:bCs w:val="0"/>
              <w:caps w:val="0"/>
              <w:noProof/>
              <w:sz w:val="22"/>
              <w:szCs w:val="22"/>
              <w:lang w:eastAsia="en-US" w:bidi="ar-SA"/>
            </w:rPr>
          </w:pPr>
          <w:ins w:id="70"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"_Toc28040800"</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noProof/>
              </w:rPr>
              <w:t>4.</w:t>
            </w:r>
            <w:r>
              <w:rPr>
                <w:rFonts w:asciiTheme="minorHAnsi" w:eastAsiaTheme="minorEastAsia" w:hAnsiTheme="minorHAnsi" w:cstheme="minorBidi"/>
                <w:b w:val="0"/>
                <w:bCs w:val="0"/>
                <w:caps w:val="0"/>
                <w:noProof/>
                <w:sz w:val="22"/>
                <w:szCs w:val="22"/>
                <w:lang w:eastAsia="en-US" w:bidi="ar-SA"/>
              </w:rPr>
              <w:tab/>
            </w:r>
            <w:r w:rsidRPr="008650F1">
              <w:rPr>
                <w:rStyle w:val="Hyperlink"/>
                <w:noProof/>
              </w:rPr>
              <w:t>Giao tiếp/Trao đổi thông tin</w:t>
            </w:r>
            <w:r>
              <w:rPr>
                <w:noProof/>
                <w:webHidden/>
              </w:rPr>
              <w:tab/>
            </w:r>
            <w:r>
              <w:rPr>
                <w:noProof/>
                <w:webHidden/>
              </w:rPr>
              <w:fldChar w:fldCharType="begin"/>
            </w:r>
            <w:r>
              <w:rPr>
                <w:noProof/>
                <w:webHidden/>
              </w:rPr>
              <w:instrText xml:space="preserve"> PAGEREF _Toc28040800 \h </w:instrText>
            </w:r>
            <w:r>
              <w:rPr>
                <w:noProof/>
                <w:webHidden/>
              </w:rPr>
            </w:r>
          </w:ins>
          <w:r>
            <w:rPr>
              <w:noProof/>
              <w:webHidden/>
            </w:rPr>
            <w:fldChar w:fldCharType="separate"/>
          </w:r>
          <w:ins w:id="71" w:author="Khanh Linh Trinh" w:date="2019-12-24T00:46:00Z">
            <w:r>
              <w:rPr>
                <w:noProof/>
                <w:webHidden/>
              </w:rPr>
              <w:t>6</w:t>
            </w:r>
            <w:r>
              <w:rPr>
                <w:noProof/>
                <w:webHidden/>
              </w:rPr>
              <w:fldChar w:fldCharType="end"/>
            </w:r>
            <w:r w:rsidRPr="008650F1">
              <w:rPr>
                <w:rStyle w:val="Hyperlink"/>
                <w:noProof/>
              </w:rPr>
              <w:fldChar w:fldCharType="end"/>
            </w:r>
          </w:ins>
        </w:p>
        <w:p w14:paraId="0BB21183" w14:textId="3142772C" w:rsidR="00081918" w:rsidRDefault="00081918">
          <w:pPr>
            <w:pStyle w:val="TOC2"/>
            <w:rPr>
              <w:ins w:id="72" w:author="Khanh Linh Trinh" w:date="2019-12-24T00:46:00Z"/>
              <w:rFonts w:asciiTheme="minorHAnsi" w:eastAsiaTheme="minorEastAsia" w:hAnsiTheme="minorHAnsi" w:cstheme="minorBidi"/>
              <w:noProof/>
              <w:sz w:val="22"/>
              <w:szCs w:val="22"/>
              <w:lang w:eastAsia="en-US" w:bidi="ar-SA"/>
            </w:rPr>
          </w:pPr>
          <w:ins w:id="73"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"_Toc28040801"</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4.1.</w:t>
            </w:r>
            <w:r>
              <w:rPr>
                <w:rFonts w:asciiTheme="minorHAnsi" w:eastAsiaTheme="minorEastAsia" w:hAnsiTheme="minorHAnsi" w:cstheme="minorBidi"/>
                <w:noProof/>
                <w:sz w:val="22"/>
                <w:szCs w:val="22"/>
                <w:lang w:eastAsia="en-US" w:bidi="ar-SA"/>
              </w:rPr>
              <w:tab/>
            </w:r>
            <w:r w:rsidRPr="008650F1">
              <w:rPr>
                <w:rStyle w:val="Hyperlink"/>
                <w:noProof/>
              </w:rPr>
              <w:t>Kênh liên lạc chính thống – Email</w:t>
            </w:r>
            <w:r>
              <w:rPr>
                <w:noProof/>
                <w:webHidden/>
              </w:rPr>
              <w:tab/>
            </w:r>
            <w:r>
              <w:rPr>
                <w:noProof/>
                <w:webHidden/>
              </w:rPr>
              <w:fldChar w:fldCharType="begin"/>
            </w:r>
            <w:r>
              <w:rPr>
                <w:noProof/>
                <w:webHidden/>
              </w:rPr>
              <w:instrText xml:space="preserve"> PAGEREF _Toc28040801 \h </w:instrText>
            </w:r>
            <w:r>
              <w:rPr>
                <w:noProof/>
                <w:webHidden/>
              </w:rPr>
            </w:r>
          </w:ins>
          <w:r>
            <w:rPr>
              <w:noProof/>
              <w:webHidden/>
            </w:rPr>
            <w:fldChar w:fldCharType="separate"/>
          </w:r>
          <w:ins w:id="74" w:author="Khanh Linh Trinh" w:date="2019-12-24T00:46:00Z">
            <w:r>
              <w:rPr>
                <w:noProof/>
                <w:webHidden/>
              </w:rPr>
              <w:t>6</w:t>
            </w:r>
            <w:r>
              <w:rPr>
                <w:noProof/>
                <w:webHidden/>
              </w:rPr>
              <w:fldChar w:fldCharType="end"/>
            </w:r>
            <w:r w:rsidRPr="008650F1">
              <w:rPr>
                <w:rStyle w:val="Hyperlink"/>
                <w:noProof/>
              </w:rPr>
              <w:fldChar w:fldCharType="end"/>
            </w:r>
          </w:ins>
        </w:p>
        <w:p w14:paraId="495675C7" w14:textId="6DDE2EA1" w:rsidR="00081918" w:rsidRDefault="00081918">
          <w:pPr>
            <w:pStyle w:val="TOC2"/>
            <w:rPr>
              <w:ins w:id="75" w:author="Khanh Linh Trinh" w:date="2019-12-24T00:46:00Z"/>
              <w:rFonts w:asciiTheme="minorHAnsi" w:eastAsiaTheme="minorEastAsia" w:hAnsiTheme="minorHAnsi" w:cstheme="minorBidi"/>
              <w:noProof/>
              <w:sz w:val="22"/>
              <w:szCs w:val="22"/>
              <w:lang w:eastAsia="en-US" w:bidi="ar-SA"/>
            </w:rPr>
          </w:pPr>
          <w:ins w:id="76"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"_Toc28040802"</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4.2.</w:t>
            </w:r>
            <w:r>
              <w:rPr>
                <w:rFonts w:asciiTheme="minorHAnsi" w:eastAsiaTheme="minorEastAsia" w:hAnsiTheme="minorHAnsi" w:cstheme="minorBidi"/>
                <w:noProof/>
                <w:sz w:val="22"/>
                <w:szCs w:val="22"/>
                <w:lang w:eastAsia="en-US" w:bidi="ar-SA"/>
              </w:rPr>
              <w:tab/>
            </w:r>
            <w:r w:rsidRPr="008650F1">
              <w:rPr>
                <w:rStyle w:val="Hyperlink"/>
                <w:noProof/>
              </w:rPr>
              <w:t>Họp offline</w:t>
            </w:r>
            <w:r>
              <w:rPr>
                <w:noProof/>
                <w:webHidden/>
              </w:rPr>
              <w:tab/>
            </w:r>
            <w:r>
              <w:rPr>
                <w:noProof/>
                <w:webHidden/>
              </w:rPr>
              <w:fldChar w:fldCharType="begin"/>
            </w:r>
            <w:r>
              <w:rPr>
                <w:noProof/>
                <w:webHidden/>
              </w:rPr>
              <w:instrText xml:space="preserve"> PAGEREF _Toc28040802 \h </w:instrText>
            </w:r>
            <w:r>
              <w:rPr>
                <w:noProof/>
                <w:webHidden/>
              </w:rPr>
            </w:r>
          </w:ins>
          <w:r>
            <w:rPr>
              <w:noProof/>
              <w:webHidden/>
            </w:rPr>
            <w:fldChar w:fldCharType="separate"/>
          </w:r>
          <w:ins w:id="77" w:author="Khanh Linh Trinh" w:date="2019-12-24T00:46:00Z">
            <w:r>
              <w:rPr>
                <w:noProof/>
                <w:webHidden/>
              </w:rPr>
              <w:t>6</w:t>
            </w:r>
            <w:r>
              <w:rPr>
                <w:noProof/>
                <w:webHidden/>
              </w:rPr>
              <w:fldChar w:fldCharType="end"/>
            </w:r>
            <w:r w:rsidRPr="008650F1">
              <w:rPr>
                <w:rStyle w:val="Hyperlink"/>
                <w:noProof/>
              </w:rPr>
              <w:fldChar w:fldCharType="end"/>
            </w:r>
          </w:ins>
        </w:p>
        <w:p w14:paraId="14F12D0F" w14:textId="11FA2399" w:rsidR="00081918" w:rsidRDefault="00081918">
          <w:pPr>
            <w:pStyle w:val="TOC2"/>
            <w:rPr>
              <w:ins w:id="78" w:author="Khanh Linh Trinh" w:date="2019-12-24T00:46:00Z"/>
              <w:rFonts w:asciiTheme="minorHAnsi" w:eastAsiaTheme="minorEastAsia" w:hAnsiTheme="minorHAnsi" w:cstheme="minorBidi"/>
              <w:noProof/>
              <w:sz w:val="22"/>
              <w:szCs w:val="22"/>
              <w:lang w:eastAsia="en-US" w:bidi="ar-SA"/>
            </w:rPr>
          </w:pPr>
          <w:ins w:id="79"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"_Toc28040803"</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iCs/>
                <w:noProof/>
              </w:rPr>
              <w:t>4.3.</w:t>
            </w:r>
            <w:r>
              <w:rPr>
                <w:rFonts w:asciiTheme="minorHAnsi" w:eastAsiaTheme="minorEastAsia" w:hAnsiTheme="minorHAnsi" w:cstheme="minorBidi"/>
                <w:noProof/>
                <w:sz w:val="22"/>
                <w:szCs w:val="22"/>
                <w:lang w:eastAsia="en-US" w:bidi="ar-SA"/>
              </w:rPr>
              <w:tab/>
            </w:r>
            <w:r w:rsidRPr="008650F1">
              <w:rPr>
                <w:rStyle w:val="Hyperlink"/>
                <w:iCs/>
                <w:noProof/>
              </w:rPr>
              <w:t>Thư mục dự án</w:t>
            </w:r>
            <w:r>
              <w:rPr>
                <w:noProof/>
                <w:webHidden/>
              </w:rPr>
              <w:tab/>
            </w:r>
            <w:r>
              <w:rPr>
                <w:noProof/>
                <w:webHidden/>
              </w:rPr>
              <w:fldChar w:fldCharType="begin"/>
            </w:r>
            <w:r>
              <w:rPr>
                <w:noProof/>
                <w:webHidden/>
              </w:rPr>
              <w:instrText xml:space="preserve"> PAGEREF _Toc28040803 \h </w:instrText>
            </w:r>
            <w:r>
              <w:rPr>
                <w:noProof/>
                <w:webHidden/>
              </w:rPr>
            </w:r>
          </w:ins>
          <w:r>
            <w:rPr>
              <w:noProof/>
              <w:webHidden/>
            </w:rPr>
            <w:fldChar w:fldCharType="separate"/>
          </w:r>
          <w:ins w:id="80" w:author="Khanh Linh Trinh" w:date="2019-12-24T00:46:00Z">
            <w:r>
              <w:rPr>
                <w:noProof/>
                <w:webHidden/>
              </w:rPr>
              <w:t>7</w:t>
            </w:r>
            <w:r>
              <w:rPr>
                <w:noProof/>
                <w:webHidden/>
              </w:rPr>
              <w:fldChar w:fldCharType="end"/>
            </w:r>
            <w:r w:rsidRPr="008650F1">
              <w:rPr>
                <w:rStyle w:val="Hyperlink"/>
                <w:noProof/>
              </w:rPr>
              <w:fldChar w:fldCharType="end"/>
            </w:r>
          </w:ins>
        </w:p>
        <w:p w14:paraId="035A6328" w14:textId="73A73532" w:rsidR="00081918" w:rsidRDefault="00081918">
          <w:pPr>
            <w:pStyle w:val="TOC2"/>
            <w:rPr>
              <w:ins w:id="81" w:author="Khanh Linh Trinh" w:date="2019-12-24T00:46:00Z"/>
              <w:rFonts w:asciiTheme="minorHAnsi" w:eastAsiaTheme="minorEastAsia" w:hAnsiTheme="minorHAnsi" w:cstheme="minorBidi"/>
              <w:noProof/>
              <w:sz w:val="22"/>
              <w:szCs w:val="22"/>
              <w:lang w:eastAsia="en-US" w:bidi="ar-SA"/>
            </w:rPr>
          </w:pPr>
          <w:ins w:id="82"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"_Toc28040804"</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4.4.</w:t>
            </w:r>
            <w:r>
              <w:rPr>
                <w:rFonts w:asciiTheme="minorHAnsi" w:eastAsiaTheme="minorEastAsia" w:hAnsiTheme="minorHAnsi" w:cstheme="minorBidi"/>
                <w:noProof/>
                <w:sz w:val="22"/>
                <w:szCs w:val="22"/>
                <w:lang w:eastAsia="en-US" w:bidi="ar-SA"/>
              </w:rPr>
              <w:tab/>
            </w:r>
            <w:r w:rsidRPr="008650F1">
              <w:rPr>
                <w:rStyle w:val="Hyperlink"/>
                <w:noProof/>
              </w:rPr>
              <w:t>Quản lý mã nguồn</w:t>
            </w:r>
            <w:r>
              <w:rPr>
                <w:noProof/>
                <w:webHidden/>
              </w:rPr>
              <w:tab/>
            </w:r>
            <w:r>
              <w:rPr>
                <w:noProof/>
                <w:webHidden/>
              </w:rPr>
              <w:fldChar w:fldCharType="begin"/>
            </w:r>
            <w:r>
              <w:rPr>
                <w:noProof/>
                <w:webHidden/>
              </w:rPr>
              <w:instrText xml:space="preserve"> PAGEREF _Toc28040804 \h </w:instrText>
            </w:r>
            <w:r>
              <w:rPr>
                <w:noProof/>
                <w:webHidden/>
              </w:rPr>
            </w:r>
          </w:ins>
          <w:r>
            <w:rPr>
              <w:noProof/>
              <w:webHidden/>
            </w:rPr>
            <w:fldChar w:fldCharType="separate"/>
          </w:r>
          <w:ins w:id="83" w:author="Khanh Linh Trinh" w:date="2019-12-24T00:46:00Z">
            <w:r>
              <w:rPr>
                <w:noProof/>
                <w:webHidden/>
              </w:rPr>
              <w:t>7</w:t>
            </w:r>
            <w:r>
              <w:rPr>
                <w:noProof/>
                <w:webHidden/>
              </w:rPr>
              <w:fldChar w:fldCharType="end"/>
            </w:r>
            <w:r w:rsidRPr="008650F1">
              <w:rPr>
                <w:rStyle w:val="Hyperlink"/>
                <w:noProof/>
              </w:rPr>
              <w:fldChar w:fldCharType="end"/>
            </w:r>
          </w:ins>
        </w:p>
        <w:p w14:paraId="3D9AACAE" w14:textId="1E82E9EA" w:rsidR="00081918" w:rsidRDefault="00081918">
          <w:pPr>
            <w:pStyle w:val="TOC1"/>
            <w:rPr>
              <w:ins w:id="84" w:author="Khanh Linh Trinh" w:date="2019-12-24T00:46:00Z"/>
              <w:rFonts w:asciiTheme="minorHAnsi" w:eastAsiaTheme="minorEastAsia" w:hAnsiTheme="minorHAnsi" w:cstheme="minorBidi"/>
              <w:b w:val="0"/>
              <w:bCs w:val="0"/>
              <w:caps w:val="0"/>
              <w:noProof/>
              <w:sz w:val="22"/>
              <w:szCs w:val="22"/>
              <w:lang w:eastAsia="en-US" w:bidi="ar-SA"/>
            </w:rPr>
          </w:pPr>
          <w:ins w:id="85"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"_Toc28040805"</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noProof/>
              </w:rPr>
              <w:t>5.</w:t>
            </w:r>
            <w:r>
              <w:rPr>
                <w:rFonts w:asciiTheme="minorHAnsi" w:eastAsiaTheme="minorEastAsia" w:hAnsiTheme="minorHAnsi" w:cstheme="minorBidi"/>
                <w:b w:val="0"/>
                <w:bCs w:val="0"/>
                <w:caps w:val="0"/>
                <w:noProof/>
                <w:sz w:val="22"/>
                <w:szCs w:val="22"/>
                <w:lang w:eastAsia="en-US" w:bidi="ar-SA"/>
              </w:rPr>
              <w:tab/>
            </w:r>
            <w:r w:rsidRPr="008650F1">
              <w:rPr>
                <w:rStyle w:val="Hyperlink"/>
                <w:noProof/>
              </w:rPr>
              <w:t>Ước lượng chung</w:t>
            </w:r>
            <w:r>
              <w:rPr>
                <w:noProof/>
                <w:webHidden/>
              </w:rPr>
              <w:tab/>
            </w:r>
            <w:r>
              <w:rPr>
                <w:noProof/>
                <w:webHidden/>
              </w:rPr>
              <w:fldChar w:fldCharType="begin"/>
            </w:r>
            <w:r>
              <w:rPr>
                <w:noProof/>
                <w:webHidden/>
              </w:rPr>
              <w:instrText xml:space="preserve"> PAGEREF _Toc28040805 \h </w:instrText>
            </w:r>
            <w:r>
              <w:rPr>
                <w:noProof/>
                <w:webHidden/>
              </w:rPr>
            </w:r>
          </w:ins>
          <w:r>
            <w:rPr>
              <w:noProof/>
              <w:webHidden/>
            </w:rPr>
            <w:fldChar w:fldCharType="separate"/>
          </w:r>
          <w:ins w:id="86" w:author="Khanh Linh Trinh" w:date="2019-12-24T00:46:00Z">
            <w:r>
              <w:rPr>
                <w:noProof/>
                <w:webHidden/>
              </w:rPr>
              <w:t>8</w:t>
            </w:r>
            <w:r>
              <w:rPr>
                <w:noProof/>
                <w:webHidden/>
              </w:rPr>
              <w:fldChar w:fldCharType="end"/>
            </w:r>
            <w:r w:rsidRPr="008650F1">
              <w:rPr>
                <w:rStyle w:val="Hyperlink"/>
                <w:noProof/>
              </w:rPr>
              <w:fldChar w:fldCharType="end"/>
            </w:r>
          </w:ins>
        </w:p>
        <w:p w14:paraId="71DF5D0F" w14:textId="0ACEF953" w:rsidR="00081918" w:rsidRDefault="00081918">
          <w:pPr>
            <w:pStyle w:val="TOC2"/>
            <w:rPr>
              <w:ins w:id="87" w:author="Khanh Linh Trinh" w:date="2019-12-24T00:46:00Z"/>
              <w:rFonts w:asciiTheme="minorHAnsi" w:eastAsiaTheme="minorEastAsia" w:hAnsiTheme="minorHAnsi" w:cstheme="minorBidi"/>
              <w:noProof/>
              <w:sz w:val="22"/>
              <w:szCs w:val="22"/>
              <w:lang w:eastAsia="en-US" w:bidi="ar-SA"/>
            </w:rPr>
          </w:pPr>
          <w:ins w:id="88"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"_Toc28040806"</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5.1.</w:t>
            </w:r>
            <w:r>
              <w:rPr>
                <w:rFonts w:asciiTheme="minorHAnsi" w:eastAsiaTheme="minorEastAsia" w:hAnsiTheme="minorHAnsi" w:cstheme="minorBidi"/>
                <w:noProof/>
                <w:sz w:val="22"/>
                <w:szCs w:val="22"/>
                <w:lang w:eastAsia="en-US" w:bidi="ar-SA"/>
              </w:rPr>
              <w:tab/>
            </w:r>
            <w:r w:rsidRPr="008650F1">
              <w:rPr>
                <w:rStyle w:val="Hyperlink"/>
                <w:noProof/>
              </w:rPr>
              <w:t>Ước lượng tính năng</w:t>
            </w:r>
            <w:r>
              <w:rPr>
                <w:noProof/>
                <w:webHidden/>
              </w:rPr>
              <w:tab/>
            </w:r>
            <w:r>
              <w:rPr>
                <w:noProof/>
                <w:webHidden/>
              </w:rPr>
              <w:fldChar w:fldCharType="begin"/>
            </w:r>
            <w:r>
              <w:rPr>
                <w:noProof/>
                <w:webHidden/>
              </w:rPr>
              <w:instrText xml:space="preserve"> PAGEREF _Toc28040806 \h </w:instrText>
            </w:r>
            <w:r>
              <w:rPr>
                <w:noProof/>
                <w:webHidden/>
              </w:rPr>
            </w:r>
          </w:ins>
          <w:r>
            <w:rPr>
              <w:noProof/>
              <w:webHidden/>
            </w:rPr>
            <w:fldChar w:fldCharType="separate"/>
          </w:r>
          <w:ins w:id="89" w:author="Khanh Linh Trinh" w:date="2019-12-24T00:46:00Z">
            <w:r>
              <w:rPr>
                <w:noProof/>
                <w:webHidden/>
              </w:rPr>
              <w:t>8</w:t>
            </w:r>
            <w:r>
              <w:rPr>
                <w:noProof/>
                <w:webHidden/>
              </w:rPr>
              <w:fldChar w:fldCharType="end"/>
            </w:r>
            <w:r w:rsidRPr="008650F1">
              <w:rPr>
                <w:rStyle w:val="Hyperlink"/>
                <w:noProof/>
              </w:rPr>
              <w:fldChar w:fldCharType="end"/>
            </w:r>
          </w:ins>
        </w:p>
        <w:p w14:paraId="2101FE17" w14:textId="77FBDAC1" w:rsidR="00081918" w:rsidRDefault="00081918">
          <w:pPr>
            <w:pStyle w:val="TOC3"/>
            <w:rPr>
              <w:ins w:id="90" w:author="Khanh Linh Trinh" w:date="2019-12-24T00:46:00Z"/>
              <w:rFonts w:asciiTheme="minorHAnsi" w:eastAsiaTheme="minorEastAsia" w:hAnsiTheme="minorHAnsi" w:cstheme="minorBidi"/>
              <w:iCs w:val="0"/>
              <w:noProof/>
              <w:sz w:val="22"/>
              <w:szCs w:val="22"/>
              <w:lang w:eastAsia="en-US" w:bidi="ar-SA"/>
            </w:rPr>
          </w:pPr>
          <w:ins w:id="91"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"_Toc28040807"</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ascii="Times New Roman" w:eastAsia="Times New Roman" w:hAnsi="Times New Roman"/>
                <w:noProof/>
                <w:lang w:eastAsia="en-US"/>
              </w:rPr>
              <w:t>5.1.1.</w:t>
            </w:r>
            <w:r>
              <w:rPr>
                <w:rFonts w:asciiTheme="minorHAnsi" w:eastAsiaTheme="minorEastAsia" w:hAnsiTheme="minorHAnsi" w:cstheme="minorBidi"/>
                <w:iCs w:val="0"/>
                <w:noProof/>
                <w:sz w:val="22"/>
                <w:szCs w:val="22"/>
                <w:lang w:eastAsia="en-US" w:bidi="ar-SA"/>
              </w:rPr>
              <w:tab/>
            </w:r>
            <w:r w:rsidRPr="008650F1">
              <w:rPr>
                <w:rStyle w:val="Hyperlink"/>
                <w:noProof/>
              </w:rPr>
              <w:t>Người sử dụng hệ thống:</w:t>
            </w:r>
            <w:r>
              <w:rPr>
                <w:noProof/>
                <w:webHidden/>
              </w:rPr>
              <w:tab/>
            </w:r>
            <w:r>
              <w:rPr>
                <w:noProof/>
                <w:webHidden/>
              </w:rPr>
              <w:fldChar w:fldCharType="begin"/>
            </w:r>
            <w:r>
              <w:rPr>
                <w:noProof/>
                <w:webHidden/>
              </w:rPr>
              <w:instrText xml:space="preserve"> PAGEREF _Toc28040807 \h </w:instrText>
            </w:r>
            <w:r>
              <w:rPr>
                <w:noProof/>
                <w:webHidden/>
              </w:rPr>
            </w:r>
          </w:ins>
          <w:r>
            <w:rPr>
              <w:noProof/>
              <w:webHidden/>
            </w:rPr>
            <w:fldChar w:fldCharType="separate"/>
          </w:r>
          <w:ins w:id="92" w:author="Khanh Linh Trinh" w:date="2019-12-24T00:46:00Z">
            <w:r>
              <w:rPr>
                <w:noProof/>
                <w:webHidden/>
              </w:rPr>
              <w:t>8</w:t>
            </w:r>
            <w:r>
              <w:rPr>
                <w:noProof/>
                <w:webHidden/>
              </w:rPr>
              <w:fldChar w:fldCharType="end"/>
            </w:r>
            <w:r w:rsidRPr="008650F1">
              <w:rPr>
                <w:rStyle w:val="Hyperlink"/>
                <w:noProof/>
              </w:rPr>
              <w:fldChar w:fldCharType="end"/>
            </w:r>
          </w:ins>
        </w:p>
        <w:p w14:paraId="647D72B9" w14:textId="59443ED2" w:rsidR="00081918" w:rsidRDefault="00081918">
          <w:pPr>
            <w:pStyle w:val="TOC3"/>
            <w:rPr>
              <w:ins w:id="93" w:author="Khanh Linh Trinh" w:date="2019-12-24T00:46:00Z"/>
              <w:rFonts w:asciiTheme="minorHAnsi" w:eastAsiaTheme="minorEastAsia" w:hAnsiTheme="minorHAnsi" w:cstheme="minorBidi"/>
              <w:iCs w:val="0"/>
              <w:noProof/>
              <w:sz w:val="22"/>
              <w:szCs w:val="22"/>
              <w:lang w:eastAsia="en-US" w:bidi="ar-SA"/>
            </w:rPr>
          </w:pPr>
          <w:ins w:id="94"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"_Toc28040808"</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noProof/>
              </w:rPr>
              <w:t>5.1.2.</w:t>
            </w:r>
            <w:r>
              <w:rPr>
                <w:rFonts w:asciiTheme="minorHAnsi" w:eastAsiaTheme="minorEastAsia" w:hAnsiTheme="minorHAnsi" w:cstheme="minorBidi"/>
                <w:iCs w:val="0"/>
                <w:noProof/>
                <w:sz w:val="22"/>
                <w:szCs w:val="22"/>
                <w:lang w:eastAsia="en-US" w:bidi="ar-SA"/>
              </w:rPr>
              <w:tab/>
            </w:r>
            <w:r w:rsidRPr="008650F1">
              <w:rPr>
                <w:rStyle w:val="Hyperlink"/>
                <w:noProof/>
              </w:rPr>
              <w:t>Khách hàng</w:t>
            </w:r>
            <w:r>
              <w:rPr>
                <w:noProof/>
                <w:webHidden/>
              </w:rPr>
              <w:tab/>
            </w:r>
            <w:r>
              <w:rPr>
                <w:noProof/>
                <w:webHidden/>
              </w:rPr>
              <w:fldChar w:fldCharType="begin"/>
            </w:r>
            <w:r>
              <w:rPr>
                <w:noProof/>
                <w:webHidden/>
              </w:rPr>
              <w:instrText xml:space="preserve"> PAGEREF _Toc28040808 \h </w:instrText>
            </w:r>
            <w:r>
              <w:rPr>
                <w:noProof/>
                <w:webHidden/>
              </w:rPr>
            </w:r>
          </w:ins>
          <w:r>
            <w:rPr>
              <w:noProof/>
              <w:webHidden/>
            </w:rPr>
            <w:fldChar w:fldCharType="separate"/>
          </w:r>
          <w:ins w:id="95" w:author="Khanh Linh Trinh" w:date="2019-12-24T00:46:00Z">
            <w:r>
              <w:rPr>
                <w:noProof/>
                <w:webHidden/>
              </w:rPr>
              <w:t>8</w:t>
            </w:r>
            <w:r>
              <w:rPr>
                <w:noProof/>
                <w:webHidden/>
              </w:rPr>
              <w:fldChar w:fldCharType="end"/>
            </w:r>
            <w:r w:rsidRPr="008650F1">
              <w:rPr>
                <w:rStyle w:val="Hyperlink"/>
                <w:noProof/>
              </w:rPr>
              <w:fldChar w:fldCharType="end"/>
            </w:r>
          </w:ins>
        </w:p>
        <w:p w14:paraId="3BA71027" w14:textId="6FAF6451" w:rsidR="00081918" w:rsidRDefault="00081918">
          <w:pPr>
            <w:pStyle w:val="TOC3"/>
            <w:rPr>
              <w:ins w:id="96" w:author="Khanh Linh Trinh" w:date="2019-12-24T00:46:00Z"/>
              <w:rFonts w:asciiTheme="minorHAnsi" w:eastAsiaTheme="minorEastAsia" w:hAnsiTheme="minorHAnsi" w:cstheme="minorBidi"/>
              <w:iCs w:val="0"/>
              <w:noProof/>
              <w:sz w:val="22"/>
              <w:szCs w:val="22"/>
              <w:lang w:eastAsia="en-US" w:bidi="ar-SA"/>
            </w:rPr>
          </w:pPr>
          <w:ins w:id="97"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"_Toc28040809"</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noProof/>
              </w:rPr>
              <w:t>5.1.3.</w:t>
            </w:r>
            <w:r>
              <w:rPr>
                <w:rFonts w:asciiTheme="minorHAnsi" w:eastAsiaTheme="minorEastAsia" w:hAnsiTheme="minorHAnsi" w:cstheme="minorBidi"/>
                <w:iCs w:val="0"/>
                <w:noProof/>
                <w:sz w:val="22"/>
                <w:szCs w:val="22"/>
                <w:lang w:eastAsia="en-US" w:bidi="ar-SA"/>
              </w:rPr>
              <w:tab/>
            </w:r>
            <w:r w:rsidRPr="008650F1">
              <w:rPr>
                <w:rStyle w:val="Hyperlink"/>
                <w:noProof/>
              </w:rPr>
              <w:t>Người quản lý</w:t>
            </w:r>
            <w:r>
              <w:rPr>
                <w:noProof/>
                <w:webHidden/>
              </w:rPr>
              <w:tab/>
            </w:r>
            <w:r>
              <w:rPr>
                <w:noProof/>
                <w:webHidden/>
              </w:rPr>
              <w:fldChar w:fldCharType="begin"/>
            </w:r>
            <w:r>
              <w:rPr>
                <w:noProof/>
                <w:webHidden/>
              </w:rPr>
              <w:instrText xml:space="preserve"> PAGEREF _Toc28040809 \h </w:instrText>
            </w:r>
            <w:r>
              <w:rPr>
                <w:noProof/>
                <w:webHidden/>
              </w:rPr>
            </w:r>
          </w:ins>
          <w:r>
            <w:rPr>
              <w:noProof/>
              <w:webHidden/>
            </w:rPr>
            <w:fldChar w:fldCharType="separate"/>
          </w:r>
          <w:ins w:id="98" w:author="Khanh Linh Trinh" w:date="2019-12-24T00:46:00Z">
            <w:r>
              <w:rPr>
                <w:noProof/>
                <w:webHidden/>
              </w:rPr>
              <w:t>8</w:t>
            </w:r>
            <w:r>
              <w:rPr>
                <w:noProof/>
                <w:webHidden/>
              </w:rPr>
              <w:fldChar w:fldCharType="end"/>
            </w:r>
            <w:r w:rsidRPr="008650F1">
              <w:rPr>
                <w:rStyle w:val="Hyperlink"/>
                <w:noProof/>
              </w:rPr>
              <w:fldChar w:fldCharType="end"/>
            </w:r>
          </w:ins>
        </w:p>
        <w:p w14:paraId="1323860E" w14:textId="2DD3605C" w:rsidR="00081918" w:rsidRDefault="00081918">
          <w:pPr>
            <w:pStyle w:val="TOC2"/>
            <w:rPr>
              <w:ins w:id="99" w:author="Khanh Linh Trinh" w:date="2019-12-24T00:46:00Z"/>
              <w:rFonts w:asciiTheme="minorHAnsi" w:eastAsiaTheme="minorEastAsia" w:hAnsiTheme="minorHAnsi" w:cstheme="minorBidi"/>
              <w:noProof/>
              <w:sz w:val="22"/>
              <w:szCs w:val="22"/>
              <w:lang w:eastAsia="en-US" w:bidi="ar-SA"/>
            </w:rPr>
          </w:pPr>
          <w:ins w:id="100"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"_Toc28040811"</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Pr>
                <w:rFonts w:asciiTheme="minorHAnsi" w:eastAsiaTheme="minorEastAsia" w:hAnsiTheme="minorHAnsi" w:cstheme="minorBidi"/>
                <w:noProof/>
                <w:sz w:val="22"/>
                <w:szCs w:val="22"/>
                <w:lang w:eastAsia="en-US" w:bidi="ar-SA"/>
              </w:rPr>
              <w:tab/>
            </w:r>
            <w:r w:rsidRPr="008650F1">
              <w:rPr>
                <w:rStyle w:val="Hyperlink"/>
                <w:noProof/>
              </w:rPr>
              <w:t>Work Breakdown Structure</w:t>
            </w:r>
            <w:r>
              <w:rPr>
                <w:noProof/>
                <w:webHidden/>
              </w:rPr>
              <w:tab/>
            </w:r>
            <w:r>
              <w:rPr>
                <w:noProof/>
                <w:webHidden/>
              </w:rPr>
              <w:fldChar w:fldCharType="begin"/>
            </w:r>
            <w:r>
              <w:rPr>
                <w:noProof/>
                <w:webHidden/>
              </w:rPr>
              <w:instrText xml:space="preserve"> PAGEREF _Toc28040811 \h </w:instrText>
            </w:r>
            <w:r>
              <w:rPr>
                <w:noProof/>
                <w:webHidden/>
              </w:rPr>
            </w:r>
          </w:ins>
          <w:r>
            <w:rPr>
              <w:noProof/>
              <w:webHidden/>
            </w:rPr>
            <w:fldChar w:fldCharType="separate"/>
          </w:r>
          <w:ins w:id="101" w:author="Khanh Linh Trinh" w:date="2019-12-24T00:46:00Z">
            <w:r>
              <w:rPr>
                <w:noProof/>
                <w:webHidden/>
              </w:rPr>
              <w:t>9</w:t>
            </w:r>
            <w:r>
              <w:rPr>
                <w:noProof/>
                <w:webHidden/>
              </w:rPr>
              <w:fldChar w:fldCharType="end"/>
            </w:r>
            <w:r w:rsidRPr="008650F1">
              <w:rPr>
                <w:rStyle w:val="Hyperlink"/>
                <w:noProof/>
              </w:rPr>
              <w:fldChar w:fldCharType="end"/>
            </w:r>
          </w:ins>
        </w:p>
        <w:p w14:paraId="54DA916A" w14:textId="0D4CD25C" w:rsidR="00081918" w:rsidRDefault="00081918">
          <w:pPr>
            <w:pStyle w:val="TOC2"/>
            <w:rPr>
              <w:ins w:id="102" w:author="Khanh Linh Trinh" w:date="2019-12-24T00:46:00Z"/>
              <w:rFonts w:asciiTheme="minorHAnsi" w:eastAsiaTheme="minorEastAsia" w:hAnsiTheme="minorHAnsi" w:cstheme="minorBidi"/>
              <w:noProof/>
              <w:sz w:val="22"/>
              <w:szCs w:val="22"/>
              <w:lang w:eastAsia="en-US" w:bidi="ar-SA"/>
            </w:rPr>
          </w:pPr>
          <w:ins w:id="103"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"_Toc28040815"</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5.2.</w:t>
            </w:r>
            <w:r>
              <w:rPr>
                <w:noProof/>
                <w:webHidden/>
              </w:rPr>
              <w:tab/>
            </w:r>
            <w:r>
              <w:rPr>
                <w:noProof/>
                <w:webHidden/>
              </w:rPr>
              <w:fldChar w:fldCharType="begin"/>
            </w:r>
            <w:r>
              <w:rPr>
                <w:noProof/>
                <w:webHidden/>
              </w:rPr>
              <w:instrText xml:space="preserve"> PAGEREF _Toc28040815 \h </w:instrText>
            </w:r>
            <w:r>
              <w:rPr>
                <w:noProof/>
                <w:webHidden/>
              </w:rPr>
            </w:r>
          </w:ins>
          <w:r>
            <w:rPr>
              <w:noProof/>
              <w:webHidden/>
            </w:rPr>
            <w:fldChar w:fldCharType="separate"/>
          </w:r>
          <w:ins w:id="104" w:author="Khanh Linh Trinh" w:date="2019-12-24T00:46:00Z">
            <w:r>
              <w:rPr>
                <w:noProof/>
                <w:webHidden/>
              </w:rPr>
              <w:t>9</w:t>
            </w:r>
            <w:r>
              <w:rPr>
                <w:noProof/>
                <w:webHidden/>
              </w:rPr>
              <w:fldChar w:fldCharType="end"/>
            </w:r>
            <w:r w:rsidRPr="008650F1">
              <w:rPr>
                <w:rStyle w:val="Hyperlink"/>
                <w:noProof/>
              </w:rPr>
              <w:fldChar w:fldCharType="end"/>
            </w:r>
          </w:ins>
        </w:p>
        <w:p w14:paraId="6009708A" w14:textId="22A36854" w:rsidR="00081918" w:rsidRDefault="00081918">
          <w:pPr>
            <w:pStyle w:val="TOC2"/>
            <w:rPr>
              <w:ins w:id="105" w:author="Khanh Linh Trinh" w:date="2019-12-24T00:46:00Z"/>
              <w:rFonts w:asciiTheme="minorHAnsi" w:eastAsiaTheme="minorEastAsia" w:hAnsiTheme="minorHAnsi" w:cstheme="minorBidi"/>
              <w:noProof/>
              <w:sz w:val="22"/>
              <w:szCs w:val="22"/>
              <w:lang w:eastAsia="en-US" w:bidi="ar-SA"/>
            </w:rPr>
          </w:pPr>
          <w:ins w:id="106"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"_Toc28040816"</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5.3.</w:t>
            </w:r>
            <w:r>
              <w:rPr>
                <w:rFonts w:asciiTheme="minorHAnsi" w:eastAsiaTheme="minorEastAsia" w:hAnsiTheme="minorHAnsi" w:cstheme="minorBidi"/>
                <w:noProof/>
                <w:sz w:val="22"/>
                <w:szCs w:val="22"/>
                <w:lang w:eastAsia="en-US" w:bidi="ar-SA"/>
              </w:rPr>
              <w:tab/>
            </w:r>
            <w:r w:rsidRPr="008650F1">
              <w:rPr>
                <w:rStyle w:val="Hyperlink"/>
                <w:noProof/>
              </w:rPr>
              <w:t>Ước lượng thời gian</w:t>
            </w:r>
            <w:r>
              <w:rPr>
                <w:noProof/>
                <w:webHidden/>
              </w:rPr>
              <w:tab/>
            </w:r>
            <w:r>
              <w:rPr>
                <w:noProof/>
                <w:webHidden/>
              </w:rPr>
              <w:fldChar w:fldCharType="begin"/>
            </w:r>
            <w:r>
              <w:rPr>
                <w:noProof/>
                <w:webHidden/>
              </w:rPr>
              <w:instrText xml:space="preserve"> PAGEREF _Toc28040816 \h </w:instrText>
            </w:r>
            <w:r>
              <w:rPr>
                <w:noProof/>
                <w:webHidden/>
              </w:rPr>
            </w:r>
          </w:ins>
          <w:r>
            <w:rPr>
              <w:noProof/>
              <w:webHidden/>
            </w:rPr>
            <w:fldChar w:fldCharType="separate"/>
          </w:r>
          <w:ins w:id="107" w:author="Khanh Linh Trinh" w:date="2019-12-24T00:46:00Z">
            <w:r>
              <w:rPr>
                <w:noProof/>
                <w:webHidden/>
              </w:rPr>
              <w:t>9</w:t>
            </w:r>
            <w:r>
              <w:rPr>
                <w:noProof/>
                <w:webHidden/>
              </w:rPr>
              <w:fldChar w:fldCharType="end"/>
            </w:r>
            <w:r w:rsidRPr="008650F1">
              <w:rPr>
                <w:rStyle w:val="Hyperlink"/>
                <w:noProof/>
              </w:rPr>
              <w:fldChar w:fldCharType="end"/>
            </w:r>
          </w:ins>
        </w:p>
        <w:p w14:paraId="652F4096" w14:textId="46B8A33A" w:rsidR="00081918" w:rsidRDefault="00081918">
          <w:pPr>
            <w:pStyle w:val="TOC2"/>
            <w:rPr>
              <w:ins w:id="108" w:author="Khanh Linh Trinh" w:date="2019-12-24T00:46:00Z"/>
              <w:rFonts w:asciiTheme="minorHAnsi" w:eastAsiaTheme="minorEastAsia" w:hAnsiTheme="minorHAnsi" w:cstheme="minorBidi"/>
              <w:noProof/>
              <w:sz w:val="22"/>
              <w:szCs w:val="22"/>
              <w:lang w:eastAsia="en-US" w:bidi="ar-SA"/>
            </w:rPr>
          </w:pPr>
          <w:ins w:id="109"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"_Toc28040817"</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5.4.</w:t>
            </w:r>
            <w:r>
              <w:rPr>
                <w:rFonts w:asciiTheme="minorHAnsi" w:eastAsiaTheme="minorEastAsia" w:hAnsiTheme="minorHAnsi" w:cstheme="minorBidi"/>
                <w:noProof/>
                <w:sz w:val="22"/>
                <w:szCs w:val="22"/>
                <w:lang w:eastAsia="en-US" w:bidi="ar-SA"/>
              </w:rPr>
              <w:tab/>
            </w:r>
            <w:r w:rsidRPr="008650F1">
              <w:rPr>
                <w:rStyle w:val="Hyperlink"/>
                <w:noProof/>
              </w:rPr>
              <w:t>Ước lượng rủi ro</w:t>
            </w:r>
            <w:r>
              <w:rPr>
                <w:noProof/>
                <w:webHidden/>
              </w:rPr>
              <w:tab/>
            </w:r>
            <w:r>
              <w:rPr>
                <w:noProof/>
                <w:webHidden/>
              </w:rPr>
              <w:fldChar w:fldCharType="begin"/>
            </w:r>
            <w:r>
              <w:rPr>
                <w:noProof/>
                <w:webHidden/>
              </w:rPr>
              <w:instrText xml:space="preserve"> PAGEREF _Toc28040817 \h </w:instrText>
            </w:r>
            <w:r>
              <w:rPr>
                <w:noProof/>
                <w:webHidden/>
              </w:rPr>
            </w:r>
          </w:ins>
          <w:r>
            <w:rPr>
              <w:noProof/>
              <w:webHidden/>
            </w:rPr>
            <w:fldChar w:fldCharType="separate"/>
          </w:r>
          <w:ins w:id="110" w:author="Khanh Linh Trinh" w:date="2019-12-24T00:46:00Z">
            <w:r>
              <w:rPr>
                <w:noProof/>
                <w:webHidden/>
              </w:rPr>
              <w:t>12</w:t>
            </w:r>
            <w:r>
              <w:rPr>
                <w:noProof/>
                <w:webHidden/>
              </w:rPr>
              <w:fldChar w:fldCharType="end"/>
            </w:r>
            <w:r w:rsidRPr="008650F1">
              <w:rPr>
                <w:rStyle w:val="Hyperlink"/>
                <w:noProof/>
              </w:rPr>
              <w:fldChar w:fldCharType="end"/>
            </w:r>
          </w:ins>
        </w:p>
        <w:p w14:paraId="60CDAE41" w14:textId="72B23449" w:rsidR="00081918" w:rsidRDefault="00081918">
          <w:pPr>
            <w:pStyle w:val="TOC1"/>
            <w:rPr>
              <w:ins w:id="111" w:author="Khanh Linh Trinh" w:date="2019-12-24T00:46:00Z"/>
              <w:rFonts w:asciiTheme="minorHAnsi" w:eastAsiaTheme="minorEastAsia" w:hAnsiTheme="minorHAnsi" w:cstheme="minorBidi"/>
              <w:b w:val="0"/>
              <w:bCs w:val="0"/>
              <w:caps w:val="0"/>
              <w:noProof/>
              <w:sz w:val="22"/>
              <w:szCs w:val="22"/>
              <w:lang w:eastAsia="en-US" w:bidi="ar-SA"/>
            </w:rPr>
          </w:pPr>
          <w:ins w:id="112"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"_Toc28040818"</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noProof/>
              </w:rPr>
              <w:t>6.</w:t>
            </w:r>
            <w:r>
              <w:rPr>
                <w:rFonts w:asciiTheme="minorHAnsi" w:eastAsiaTheme="minorEastAsia" w:hAnsiTheme="minorHAnsi" w:cstheme="minorBidi"/>
                <w:b w:val="0"/>
                <w:bCs w:val="0"/>
                <w:caps w:val="0"/>
                <w:noProof/>
                <w:sz w:val="22"/>
                <w:szCs w:val="22"/>
                <w:lang w:eastAsia="en-US" w:bidi="ar-SA"/>
              </w:rPr>
              <w:tab/>
            </w:r>
            <w:r w:rsidRPr="008650F1">
              <w:rPr>
                <w:rStyle w:val="Hyperlink"/>
                <w:noProof/>
              </w:rPr>
              <w:t>Ước lượng giá thành</w:t>
            </w:r>
            <w:r>
              <w:rPr>
                <w:noProof/>
                <w:webHidden/>
              </w:rPr>
              <w:tab/>
            </w:r>
            <w:r>
              <w:rPr>
                <w:noProof/>
                <w:webHidden/>
              </w:rPr>
              <w:fldChar w:fldCharType="begin"/>
            </w:r>
            <w:r>
              <w:rPr>
                <w:noProof/>
                <w:webHidden/>
              </w:rPr>
              <w:instrText xml:space="preserve"> PAGEREF _Toc28040818 \h </w:instrText>
            </w:r>
            <w:r>
              <w:rPr>
                <w:noProof/>
                <w:webHidden/>
              </w:rPr>
            </w:r>
          </w:ins>
          <w:r>
            <w:rPr>
              <w:noProof/>
              <w:webHidden/>
            </w:rPr>
            <w:fldChar w:fldCharType="separate"/>
          </w:r>
          <w:ins w:id="113" w:author="Khanh Linh Trinh" w:date="2019-12-24T00:46:00Z">
            <w:r>
              <w:rPr>
                <w:noProof/>
                <w:webHidden/>
              </w:rPr>
              <w:t>13</w:t>
            </w:r>
            <w:r>
              <w:rPr>
                <w:noProof/>
                <w:webHidden/>
              </w:rPr>
              <w:fldChar w:fldCharType="end"/>
            </w:r>
            <w:r w:rsidRPr="008650F1">
              <w:rPr>
                <w:rStyle w:val="Hyperlink"/>
                <w:noProof/>
              </w:rPr>
              <w:fldChar w:fldCharType="end"/>
            </w:r>
          </w:ins>
        </w:p>
        <w:p w14:paraId="4DA2E5CE" w14:textId="6D8237DD" w:rsidR="00081918" w:rsidRDefault="00081918">
          <w:pPr>
            <w:pStyle w:val="TOC1"/>
            <w:rPr>
              <w:ins w:id="114" w:author="Khanh Linh Trinh" w:date="2019-12-24T00:46:00Z"/>
              <w:rFonts w:asciiTheme="minorHAnsi" w:eastAsiaTheme="minorEastAsia" w:hAnsiTheme="minorHAnsi" w:cstheme="minorBidi"/>
              <w:b w:val="0"/>
              <w:bCs w:val="0"/>
              <w:caps w:val="0"/>
              <w:noProof/>
              <w:sz w:val="22"/>
              <w:szCs w:val="22"/>
              <w:lang w:eastAsia="en-US" w:bidi="ar-SA"/>
            </w:rPr>
          </w:pPr>
          <w:ins w:id="115"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"_Toc28040819"</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noProof/>
              </w:rPr>
              <w:t>7.</w:t>
            </w:r>
            <w:r>
              <w:rPr>
                <w:rFonts w:asciiTheme="minorHAnsi" w:eastAsiaTheme="minorEastAsia" w:hAnsiTheme="minorHAnsi" w:cstheme="minorBidi"/>
                <w:b w:val="0"/>
                <w:bCs w:val="0"/>
                <w:caps w:val="0"/>
                <w:noProof/>
                <w:sz w:val="22"/>
                <w:szCs w:val="22"/>
                <w:lang w:eastAsia="en-US" w:bidi="ar-SA"/>
              </w:rPr>
              <w:tab/>
            </w:r>
            <w:r w:rsidRPr="008650F1">
              <w:rPr>
                <w:rStyle w:val="Hyperlink"/>
                <w:noProof/>
              </w:rPr>
              <w:t>Ước lượng chất lượng</w:t>
            </w:r>
            <w:r>
              <w:rPr>
                <w:noProof/>
                <w:webHidden/>
              </w:rPr>
              <w:tab/>
            </w:r>
            <w:r>
              <w:rPr>
                <w:noProof/>
                <w:webHidden/>
              </w:rPr>
              <w:fldChar w:fldCharType="begin"/>
            </w:r>
            <w:r>
              <w:rPr>
                <w:noProof/>
                <w:webHidden/>
              </w:rPr>
              <w:instrText xml:space="preserve"> PAGEREF _Toc28040819 \h </w:instrText>
            </w:r>
            <w:r>
              <w:rPr>
                <w:noProof/>
                <w:webHidden/>
              </w:rPr>
            </w:r>
          </w:ins>
          <w:r>
            <w:rPr>
              <w:noProof/>
              <w:webHidden/>
            </w:rPr>
            <w:fldChar w:fldCharType="separate"/>
          </w:r>
          <w:ins w:id="116" w:author="Khanh Linh Trinh" w:date="2019-12-24T00:46:00Z">
            <w:r>
              <w:rPr>
                <w:noProof/>
                <w:webHidden/>
              </w:rPr>
              <w:t>13</w:t>
            </w:r>
            <w:r>
              <w:rPr>
                <w:noProof/>
                <w:webHidden/>
              </w:rPr>
              <w:fldChar w:fldCharType="end"/>
            </w:r>
            <w:r w:rsidRPr="008650F1">
              <w:rPr>
                <w:rStyle w:val="Hyperlink"/>
                <w:noProof/>
              </w:rPr>
              <w:fldChar w:fldCharType="end"/>
            </w:r>
          </w:ins>
        </w:p>
        <w:p w14:paraId="7D56E2C7" w14:textId="205B4A0A" w:rsidR="00081918" w:rsidRDefault="00081918">
          <w:pPr>
            <w:pStyle w:val="TOC1"/>
            <w:rPr>
              <w:ins w:id="117" w:author="Khanh Linh Trinh" w:date="2019-12-24T00:46:00Z"/>
              <w:rFonts w:asciiTheme="minorHAnsi" w:eastAsiaTheme="minorEastAsia" w:hAnsiTheme="minorHAnsi" w:cstheme="minorBidi"/>
              <w:b w:val="0"/>
              <w:bCs w:val="0"/>
              <w:caps w:val="0"/>
              <w:noProof/>
              <w:sz w:val="22"/>
              <w:szCs w:val="22"/>
              <w:lang w:eastAsia="en-US" w:bidi="ar-SA"/>
            </w:rPr>
          </w:pPr>
          <w:ins w:id="118"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"_Toc28040820"</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noProof/>
              </w:rPr>
              <w:t>8.</w:t>
            </w:r>
            <w:r>
              <w:rPr>
                <w:rFonts w:asciiTheme="minorHAnsi" w:eastAsiaTheme="minorEastAsia" w:hAnsiTheme="minorHAnsi" w:cstheme="minorBidi"/>
                <w:b w:val="0"/>
                <w:bCs w:val="0"/>
                <w:caps w:val="0"/>
                <w:noProof/>
                <w:sz w:val="22"/>
                <w:szCs w:val="22"/>
                <w:lang w:eastAsia="en-US" w:bidi="ar-SA"/>
              </w:rPr>
              <w:tab/>
            </w:r>
            <w:r w:rsidRPr="008650F1">
              <w:rPr>
                <w:rStyle w:val="Hyperlink"/>
                <w:noProof/>
              </w:rPr>
              <w:t>Phân tích thiết kế</w:t>
            </w:r>
            <w:r>
              <w:rPr>
                <w:noProof/>
                <w:webHidden/>
              </w:rPr>
              <w:tab/>
            </w:r>
            <w:r>
              <w:rPr>
                <w:noProof/>
                <w:webHidden/>
              </w:rPr>
              <w:fldChar w:fldCharType="begin"/>
            </w:r>
            <w:r>
              <w:rPr>
                <w:noProof/>
                <w:webHidden/>
              </w:rPr>
              <w:instrText xml:space="preserve"> PAGEREF _Toc28040820 \h </w:instrText>
            </w:r>
            <w:r>
              <w:rPr>
                <w:noProof/>
                <w:webHidden/>
              </w:rPr>
            </w:r>
          </w:ins>
          <w:r>
            <w:rPr>
              <w:noProof/>
              <w:webHidden/>
            </w:rPr>
            <w:fldChar w:fldCharType="separate"/>
          </w:r>
          <w:ins w:id="119" w:author="Khanh Linh Trinh" w:date="2019-12-24T00:46:00Z">
            <w:r>
              <w:rPr>
                <w:noProof/>
                <w:webHidden/>
              </w:rPr>
              <w:t>13</w:t>
            </w:r>
            <w:r>
              <w:rPr>
                <w:noProof/>
                <w:webHidden/>
              </w:rPr>
              <w:fldChar w:fldCharType="end"/>
            </w:r>
            <w:r w:rsidRPr="008650F1">
              <w:rPr>
                <w:rStyle w:val="Hyperlink"/>
                <w:noProof/>
              </w:rPr>
              <w:fldChar w:fldCharType="end"/>
            </w:r>
          </w:ins>
        </w:p>
        <w:p w14:paraId="0946EF6C" w14:textId="401C7B09" w:rsidR="00081918" w:rsidRDefault="00081918">
          <w:pPr>
            <w:pStyle w:val="TOC2"/>
            <w:rPr>
              <w:ins w:id="120" w:author="Khanh Linh Trinh" w:date="2019-12-24T00:46:00Z"/>
              <w:rFonts w:asciiTheme="minorHAnsi" w:eastAsiaTheme="minorEastAsia" w:hAnsiTheme="minorHAnsi" w:cstheme="minorBidi"/>
              <w:noProof/>
              <w:sz w:val="22"/>
              <w:szCs w:val="22"/>
              <w:lang w:eastAsia="en-US" w:bidi="ar-SA"/>
            </w:rPr>
          </w:pPr>
          <w:ins w:id="121"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"_Toc28040821"</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lang w:eastAsia="en-US"/>
              </w:rPr>
              <w:t>8.1.</w:t>
            </w:r>
            <w:r>
              <w:rPr>
                <w:rFonts w:asciiTheme="minorHAnsi" w:eastAsiaTheme="minorEastAsia" w:hAnsiTheme="minorHAnsi" w:cstheme="minorBidi"/>
                <w:noProof/>
                <w:sz w:val="22"/>
                <w:szCs w:val="22"/>
                <w:lang w:eastAsia="en-US" w:bidi="ar-SA"/>
              </w:rPr>
              <w:tab/>
            </w:r>
            <w:r w:rsidRPr="008650F1">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_Toc28040821 \h </w:instrText>
            </w:r>
            <w:r>
              <w:rPr>
                <w:noProof/>
                <w:webHidden/>
              </w:rPr>
            </w:r>
          </w:ins>
          <w:r>
            <w:rPr>
              <w:noProof/>
              <w:webHidden/>
            </w:rPr>
            <w:fldChar w:fldCharType="separate"/>
          </w:r>
          <w:ins w:id="122" w:author="Khanh Linh Trinh" w:date="2019-12-24T00:46:00Z">
            <w:r>
              <w:rPr>
                <w:noProof/>
                <w:webHidden/>
              </w:rPr>
              <w:t>13</w:t>
            </w:r>
            <w:r>
              <w:rPr>
                <w:noProof/>
                <w:webHidden/>
              </w:rPr>
              <w:fldChar w:fldCharType="end"/>
            </w:r>
            <w:r w:rsidRPr="008650F1">
              <w:rPr>
                <w:rStyle w:val="Hyperlink"/>
                <w:noProof/>
              </w:rPr>
              <w:fldChar w:fldCharType="end"/>
            </w:r>
          </w:ins>
        </w:p>
        <w:p w14:paraId="015BB0EB" w14:textId="28F446FD" w:rsidR="00081918" w:rsidRDefault="00081918">
          <w:pPr>
            <w:pStyle w:val="TOC2"/>
            <w:rPr>
              <w:ins w:id="123" w:author="Khanh Linh Trinh" w:date="2019-12-24T00:46:00Z"/>
              <w:rFonts w:asciiTheme="minorHAnsi" w:eastAsiaTheme="minorEastAsia" w:hAnsiTheme="minorHAnsi" w:cstheme="minorBidi"/>
              <w:noProof/>
              <w:sz w:val="22"/>
              <w:szCs w:val="22"/>
              <w:lang w:eastAsia="en-US" w:bidi="ar-SA"/>
            </w:rPr>
          </w:pPr>
          <w:ins w:id="124"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"_Toc28040822"</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lang w:eastAsia="en-US"/>
              </w:rPr>
              <w:t>8.2.</w:t>
            </w:r>
            <w:r>
              <w:rPr>
                <w:rFonts w:asciiTheme="minorHAnsi" w:eastAsiaTheme="minorEastAsia" w:hAnsiTheme="minorHAnsi" w:cstheme="minorBidi"/>
                <w:noProof/>
                <w:sz w:val="22"/>
                <w:szCs w:val="22"/>
                <w:lang w:eastAsia="en-US" w:bidi="ar-SA"/>
              </w:rPr>
              <w:tab/>
            </w:r>
            <w:r w:rsidRPr="008650F1">
              <w:rPr>
                <w:rStyle w:val="Hyperlink"/>
                <w:noProof/>
                <w:lang w:eastAsia="en-US"/>
              </w:rPr>
              <w:t>Giao diện</w:t>
            </w:r>
            <w:r>
              <w:rPr>
                <w:noProof/>
                <w:webHidden/>
              </w:rPr>
              <w:tab/>
            </w:r>
            <w:r>
              <w:rPr>
                <w:noProof/>
                <w:webHidden/>
              </w:rPr>
              <w:fldChar w:fldCharType="begin"/>
            </w:r>
            <w:r>
              <w:rPr>
                <w:noProof/>
                <w:webHidden/>
              </w:rPr>
              <w:instrText xml:space="preserve"> PAGEREF _Toc28040822 \h </w:instrText>
            </w:r>
            <w:r>
              <w:rPr>
                <w:noProof/>
                <w:webHidden/>
              </w:rPr>
            </w:r>
          </w:ins>
          <w:r>
            <w:rPr>
              <w:noProof/>
              <w:webHidden/>
            </w:rPr>
            <w:fldChar w:fldCharType="separate"/>
          </w:r>
          <w:ins w:id="125" w:author="Khanh Linh Trinh" w:date="2019-12-24T00:46:00Z">
            <w:r>
              <w:rPr>
                <w:noProof/>
                <w:webHidden/>
              </w:rPr>
              <w:t>13</w:t>
            </w:r>
            <w:r>
              <w:rPr>
                <w:noProof/>
                <w:webHidden/>
              </w:rPr>
              <w:fldChar w:fldCharType="end"/>
            </w:r>
            <w:r w:rsidRPr="008650F1">
              <w:rPr>
                <w:rStyle w:val="Hyperlink"/>
                <w:noProof/>
              </w:rPr>
              <w:fldChar w:fldCharType="end"/>
            </w:r>
          </w:ins>
        </w:p>
        <w:p w14:paraId="359EE111" w14:textId="2AA97D38" w:rsidR="00081918" w:rsidRDefault="00081918">
          <w:pPr>
            <w:pStyle w:val="TOC2"/>
            <w:rPr>
              <w:ins w:id="126" w:author="Khanh Linh Trinh" w:date="2019-12-24T00:46:00Z"/>
              <w:rFonts w:asciiTheme="minorHAnsi" w:eastAsiaTheme="minorEastAsia" w:hAnsiTheme="minorHAnsi" w:cstheme="minorBidi"/>
              <w:noProof/>
              <w:sz w:val="22"/>
              <w:szCs w:val="22"/>
              <w:lang w:eastAsia="en-US" w:bidi="ar-SA"/>
            </w:rPr>
          </w:pPr>
          <w:ins w:id="127"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"_Toc28040823"</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lang w:eastAsia="en-US"/>
              </w:rPr>
              <w:t>8.3.</w:t>
            </w:r>
            <w:r>
              <w:rPr>
                <w:rFonts w:asciiTheme="minorHAnsi" w:eastAsiaTheme="minorEastAsia" w:hAnsiTheme="minorHAnsi" w:cstheme="minorBidi"/>
                <w:noProof/>
                <w:sz w:val="22"/>
                <w:szCs w:val="22"/>
                <w:lang w:eastAsia="en-US" w:bidi="ar-SA"/>
              </w:rPr>
              <w:tab/>
            </w:r>
            <w:r w:rsidRPr="008650F1">
              <w:rPr>
                <w:rStyle w:val="Hyperlink"/>
                <w:noProof/>
                <w:lang w:eastAsia="en-US"/>
              </w:rPr>
              <w:t>Cơ sở dữ liệu</w:t>
            </w:r>
            <w:r>
              <w:rPr>
                <w:noProof/>
                <w:webHidden/>
              </w:rPr>
              <w:tab/>
            </w:r>
            <w:r>
              <w:rPr>
                <w:noProof/>
                <w:webHidden/>
              </w:rPr>
              <w:fldChar w:fldCharType="begin"/>
            </w:r>
            <w:r>
              <w:rPr>
                <w:noProof/>
                <w:webHidden/>
              </w:rPr>
              <w:instrText xml:space="preserve"> PAGEREF _Toc28040823 \h </w:instrText>
            </w:r>
            <w:r>
              <w:rPr>
                <w:noProof/>
                <w:webHidden/>
              </w:rPr>
            </w:r>
          </w:ins>
          <w:r>
            <w:rPr>
              <w:noProof/>
              <w:webHidden/>
            </w:rPr>
            <w:fldChar w:fldCharType="separate"/>
          </w:r>
          <w:ins w:id="128" w:author="Khanh Linh Trinh" w:date="2019-12-24T00:46:00Z">
            <w:r>
              <w:rPr>
                <w:noProof/>
                <w:webHidden/>
              </w:rPr>
              <w:t>21</w:t>
            </w:r>
            <w:r>
              <w:rPr>
                <w:noProof/>
                <w:webHidden/>
              </w:rPr>
              <w:fldChar w:fldCharType="end"/>
            </w:r>
            <w:r w:rsidRPr="008650F1">
              <w:rPr>
                <w:rStyle w:val="Hyperlink"/>
                <w:noProof/>
              </w:rPr>
              <w:fldChar w:fldCharType="end"/>
            </w:r>
          </w:ins>
        </w:p>
        <w:p w14:paraId="2B2D1DC6" w14:textId="601E6292" w:rsidR="00081918" w:rsidRDefault="00081918">
          <w:pPr>
            <w:pStyle w:val="TOC2"/>
            <w:rPr>
              <w:ins w:id="129" w:author="Khanh Linh Trinh" w:date="2019-12-24T00:46:00Z"/>
              <w:rFonts w:asciiTheme="minorHAnsi" w:eastAsiaTheme="minorEastAsia" w:hAnsiTheme="minorHAnsi" w:cstheme="minorBidi"/>
              <w:noProof/>
              <w:sz w:val="22"/>
              <w:szCs w:val="22"/>
              <w:lang w:eastAsia="en-US" w:bidi="ar-SA"/>
            </w:rPr>
          </w:pPr>
          <w:ins w:id="130"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"_Toc28040824"</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lang w:eastAsia="en-US"/>
              </w:rPr>
              <w:t>8.4.</w:t>
            </w:r>
            <w:r>
              <w:rPr>
                <w:rFonts w:asciiTheme="minorHAnsi" w:eastAsiaTheme="minorEastAsia" w:hAnsiTheme="minorHAnsi" w:cstheme="minorBidi"/>
                <w:noProof/>
                <w:sz w:val="22"/>
                <w:szCs w:val="22"/>
                <w:lang w:eastAsia="en-US" w:bidi="ar-SA"/>
              </w:rPr>
              <w:tab/>
            </w:r>
            <w:r w:rsidRPr="008650F1">
              <w:rPr>
                <w:rStyle w:val="Hyperlink"/>
                <w:noProof/>
                <w:lang w:eastAsia="en-US"/>
              </w:rPr>
              <w:t>Mạng</w:t>
            </w:r>
            <w:r>
              <w:rPr>
                <w:noProof/>
                <w:webHidden/>
              </w:rPr>
              <w:tab/>
            </w:r>
            <w:r>
              <w:rPr>
                <w:noProof/>
                <w:webHidden/>
              </w:rPr>
              <w:fldChar w:fldCharType="begin"/>
            </w:r>
            <w:r>
              <w:rPr>
                <w:noProof/>
                <w:webHidden/>
              </w:rPr>
              <w:instrText xml:space="preserve"> PAGEREF _Toc28040824 \h </w:instrText>
            </w:r>
            <w:r>
              <w:rPr>
                <w:noProof/>
                <w:webHidden/>
              </w:rPr>
            </w:r>
          </w:ins>
          <w:r>
            <w:rPr>
              <w:noProof/>
              <w:webHidden/>
            </w:rPr>
            <w:fldChar w:fldCharType="separate"/>
          </w:r>
          <w:ins w:id="131" w:author="Khanh Linh Trinh" w:date="2019-12-24T00:46:00Z">
            <w:r>
              <w:rPr>
                <w:noProof/>
                <w:webHidden/>
              </w:rPr>
              <w:t>21</w:t>
            </w:r>
            <w:r>
              <w:rPr>
                <w:noProof/>
                <w:webHidden/>
              </w:rPr>
              <w:fldChar w:fldCharType="end"/>
            </w:r>
            <w:r w:rsidRPr="008650F1">
              <w:rPr>
                <w:rStyle w:val="Hyperlink"/>
                <w:noProof/>
              </w:rPr>
              <w:fldChar w:fldCharType="end"/>
            </w:r>
          </w:ins>
        </w:p>
        <w:p w14:paraId="7CDBF6A3" w14:textId="0C1CDDD3" w:rsidR="00081918" w:rsidRDefault="00081918">
          <w:pPr>
            <w:pStyle w:val="TOC1"/>
            <w:rPr>
              <w:ins w:id="132" w:author="Khanh Linh Trinh" w:date="2019-12-24T00:46:00Z"/>
              <w:rFonts w:asciiTheme="minorHAnsi" w:eastAsiaTheme="minorEastAsia" w:hAnsiTheme="minorHAnsi" w:cstheme="minorBidi"/>
              <w:b w:val="0"/>
              <w:bCs w:val="0"/>
              <w:caps w:val="0"/>
              <w:noProof/>
              <w:sz w:val="22"/>
              <w:szCs w:val="22"/>
              <w:lang w:eastAsia="en-US" w:bidi="ar-SA"/>
            </w:rPr>
          </w:pPr>
          <w:ins w:id="133"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"_Toc28040825"</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noProof/>
              </w:rPr>
              <w:t>9.</w:t>
            </w:r>
            <w:r>
              <w:rPr>
                <w:rFonts w:asciiTheme="minorHAnsi" w:eastAsiaTheme="minorEastAsia" w:hAnsiTheme="minorHAnsi" w:cstheme="minorBidi"/>
                <w:b w:val="0"/>
                <w:bCs w:val="0"/>
                <w:caps w:val="0"/>
                <w:noProof/>
                <w:sz w:val="22"/>
                <w:szCs w:val="22"/>
                <w:lang w:eastAsia="en-US" w:bidi="ar-SA"/>
              </w:rPr>
              <w:tab/>
            </w:r>
            <w:r w:rsidRPr="008650F1">
              <w:rPr>
                <w:rStyle w:val="Hyperlink"/>
                <w:noProof/>
              </w:rPr>
              <w:t>Giám sát dự án</w:t>
            </w:r>
            <w:r>
              <w:rPr>
                <w:noProof/>
                <w:webHidden/>
              </w:rPr>
              <w:tab/>
            </w:r>
            <w:r>
              <w:rPr>
                <w:noProof/>
                <w:webHidden/>
              </w:rPr>
              <w:fldChar w:fldCharType="begin"/>
            </w:r>
            <w:r>
              <w:rPr>
                <w:noProof/>
                <w:webHidden/>
              </w:rPr>
              <w:instrText xml:space="preserve"> PAGEREF _Toc28040825 \h </w:instrText>
            </w:r>
            <w:r>
              <w:rPr>
                <w:noProof/>
                <w:webHidden/>
              </w:rPr>
            </w:r>
          </w:ins>
          <w:r>
            <w:rPr>
              <w:noProof/>
              <w:webHidden/>
            </w:rPr>
            <w:fldChar w:fldCharType="separate"/>
          </w:r>
          <w:ins w:id="134" w:author="Khanh Linh Trinh" w:date="2019-12-24T00:46:00Z">
            <w:r>
              <w:rPr>
                <w:noProof/>
                <w:webHidden/>
              </w:rPr>
              <w:t>22</w:t>
            </w:r>
            <w:r>
              <w:rPr>
                <w:noProof/>
                <w:webHidden/>
              </w:rPr>
              <w:fldChar w:fldCharType="end"/>
            </w:r>
            <w:r w:rsidRPr="008650F1">
              <w:rPr>
                <w:rStyle w:val="Hyperlink"/>
                <w:noProof/>
              </w:rPr>
              <w:fldChar w:fldCharType="end"/>
            </w:r>
          </w:ins>
        </w:p>
        <w:p w14:paraId="1D91D6E2" w14:textId="61FB856A" w:rsidR="00081918" w:rsidRDefault="00081918">
          <w:pPr>
            <w:pStyle w:val="TOC2"/>
            <w:rPr>
              <w:ins w:id="135" w:author="Khanh Linh Trinh" w:date="2019-12-24T00:46:00Z"/>
              <w:rFonts w:asciiTheme="minorHAnsi" w:eastAsiaTheme="minorEastAsia" w:hAnsiTheme="minorHAnsi" w:cstheme="minorBidi"/>
              <w:noProof/>
              <w:sz w:val="22"/>
              <w:szCs w:val="22"/>
              <w:lang w:eastAsia="en-US" w:bidi="ar-SA"/>
            </w:rPr>
          </w:pPr>
          <w:ins w:id="136"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"_Toc28040826"</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9.1.</w:t>
            </w:r>
            <w:r>
              <w:rPr>
                <w:rFonts w:asciiTheme="minorHAnsi" w:eastAsiaTheme="minorEastAsia" w:hAnsiTheme="minorHAnsi" w:cstheme="minorBidi"/>
                <w:noProof/>
                <w:sz w:val="22"/>
                <w:szCs w:val="22"/>
                <w:lang w:eastAsia="en-US" w:bidi="ar-SA"/>
              </w:rPr>
              <w:tab/>
            </w:r>
            <w:r w:rsidRPr="008650F1">
              <w:rPr>
                <w:rStyle w:val="Hyperlink"/>
                <w:noProof/>
              </w:rPr>
              <w:t>Trả lời câu hỏi</w:t>
            </w:r>
            <w:r>
              <w:rPr>
                <w:noProof/>
                <w:webHidden/>
              </w:rPr>
              <w:tab/>
            </w:r>
            <w:r>
              <w:rPr>
                <w:noProof/>
                <w:webHidden/>
              </w:rPr>
              <w:fldChar w:fldCharType="begin"/>
            </w:r>
            <w:r>
              <w:rPr>
                <w:noProof/>
                <w:webHidden/>
              </w:rPr>
              <w:instrText xml:space="preserve"> PAGEREF _Toc28040826 \h </w:instrText>
            </w:r>
            <w:r>
              <w:rPr>
                <w:noProof/>
                <w:webHidden/>
              </w:rPr>
            </w:r>
          </w:ins>
          <w:r>
            <w:rPr>
              <w:noProof/>
              <w:webHidden/>
            </w:rPr>
            <w:fldChar w:fldCharType="separate"/>
          </w:r>
          <w:ins w:id="137" w:author="Khanh Linh Trinh" w:date="2019-12-24T00:46:00Z">
            <w:r>
              <w:rPr>
                <w:noProof/>
                <w:webHidden/>
              </w:rPr>
              <w:t>22</w:t>
            </w:r>
            <w:r>
              <w:rPr>
                <w:noProof/>
                <w:webHidden/>
              </w:rPr>
              <w:fldChar w:fldCharType="end"/>
            </w:r>
            <w:r w:rsidRPr="008650F1">
              <w:rPr>
                <w:rStyle w:val="Hyperlink"/>
                <w:noProof/>
              </w:rPr>
              <w:fldChar w:fldCharType="end"/>
            </w:r>
          </w:ins>
        </w:p>
        <w:p w14:paraId="7EED65C1" w14:textId="0A06E82E" w:rsidR="00081918" w:rsidRDefault="00081918">
          <w:pPr>
            <w:pStyle w:val="TOC1"/>
            <w:rPr>
              <w:ins w:id="138" w:author="Khanh Linh Trinh" w:date="2019-12-24T00:46:00Z"/>
              <w:rFonts w:asciiTheme="minorHAnsi" w:eastAsiaTheme="minorEastAsia" w:hAnsiTheme="minorHAnsi" w:cstheme="minorBidi"/>
              <w:b w:val="0"/>
              <w:bCs w:val="0"/>
              <w:caps w:val="0"/>
              <w:noProof/>
              <w:sz w:val="22"/>
              <w:szCs w:val="22"/>
              <w:lang w:eastAsia="en-US" w:bidi="ar-SA"/>
            </w:rPr>
          </w:pPr>
          <w:ins w:id="139" w:author="Khanh Linh Trinh" w:date="2019-12-24T00:46:00Z">
            <w:r w:rsidRPr="008650F1">
              <w:rPr>
                <w:rStyle w:val="Hyperlink"/>
                <w:noProof/>
              </w:rPr>
              <w:lastRenderedPageBreak/>
              <w:fldChar w:fldCharType="begin"/>
            </w:r>
            <w:r w:rsidRPr="008650F1">
              <w:rPr>
                <w:rStyle w:val="Hyperlink"/>
                <w:noProof/>
              </w:rPr>
              <w:instrText xml:space="preserve"> </w:instrText>
            </w:r>
            <w:r>
              <w:rPr>
                <w:noProof/>
              </w:rPr>
              <w:instrText>HYPERLINK \l "_Toc28040827"</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noProof/>
              </w:rPr>
              <w:t>10.</w:t>
            </w:r>
            <w:r>
              <w:rPr>
                <w:rFonts w:asciiTheme="minorHAnsi" w:eastAsiaTheme="minorEastAsia" w:hAnsiTheme="minorHAnsi" w:cstheme="minorBidi"/>
                <w:b w:val="0"/>
                <w:bCs w:val="0"/>
                <w:caps w:val="0"/>
                <w:noProof/>
                <w:sz w:val="22"/>
                <w:szCs w:val="22"/>
                <w:lang w:eastAsia="en-US" w:bidi="ar-SA"/>
              </w:rPr>
              <w:tab/>
            </w:r>
            <w:r w:rsidRPr="008650F1">
              <w:rPr>
                <w:rStyle w:val="Hyperlink"/>
                <w:noProof/>
              </w:rPr>
              <w:t>Đóng dự án</w:t>
            </w:r>
            <w:r>
              <w:rPr>
                <w:noProof/>
                <w:webHidden/>
              </w:rPr>
              <w:tab/>
            </w:r>
            <w:r>
              <w:rPr>
                <w:noProof/>
                <w:webHidden/>
              </w:rPr>
              <w:fldChar w:fldCharType="begin"/>
            </w:r>
            <w:r>
              <w:rPr>
                <w:noProof/>
                <w:webHidden/>
              </w:rPr>
              <w:instrText xml:space="preserve"> PAGEREF _Toc28040827 \h </w:instrText>
            </w:r>
            <w:r>
              <w:rPr>
                <w:noProof/>
                <w:webHidden/>
              </w:rPr>
            </w:r>
          </w:ins>
          <w:r>
            <w:rPr>
              <w:noProof/>
              <w:webHidden/>
            </w:rPr>
            <w:fldChar w:fldCharType="separate"/>
          </w:r>
          <w:ins w:id="140" w:author="Khanh Linh Trinh" w:date="2019-12-24T00:46:00Z">
            <w:r>
              <w:rPr>
                <w:noProof/>
                <w:webHidden/>
              </w:rPr>
              <w:t>22</w:t>
            </w:r>
            <w:r>
              <w:rPr>
                <w:noProof/>
                <w:webHidden/>
              </w:rPr>
              <w:fldChar w:fldCharType="end"/>
            </w:r>
            <w:r w:rsidRPr="008650F1">
              <w:rPr>
                <w:rStyle w:val="Hyperlink"/>
                <w:noProof/>
              </w:rPr>
              <w:fldChar w:fldCharType="end"/>
            </w:r>
          </w:ins>
        </w:p>
        <w:p w14:paraId="74658C27" w14:textId="286DE237" w:rsidR="00081918" w:rsidRDefault="00081918">
          <w:pPr>
            <w:pStyle w:val="TOC2"/>
            <w:rPr>
              <w:ins w:id="141" w:author="Khanh Linh Trinh" w:date="2019-12-24T00:46:00Z"/>
              <w:rFonts w:asciiTheme="minorHAnsi" w:eastAsiaTheme="minorEastAsia" w:hAnsiTheme="minorHAnsi" w:cstheme="minorBidi"/>
              <w:noProof/>
              <w:sz w:val="22"/>
              <w:szCs w:val="22"/>
              <w:lang w:eastAsia="en-US" w:bidi="ar-SA"/>
            </w:rPr>
          </w:pPr>
          <w:ins w:id="142"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"_Toc28040828"</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10.1.</w:t>
            </w:r>
            <w:r>
              <w:rPr>
                <w:rFonts w:asciiTheme="minorHAnsi" w:eastAsiaTheme="minorEastAsia" w:hAnsiTheme="minorHAnsi" w:cstheme="minorBidi"/>
                <w:noProof/>
                <w:sz w:val="22"/>
                <w:szCs w:val="22"/>
                <w:lang w:eastAsia="en-US" w:bidi="ar-SA"/>
              </w:rPr>
              <w:tab/>
            </w:r>
            <w:r w:rsidRPr="008650F1">
              <w:rPr>
                <w:rStyle w:val="Hyperlink"/>
                <w:noProof/>
              </w:rPr>
              <w:t>Quản lý mã nguồn</w:t>
            </w:r>
            <w:r>
              <w:rPr>
                <w:noProof/>
                <w:webHidden/>
              </w:rPr>
              <w:tab/>
            </w:r>
            <w:r>
              <w:rPr>
                <w:noProof/>
                <w:webHidden/>
              </w:rPr>
              <w:fldChar w:fldCharType="begin"/>
            </w:r>
            <w:r>
              <w:rPr>
                <w:noProof/>
                <w:webHidden/>
              </w:rPr>
              <w:instrText xml:space="preserve"> PAGEREF _Toc28040828 \h </w:instrText>
            </w:r>
            <w:r>
              <w:rPr>
                <w:noProof/>
                <w:webHidden/>
              </w:rPr>
            </w:r>
          </w:ins>
          <w:r>
            <w:rPr>
              <w:noProof/>
              <w:webHidden/>
            </w:rPr>
            <w:fldChar w:fldCharType="separate"/>
          </w:r>
          <w:ins w:id="143" w:author="Khanh Linh Trinh" w:date="2019-12-24T00:46:00Z">
            <w:r>
              <w:rPr>
                <w:noProof/>
                <w:webHidden/>
              </w:rPr>
              <w:t>22</w:t>
            </w:r>
            <w:r>
              <w:rPr>
                <w:noProof/>
                <w:webHidden/>
              </w:rPr>
              <w:fldChar w:fldCharType="end"/>
            </w:r>
            <w:r w:rsidRPr="008650F1">
              <w:rPr>
                <w:rStyle w:val="Hyperlink"/>
                <w:noProof/>
              </w:rPr>
              <w:fldChar w:fldCharType="end"/>
            </w:r>
          </w:ins>
        </w:p>
        <w:p w14:paraId="76BEBBDC" w14:textId="0CA54C87" w:rsidR="00081918" w:rsidRDefault="00081918">
          <w:pPr>
            <w:pStyle w:val="TOC2"/>
            <w:rPr>
              <w:ins w:id="144" w:author="Khanh Linh Trinh" w:date="2019-12-24T00:46:00Z"/>
              <w:rFonts w:asciiTheme="minorHAnsi" w:eastAsiaTheme="minorEastAsia" w:hAnsiTheme="minorHAnsi" w:cstheme="minorBidi"/>
              <w:noProof/>
              <w:sz w:val="22"/>
              <w:szCs w:val="22"/>
              <w:lang w:eastAsia="en-US" w:bidi="ar-SA"/>
            </w:rPr>
          </w:pPr>
          <w:ins w:id="145"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"_Toc28040830"</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rFonts w:cs="Tahoma"/>
                <w:noProof/>
              </w:rPr>
              <w:t>10.2.</w:t>
            </w:r>
            <w:r>
              <w:rPr>
                <w:rFonts w:asciiTheme="minorHAnsi" w:eastAsiaTheme="minorEastAsia" w:hAnsiTheme="minorHAnsi" w:cstheme="minorBidi"/>
                <w:noProof/>
                <w:sz w:val="22"/>
                <w:szCs w:val="22"/>
                <w:lang w:eastAsia="en-US" w:bidi="ar-SA"/>
              </w:rPr>
              <w:tab/>
            </w:r>
            <w:r w:rsidRPr="008650F1">
              <w:rPr>
                <w:rStyle w:val="Hyperlink"/>
                <w:noProof/>
              </w:rPr>
              <w:t>Quản lý công việc</w:t>
            </w:r>
            <w:r>
              <w:rPr>
                <w:noProof/>
                <w:webHidden/>
              </w:rPr>
              <w:tab/>
            </w:r>
            <w:r>
              <w:rPr>
                <w:noProof/>
                <w:webHidden/>
              </w:rPr>
              <w:fldChar w:fldCharType="begin"/>
            </w:r>
            <w:r>
              <w:rPr>
                <w:noProof/>
                <w:webHidden/>
              </w:rPr>
              <w:instrText xml:space="preserve"> PAGEREF _Toc28040830 \h </w:instrText>
            </w:r>
            <w:r>
              <w:rPr>
                <w:noProof/>
                <w:webHidden/>
              </w:rPr>
            </w:r>
          </w:ins>
          <w:r>
            <w:rPr>
              <w:noProof/>
              <w:webHidden/>
            </w:rPr>
            <w:fldChar w:fldCharType="separate"/>
          </w:r>
          <w:ins w:id="146" w:author="Khanh Linh Trinh" w:date="2019-12-24T00:46:00Z">
            <w:r>
              <w:rPr>
                <w:noProof/>
                <w:webHidden/>
              </w:rPr>
              <w:t>23</w:t>
            </w:r>
            <w:r>
              <w:rPr>
                <w:noProof/>
                <w:webHidden/>
              </w:rPr>
              <w:fldChar w:fldCharType="end"/>
            </w:r>
            <w:r w:rsidRPr="008650F1">
              <w:rPr>
                <w:rStyle w:val="Hyperlink"/>
                <w:noProof/>
              </w:rPr>
              <w:fldChar w:fldCharType="end"/>
            </w:r>
          </w:ins>
        </w:p>
        <w:p w14:paraId="0E39E554" w14:textId="72D951B8" w:rsidR="00081918" w:rsidRDefault="00081918">
          <w:pPr>
            <w:pStyle w:val="TOC1"/>
            <w:rPr>
              <w:ins w:id="147" w:author="Khanh Linh Trinh" w:date="2019-12-24T00:46:00Z"/>
              <w:rFonts w:asciiTheme="minorHAnsi" w:eastAsiaTheme="minorEastAsia" w:hAnsiTheme="minorHAnsi" w:cstheme="minorBidi"/>
              <w:b w:val="0"/>
              <w:bCs w:val="0"/>
              <w:caps w:val="0"/>
              <w:noProof/>
              <w:sz w:val="22"/>
              <w:szCs w:val="22"/>
              <w:lang w:eastAsia="en-US" w:bidi="ar-SA"/>
            </w:rPr>
          </w:pPr>
          <w:ins w:id="148" w:author="Khanh Linh Trinh" w:date="2019-12-24T00:46:00Z">
            <w:r w:rsidRPr="008650F1">
              <w:rPr>
                <w:rStyle w:val="Hyperlink"/>
                <w:noProof/>
              </w:rPr>
              <w:fldChar w:fldCharType="begin"/>
            </w:r>
            <w:r w:rsidRPr="008650F1">
              <w:rPr>
                <w:rStyle w:val="Hyperlink"/>
                <w:noProof/>
              </w:rPr>
              <w:instrText xml:space="preserve"> </w:instrText>
            </w:r>
            <w:r>
              <w:rPr>
                <w:noProof/>
              </w:rPr>
              <w:instrText>HYPERLINK \l "_Toc28040831"</w:instrText>
            </w:r>
            <w:r w:rsidRPr="008650F1">
              <w:rPr>
                <w:rStyle w:val="Hyperlink"/>
                <w:noProof/>
              </w:rPr>
              <w:instrText xml:space="preserve"> </w:instrText>
            </w:r>
            <w:r w:rsidRPr="008650F1">
              <w:rPr>
                <w:rStyle w:val="Hyperlink"/>
                <w:noProof/>
              </w:rPr>
            </w:r>
            <w:r w:rsidRPr="008650F1">
              <w:rPr>
                <w:rStyle w:val="Hyperlink"/>
                <w:noProof/>
              </w:rPr>
              <w:fldChar w:fldCharType="separate"/>
            </w:r>
            <w:r w:rsidRPr="008650F1">
              <w:rPr>
                <w:rStyle w:val="Hyperlink"/>
                <w:noProof/>
                <w:lang w:eastAsia="en-US"/>
              </w:rPr>
              <w:t>11.</w:t>
            </w:r>
            <w:r>
              <w:rPr>
                <w:rFonts w:asciiTheme="minorHAnsi" w:eastAsiaTheme="minorEastAsia" w:hAnsiTheme="minorHAnsi" w:cstheme="minorBidi"/>
                <w:b w:val="0"/>
                <w:bCs w:val="0"/>
                <w:caps w:val="0"/>
                <w:noProof/>
                <w:sz w:val="22"/>
                <w:szCs w:val="22"/>
                <w:lang w:eastAsia="en-US" w:bidi="ar-SA"/>
              </w:rPr>
              <w:tab/>
            </w:r>
            <w:r w:rsidRPr="008650F1">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_Toc28040831 \h </w:instrText>
            </w:r>
            <w:r>
              <w:rPr>
                <w:noProof/>
                <w:webHidden/>
              </w:rPr>
            </w:r>
          </w:ins>
          <w:r>
            <w:rPr>
              <w:noProof/>
              <w:webHidden/>
            </w:rPr>
            <w:fldChar w:fldCharType="separate"/>
          </w:r>
          <w:ins w:id="149" w:author="Khanh Linh Trinh" w:date="2019-12-24T00:46:00Z">
            <w:r>
              <w:rPr>
                <w:noProof/>
                <w:webHidden/>
              </w:rPr>
              <w:t>25</w:t>
            </w:r>
            <w:r>
              <w:rPr>
                <w:noProof/>
                <w:webHidden/>
              </w:rPr>
              <w:fldChar w:fldCharType="end"/>
            </w:r>
            <w:r w:rsidRPr="008650F1">
              <w:rPr>
                <w:rStyle w:val="Hyperlink"/>
                <w:noProof/>
              </w:rPr>
              <w:fldChar w:fldCharType="end"/>
            </w:r>
          </w:ins>
        </w:p>
        <w:p w14:paraId="63BAD420" w14:textId="5E1F8B79" w:rsidR="00F864E5" w:rsidRPr="00F864E5" w:rsidDel="00081918" w:rsidRDefault="00F864E5">
          <w:pPr>
            <w:pStyle w:val="TOC1"/>
            <w:rPr>
              <w:ins w:id="150" w:author="Nguyen Thi Thuy Duong" w:date="2019-12-23T23:51:00Z"/>
              <w:del w:id="151" w:author="Khanh Linh Trinh" w:date="2019-12-24T00:46:00Z"/>
              <w:rFonts w:asciiTheme="minorHAnsi" w:eastAsiaTheme="minorEastAsia" w:hAnsiTheme="minorHAnsi" w:cstheme="minorBidi"/>
              <w:b w:val="0"/>
              <w:bCs w:val="0"/>
              <w:caps w:val="0"/>
              <w:noProof/>
              <w:sz w:val="20"/>
              <w:lang w:eastAsia="ja-JP" w:bidi="ar-SA"/>
              <w:rPrChange w:id="152" w:author="Nguyen Thi Thuy Duong" w:date="2019-12-23T23:51:00Z">
                <w:rPr>
                  <w:ins w:id="153" w:author="Nguyen Thi Thuy Duong" w:date="2019-12-23T23:51:00Z"/>
                  <w:del w:id="154" w:author="Khanh Linh Trinh" w:date="2019-12-24T00:46:00Z"/>
                  <w:rFonts w:asciiTheme="minorHAnsi" w:eastAsiaTheme="minorEastAsia" w:hAnsiTheme="minorHAnsi" w:cstheme="minorBidi"/>
                  <w:b w:val="0"/>
                  <w:bCs w:val="0"/>
                  <w:caps w:val="0"/>
                  <w:noProof/>
                  <w:sz w:val="22"/>
                  <w:szCs w:val="22"/>
                  <w:lang w:eastAsia="ja-JP" w:bidi="ar-SA"/>
                </w:rPr>
              </w:rPrChange>
            </w:rPr>
          </w:pPr>
          <w:ins w:id="155" w:author="Nguyen Thi Thuy Duong" w:date="2019-12-23T23:51:00Z">
            <w:del w:id="156" w:author="Khanh Linh Trinh" w:date="2019-12-24T00:46:00Z">
              <w:r w:rsidRPr="00081918" w:rsidDel="00081918">
                <w:rPr>
                  <w:rStyle w:val="Hyperlink"/>
                  <w:noProof/>
                  <w:sz w:val="20"/>
                  <w:rPrChange w:id="157" w:author="Khanh Linh Trinh" w:date="2019-12-24T00:46:00Z">
                    <w:rPr>
                      <w:rStyle w:val="Hyperlink"/>
                      <w:noProof/>
                    </w:rPr>
                  </w:rPrChange>
                </w:rPr>
                <w:delText>1.</w:delText>
              </w:r>
              <w:r w:rsidRPr="00F864E5" w:rsidDel="00081918">
                <w:rPr>
                  <w:rFonts w:asciiTheme="minorHAnsi" w:eastAsiaTheme="minorEastAsia" w:hAnsiTheme="minorHAnsi" w:cstheme="minorBidi"/>
                  <w:b w:val="0"/>
                  <w:bCs w:val="0"/>
                  <w:caps w:val="0"/>
                  <w:noProof/>
                  <w:sz w:val="20"/>
                  <w:lang w:eastAsia="ja-JP" w:bidi="ar-SA"/>
                  <w:rPrChange w:id="158"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081918" w:rsidDel="00081918">
                <w:rPr>
                  <w:rStyle w:val="Hyperlink"/>
                  <w:noProof/>
                  <w:sz w:val="20"/>
                  <w:rPrChange w:id="159" w:author="Khanh Linh Trinh" w:date="2019-12-24T00:46:00Z">
                    <w:rPr>
                      <w:rStyle w:val="Hyperlink"/>
                      <w:noProof/>
                    </w:rPr>
                  </w:rPrChange>
                </w:rPr>
                <w:delText>Giới thiệu dự án</w:delText>
              </w:r>
              <w:r w:rsidRPr="00F864E5" w:rsidDel="00081918">
                <w:rPr>
                  <w:noProof/>
                  <w:webHidden/>
                  <w:sz w:val="20"/>
                  <w:rPrChange w:id="160" w:author="Nguyen Thi Thuy Duong" w:date="2019-12-23T23:51:00Z">
                    <w:rPr>
                      <w:noProof/>
                      <w:webHidden/>
                    </w:rPr>
                  </w:rPrChange>
                </w:rPr>
                <w:tab/>
                <w:delText>3</w:delText>
              </w:r>
            </w:del>
          </w:ins>
        </w:p>
        <w:p w14:paraId="1168BC80" w14:textId="0581A380" w:rsidR="00F864E5" w:rsidRPr="00F864E5" w:rsidDel="00081918" w:rsidRDefault="00F864E5">
          <w:pPr>
            <w:pStyle w:val="TOC2"/>
            <w:rPr>
              <w:ins w:id="161" w:author="Nguyen Thi Thuy Duong" w:date="2019-12-23T23:51:00Z"/>
              <w:del w:id="162" w:author="Khanh Linh Trinh" w:date="2019-12-24T00:46:00Z"/>
              <w:rFonts w:asciiTheme="minorHAnsi" w:eastAsiaTheme="minorEastAsia" w:hAnsiTheme="minorHAnsi" w:cstheme="minorBidi"/>
              <w:noProof/>
              <w:sz w:val="20"/>
              <w:lang w:eastAsia="ja-JP" w:bidi="ar-SA"/>
              <w:rPrChange w:id="163" w:author="Nguyen Thi Thuy Duong" w:date="2019-12-23T23:51:00Z">
                <w:rPr>
                  <w:ins w:id="164" w:author="Nguyen Thi Thuy Duong" w:date="2019-12-23T23:51:00Z"/>
                  <w:del w:id="165" w:author="Khanh Linh Trinh" w:date="2019-12-24T00:46:00Z"/>
                  <w:rFonts w:asciiTheme="minorHAnsi" w:eastAsiaTheme="minorEastAsia" w:hAnsiTheme="minorHAnsi" w:cstheme="minorBidi"/>
                  <w:noProof/>
                  <w:sz w:val="22"/>
                  <w:szCs w:val="22"/>
                  <w:lang w:eastAsia="ja-JP" w:bidi="ar-SA"/>
                </w:rPr>
              </w:rPrChange>
            </w:rPr>
          </w:pPr>
          <w:ins w:id="166" w:author="Nguyen Thi Thuy Duong" w:date="2019-12-23T23:51:00Z">
            <w:del w:id="167" w:author="Khanh Linh Trinh" w:date="2019-12-24T00:46:00Z">
              <w:r w:rsidRPr="00081918" w:rsidDel="00081918">
                <w:rPr>
                  <w:rStyle w:val="Hyperlink"/>
                  <w:rFonts w:cs="Tahoma"/>
                  <w:noProof/>
                  <w:sz w:val="20"/>
                  <w:rPrChange w:id="168" w:author="Khanh Linh Trinh" w:date="2019-12-24T00:46:00Z">
                    <w:rPr>
                      <w:rStyle w:val="Hyperlink"/>
                      <w:rFonts w:cs="Tahoma"/>
                      <w:noProof/>
                    </w:rPr>
                  </w:rPrChange>
                </w:rPr>
                <w:delText>1.1.</w:delText>
              </w:r>
              <w:r w:rsidRPr="00F864E5" w:rsidDel="00081918">
                <w:rPr>
                  <w:rFonts w:asciiTheme="minorHAnsi" w:eastAsiaTheme="minorEastAsia" w:hAnsiTheme="minorHAnsi" w:cstheme="minorBidi"/>
                  <w:noProof/>
                  <w:sz w:val="20"/>
                  <w:lang w:eastAsia="ja-JP" w:bidi="ar-SA"/>
                  <w:rPrChange w:id="169"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170" w:author="Khanh Linh Trinh" w:date="2019-12-24T00:46:00Z">
                    <w:rPr>
                      <w:rStyle w:val="Hyperlink"/>
                      <w:noProof/>
                    </w:rPr>
                  </w:rPrChange>
                </w:rPr>
                <w:delText>Mô tả dự án</w:delText>
              </w:r>
              <w:r w:rsidRPr="00F864E5" w:rsidDel="00081918">
                <w:rPr>
                  <w:noProof/>
                  <w:webHidden/>
                  <w:sz w:val="20"/>
                  <w:rPrChange w:id="171" w:author="Nguyen Thi Thuy Duong" w:date="2019-12-23T23:51:00Z">
                    <w:rPr>
                      <w:noProof/>
                      <w:webHidden/>
                    </w:rPr>
                  </w:rPrChange>
                </w:rPr>
                <w:tab/>
                <w:delText>3</w:delText>
              </w:r>
            </w:del>
          </w:ins>
        </w:p>
        <w:p w14:paraId="7A142B0D" w14:textId="4BAB4DE4" w:rsidR="00F864E5" w:rsidRPr="00F864E5" w:rsidDel="00081918" w:rsidRDefault="00F864E5">
          <w:pPr>
            <w:pStyle w:val="TOC2"/>
            <w:rPr>
              <w:ins w:id="172" w:author="Nguyen Thi Thuy Duong" w:date="2019-12-23T23:51:00Z"/>
              <w:del w:id="173" w:author="Khanh Linh Trinh" w:date="2019-12-24T00:46:00Z"/>
              <w:rFonts w:asciiTheme="minorHAnsi" w:eastAsiaTheme="minorEastAsia" w:hAnsiTheme="minorHAnsi" w:cstheme="minorBidi"/>
              <w:noProof/>
              <w:sz w:val="20"/>
              <w:lang w:eastAsia="ja-JP" w:bidi="ar-SA"/>
              <w:rPrChange w:id="174" w:author="Nguyen Thi Thuy Duong" w:date="2019-12-23T23:51:00Z">
                <w:rPr>
                  <w:ins w:id="175" w:author="Nguyen Thi Thuy Duong" w:date="2019-12-23T23:51:00Z"/>
                  <w:del w:id="176" w:author="Khanh Linh Trinh" w:date="2019-12-24T00:46:00Z"/>
                  <w:rFonts w:asciiTheme="minorHAnsi" w:eastAsiaTheme="minorEastAsia" w:hAnsiTheme="minorHAnsi" w:cstheme="minorBidi"/>
                  <w:noProof/>
                  <w:sz w:val="22"/>
                  <w:szCs w:val="22"/>
                  <w:lang w:eastAsia="ja-JP" w:bidi="ar-SA"/>
                </w:rPr>
              </w:rPrChange>
            </w:rPr>
          </w:pPr>
          <w:ins w:id="177" w:author="Nguyen Thi Thuy Duong" w:date="2019-12-23T23:51:00Z">
            <w:del w:id="178" w:author="Khanh Linh Trinh" w:date="2019-12-24T00:46:00Z">
              <w:r w:rsidRPr="00081918" w:rsidDel="00081918">
                <w:rPr>
                  <w:rStyle w:val="Hyperlink"/>
                  <w:rFonts w:cs="Tahoma"/>
                  <w:noProof/>
                  <w:sz w:val="20"/>
                  <w:rPrChange w:id="179" w:author="Khanh Linh Trinh" w:date="2019-12-24T00:46:00Z">
                    <w:rPr>
                      <w:rStyle w:val="Hyperlink"/>
                      <w:rFonts w:cs="Tahoma"/>
                      <w:noProof/>
                    </w:rPr>
                  </w:rPrChange>
                </w:rPr>
                <w:delText>1.2.</w:delText>
              </w:r>
              <w:r w:rsidRPr="00F864E5" w:rsidDel="00081918">
                <w:rPr>
                  <w:rFonts w:asciiTheme="minorHAnsi" w:eastAsiaTheme="minorEastAsia" w:hAnsiTheme="minorHAnsi" w:cstheme="minorBidi"/>
                  <w:noProof/>
                  <w:sz w:val="20"/>
                  <w:lang w:eastAsia="ja-JP" w:bidi="ar-SA"/>
                  <w:rPrChange w:id="180"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181" w:author="Khanh Linh Trinh" w:date="2019-12-24T00:46:00Z">
                    <w:rPr>
                      <w:rStyle w:val="Hyperlink"/>
                      <w:noProof/>
                    </w:rPr>
                  </w:rPrChange>
                </w:rPr>
                <w:delText>Công cụ quản lý</w:delText>
              </w:r>
              <w:r w:rsidRPr="00F864E5" w:rsidDel="00081918">
                <w:rPr>
                  <w:noProof/>
                  <w:webHidden/>
                  <w:sz w:val="20"/>
                  <w:rPrChange w:id="182" w:author="Nguyen Thi Thuy Duong" w:date="2019-12-23T23:51:00Z">
                    <w:rPr>
                      <w:noProof/>
                      <w:webHidden/>
                    </w:rPr>
                  </w:rPrChange>
                </w:rPr>
                <w:tab/>
                <w:delText>3</w:delText>
              </w:r>
            </w:del>
          </w:ins>
        </w:p>
        <w:p w14:paraId="72C48688" w14:textId="1484C9DF" w:rsidR="00F864E5" w:rsidRPr="00F864E5" w:rsidDel="00081918" w:rsidRDefault="00F864E5">
          <w:pPr>
            <w:pStyle w:val="TOC1"/>
            <w:rPr>
              <w:ins w:id="183" w:author="Nguyen Thi Thuy Duong" w:date="2019-12-23T23:51:00Z"/>
              <w:del w:id="184" w:author="Khanh Linh Trinh" w:date="2019-12-24T00:46:00Z"/>
              <w:rFonts w:asciiTheme="minorHAnsi" w:eastAsiaTheme="minorEastAsia" w:hAnsiTheme="minorHAnsi" w:cstheme="minorBidi"/>
              <w:b w:val="0"/>
              <w:bCs w:val="0"/>
              <w:caps w:val="0"/>
              <w:noProof/>
              <w:sz w:val="20"/>
              <w:lang w:eastAsia="ja-JP" w:bidi="ar-SA"/>
              <w:rPrChange w:id="185" w:author="Nguyen Thi Thuy Duong" w:date="2019-12-23T23:51:00Z">
                <w:rPr>
                  <w:ins w:id="186" w:author="Nguyen Thi Thuy Duong" w:date="2019-12-23T23:51:00Z"/>
                  <w:del w:id="187" w:author="Khanh Linh Trinh" w:date="2019-12-24T00:46:00Z"/>
                  <w:rFonts w:asciiTheme="minorHAnsi" w:eastAsiaTheme="minorEastAsia" w:hAnsiTheme="minorHAnsi" w:cstheme="minorBidi"/>
                  <w:b w:val="0"/>
                  <w:bCs w:val="0"/>
                  <w:caps w:val="0"/>
                  <w:noProof/>
                  <w:sz w:val="22"/>
                  <w:szCs w:val="22"/>
                  <w:lang w:eastAsia="ja-JP" w:bidi="ar-SA"/>
                </w:rPr>
              </w:rPrChange>
            </w:rPr>
          </w:pPr>
          <w:ins w:id="188" w:author="Nguyen Thi Thuy Duong" w:date="2019-12-23T23:51:00Z">
            <w:del w:id="189" w:author="Khanh Linh Trinh" w:date="2019-12-24T00:46:00Z">
              <w:r w:rsidRPr="00081918" w:rsidDel="00081918">
                <w:rPr>
                  <w:rStyle w:val="Hyperlink"/>
                  <w:noProof/>
                  <w:sz w:val="20"/>
                  <w:rPrChange w:id="190" w:author="Khanh Linh Trinh" w:date="2019-12-24T00:46:00Z">
                    <w:rPr>
                      <w:rStyle w:val="Hyperlink"/>
                      <w:noProof/>
                    </w:rPr>
                  </w:rPrChange>
                </w:rPr>
                <w:delText>2.</w:delText>
              </w:r>
              <w:r w:rsidRPr="00F864E5" w:rsidDel="00081918">
                <w:rPr>
                  <w:rFonts w:asciiTheme="minorHAnsi" w:eastAsiaTheme="minorEastAsia" w:hAnsiTheme="minorHAnsi" w:cstheme="minorBidi"/>
                  <w:b w:val="0"/>
                  <w:bCs w:val="0"/>
                  <w:caps w:val="0"/>
                  <w:noProof/>
                  <w:sz w:val="20"/>
                  <w:lang w:eastAsia="ja-JP" w:bidi="ar-SA"/>
                  <w:rPrChange w:id="191"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081918" w:rsidDel="00081918">
                <w:rPr>
                  <w:rStyle w:val="Hyperlink"/>
                  <w:noProof/>
                  <w:sz w:val="20"/>
                  <w:rPrChange w:id="192" w:author="Khanh Linh Trinh" w:date="2019-12-24T00:46:00Z">
                    <w:rPr>
                      <w:rStyle w:val="Hyperlink"/>
                      <w:noProof/>
                    </w:rPr>
                  </w:rPrChange>
                </w:rPr>
                <w:delText>Các nhân sự tham gia dự án</w:delText>
              </w:r>
              <w:r w:rsidRPr="00F864E5" w:rsidDel="00081918">
                <w:rPr>
                  <w:noProof/>
                  <w:webHidden/>
                  <w:sz w:val="20"/>
                  <w:rPrChange w:id="193" w:author="Nguyen Thi Thuy Duong" w:date="2019-12-23T23:51:00Z">
                    <w:rPr>
                      <w:noProof/>
                      <w:webHidden/>
                    </w:rPr>
                  </w:rPrChange>
                </w:rPr>
                <w:tab/>
                <w:delText>4</w:delText>
              </w:r>
            </w:del>
          </w:ins>
        </w:p>
        <w:p w14:paraId="786A1680" w14:textId="462CB178" w:rsidR="00F864E5" w:rsidRPr="00F864E5" w:rsidDel="00081918" w:rsidRDefault="00F864E5">
          <w:pPr>
            <w:pStyle w:val="TOC2"/>
            <w:rPr>
              <w:ins w:id="194" w:author="Nguyen Thi Thuy Duong" w:date="2019-12-23T23:51:00Z"/>
              <w:del w:id="195" w:author="Khanh Linh Trinh" w:date="2019-12-24T00:46:00Z"/>
              <w:rFonts w:asciiTheme="minorHAnsi" w:eastAsiaTheme="minorEastAsia" w:hAnsiTheme="minorHAnsi" w:cstheme="minorBidi"/>
              <w:noProof/>
              <w:sz w:val="20"/>
              <w:lang w:eastAsia="ja-JP" w:bidi="ar-SA"/>
              <w:rPrChange w:id="196" w:author="Nguyen Thi Thuy Duong" w:date="2019-12-23T23:51:00Z">
                <w:rPr>
                  <w:ins w:id="197" w:author="Nguyen Thi Thuy Duong" w:date="2019-12-23T23:51:00Z"/>
                  <w:del w:id="198" w:author="Khanh Linh Trinh" w:date="2019-12-24T00:46:00Z"/>
                  <w:rFonts w:asciiTheme="minorHAnsi" w:eastAsiaTheme="minorEastAsia" w:hAnsiTheme="minorHAnsi" w:cstheme="minorBidi"/>
                  <w:noProof/>
                  <w:sz w:val="22"/>
                  <w:szCs w:val="22"/>
                  <w:lang w:eastAsia="ja-JP" w:bidi="ar-SA"/>
                </w:rPr>
              </w:rPrChange>
            </w:rPr>
          </w:pPr>
          <w:ins w:id="199" w:author="Nguyen Thi Thuy Duong" w:date="2019-12-23T23:51:00Z">
            <w:del w:id="200" w:author="Khanh Linh Trinh" w:date="2019-12-24T00:46:00Z">
              <w:r w:rsidRPr="00081918" w:rsidDel="00081918">
                <w:rPr>
                  <w:rStyle w:val="Hyperlink"/>
                  <w:rFonts w:cs="Tahoma"/>
                  <w:noProof/>
                  <w:sz w:val="20"/>
                  <w:rPrChange w:id="201" w:author="Khanh Linh Trinh" w:date="2019-12-24T00:46:00Z">
                    <w:rPr>
                      <w:rStyle w:val="Hyperlink"/>
                      <w:rFonts w:cs="Tahoma"/>
                      <w:noProof/>
                    </w:rPr>
                  </w:rPrChange>
                </w:rPr>
                <w:delText>2.1.</w:delText>
              </w:r>
              <w:r w:rsidRPr="00F864E5" w:rsidDel="00081918">
                <w:rPr>
                  <w:rFonts w:asciiTheme="minorHAnsi" w:eastAsiaTheme="minorEastAsia" w:hAnsiTheme="minorHAnsi" w:cstheme="minorBidi"/>
                  <w:noProof/>
                  <w:sz w:val="20"/>
                  <w:lang w:eastAsia="ja-JP" w:bidi="ar-SA"/>
                  <w:rPrChange w:id="202"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203" w:author="Khanh Linh Trinh" w:date="2019-12-24T00:46:00Z">
                    <w:rPr>
                      <w:rStyle w:val="Hyperlink"/>
                      <w:noProof/>
                    </w:rPr>
                  </w:rPrChange>
                </w:rPr>
                <w:delText>Thông tin liên hệ phía khách hàng</w:delText>
              </w:r>
              <w:r w:rsidRPr="00F864E5" w:rsidDel="00081918">
                <w:rPr>
                  <w:noProof/>
                  <w:webHidden/>
                  <w:sz w:val="20"/>
                  <w:rPrChange w:id="204" w:author="Nguyen Thi Thuy Duong" w:date="2019-12-23T23:51:00Z">
                    <w:rPr>
                      <w:noProof/>
                      <w:webHidden/>
                    </w:rPr>
                  </w:rPrChange>
                </w:rPr>
                <w:tab/>
                <w:delText>4</w:delText>
              </w:r>
            </w:del>
          </w:ins>
        </w:p>
        <w:p w14:paraId="18EE1986" w14:textId="5B3299DF" w:rsidR="00F864E5" w:rsidRPr="00F864E5" w:rsidDel="00081918" w:rsidRDefault="00F864E5">
          <w:pPr>
            <w:pStyle w:val="TOC2"/>
            <w:rPr>
              <w:ins w:id="205" w:author="Nguyen Thi Thuy Duong" w:date="2019-12-23T23:51:00Z"/>
              <w:del w:id="206" w:author="Khanh Linh Trinh" w:date="2019-12-24T00:46:00Z"/>
              <w:rFonts w:asciiTheme="minorHAnsi" w:eastAsiaTheme="minorEastAsia" w:hAnsiTheme="minorHAnsi" w:cstheme="minorBidi"/>
              <w:noProof/>
              <w:sz w:val="20"/>
              <w:lang w:eastAsia="ja-JP" w:bidi="ar-SA"/>
              <w:rPrChange w:id="207" w:author="Nguyen Thi Thuy Duong" w:date="2019-12-23T23:51:00Z">
                <w:rPr>
                  <w:ins w:id="208" w:author="Nguyen Thi Thuy Duong" w:date="2019-12-23T23:51:00Z"/>
                  <w:del w:id="209" w:author="Khanh Linh Trinh" w:date="2019-12-24T00:46:00Z"/>
                  <w:rFonts w:asciiTheme="minorHAnsi" w:eastAsiaTheme="minorEastAsia" w:hAnsiTheme="minorHAnsi" w:cstheme="minorBidi"/>
                  <w:noProof/>
                  <w:sz w:val="22"/>
                  <w:szCs w:val="22"/>
                  <w:lang w:eastAsia="ja-JP" w:bidi="ar-SA"/>
                </w:rPr>
              </w:rPrChange>
            </w:rPr>
          </w:pPr>
          <w:ins w:id="210" w:author="Nguyen Thi Thuy Duong" w:date="2019-12-23T23:51:00Z">
            <w:del w:id="211" w:author="Khanh Linh Trinh" w:date="2019-12-24T00:46:00Z">
              <w:r w:rsidRPr="00081918" w:rsidDel="00081918">
                <w:rPr>
                  <w:rStyle w:val="Hyperlink"/>
                  <w:rFonts w:cs="Tahoma"/>
                  <w:noProof/>
                  <w:sz w:val="20"/>
                  <w:rPrChange w:id="212" w:author="Khanh Linh Trinh" w:date="2019-12-24T00:46:00Z">
                    <w:rPr>
                      <w:rStyle w:val="Hyperlink"/>
                      <w:rFonts w:cs="Tahoma"/>
                      <w:noProof/>
                    </w:rPr>
                  </w:rPrChange>
                </w:rPr>
                <w:delText>2.2.</w:delText>
              </w:r>
              <w:r w:rsidRPr="00F864E5" w:rsidDel="00081918">
                <w:rPr>
                  <w:rFonts w:asciiTheme="minorHAnsi" w:eastAsiaTheme="minorEastAsia" w:hAnsiTheme="minorHAnsi" w:cstheme="minorBidi"/>
                  <w:noProof/>
                  <w:sz w:val="20"/>
                  <w:lang w:eastAsia="ja-JP" w:bidi="ar-SA"/>
                  <w:rPrChange w:id="213"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214" w:author="Khanh Linh Trinh" w:date="2019-12-24T00:46:00Z">
                    <w:rPr>
                      <w:rStyle w:val="Hyperlink"/>
                      <w:noProof/>
                    </w:rPr>
                  </w:rPrChange>
                </w:rPr>
                <w:delText>Thông tin liên hệ phía công ty</w:delText>
              </w:r>
              <w:r w:rsidRPr="00F864E5" w:rsidDel="00081918">
                <w:rPr>
                  <w:noProof/>
                  <w:webHidden/>
                  <w:sz w:val="20"/>
                  <w:rPrChange w:id="215" w:author="Nguyen Thi Thuy Duong" w:date="2019-12-23T23:51:00Z">
                    <w:rPr>
                      <w:noProof/>
                      <w:webHidden/>
                    </w:rPr>
                  </w:rPrChange>
                </w:rPr>
                <w:tab/>
                <w:delText>4</w:delText>
              </w:r>
            </w:del>
          </w:ins>
        </w:p>
        <w:p w14:paraId="0155E840" w14:textId="73AAC386" w:rsidR="00F864E5" w:rsidRPr="00F864E5" w:rsidDel="00081918" w:rsidRDefault="00F864E5">
          <w:pPr>
            <w:pStyle w:val="TOC2"/>
            <w:rPr>
              <w:ins w:id="216" w:author="Nguyen Thi Thuy Duong" w:date="2019-12-23T23:51:00Z"/>
              <w:del w:id="217" w:author="Khanh Linh Trinh" w:date="2019-12-24T00:46:00Z"/>
              <w:rFonts w:asciiTheme="minorHAnsi" w:eastAsiaTheme="minorEastAsia" w:hAnsiTheme="minorHAnsi" w:cstheme="minorBidi"/>
              <w:noProof/>
              <w:sz w:val="20"/>
              <w:lang w:eastAsia="ja-JP" w:bidi="ar-SA"/>
              <w:rPrChange w:id="218" w:author="Nguyen Thi Thuy Duong" w:date="2019-12-23T23:51:00Z">
                <w:rPr>
                  <w:ins w:id="219" w:author="Nguyen Thi Thuy Duong" w:date="2019-12-23T23:51:00Z"/>
                  <w:del w:id="220" w:author="Khanh Linh Trinh" w:date="2019-12-24T00:46:00Z"/>
                  <w:rFonts w:asciiTheme="minorHAnsi" w:eastAsiaTheme="minorEastAsia" w:hAnsiTheme="minorHAnsi" w:cstheme="minorBidi"/>
                  <w:noProof/>
                  <w:sz w:val="22"/>
                  <w:szCs w:val="22"/>
                  <w:lang w:eastAsia="ja-JP" w:bidi="ar-SA"/>
                </w:rPr>
              </w:rPrChange>
            </w:rPr>
          </w:pPr>
          <w:ins w:id="221" w:author="Nguyen Thi Thuy Duong" w:date="2019-12-23T23:51:00Z">
            <w:del w:id="222" w:author="Khanh Linh Trinh" w:date="2019-12-24T00:46:00Z">
              <w:r w:rsidRPr="00081918" w:rsidDel="00081918">
                <w:rPr>
                  <w:rStyle w:val="Hyperlink"/>
                  <w:rFonts w:cs="Tahoma"/>
                  <w:noProof/>
                  <w:sz w:val="20"/>
                  <w:rPrChange w:id="223" w:author="Khanh Linh Trinh" w:date="2019-12-24T00:46:00Z">
                    <w:rPr>
                      <w:rStyle w:val="Hyperlink"/>
                      <w:rFonts w:cs="Tahoma"/>
                      <w:noProof/>
                    </w:rPr>
                  </w:rPrChange>
                </w:rPr>
                <w:delText>2.3.</w:delText>
              </w:r>
              <w:r w:rsidRPr="00F864E5" w:rsidDel="00081918">
                <w:rPr>
                  <w:rFonts w:asciiTheme="minorHAnsi" w:eastAsiaTheme="minorEastAsia" w:hAnsiTheme="minorHAnsi" w:cstheme="minorBidi"/>
                  <w:noProof/>
                  <w:sz w:val="20"/>
                  <w:lang w:eastAsia="ja-JP" w:bidi="ar-SA"/>
                  <w:rPrChange w:id="224"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225" w:author="Khanh Linh Trinh" w:date="2019-12-24T00:46:00Z">
                    <w:rPr>
                      <w:rStyle w:val="Hyperlink"/>
                      <w:noProof/>
                    </w:rPr>
                  </w:rPrChange>
                </w:rPr>
                <w:delText>Phân chia vai trò của thành viên dự án và khách hàng</w:delText>
              </w:r>
              <w:r w:rsidRPr="00F864E5" w:rsidDel="00081918">
                <w:rPr>
                  <w:noProof/>
                  <w:webHidden/>
                  <w:sz w:val="20"/>
                  <w:rPrChange w:id="226" w:author="Nguyen Thi Thuy Duong" w:date="2019-12-23T23:51:00Z">
                    <w:rPr>
                      <w:noProof/>
                      <w:webHidden/>
                    </w:rPr>
                  </w:rPrChange>
                </w:rPr>
                <w:tab/>
                <w:delText>5</w:delText>
              </w:r>
            </w:del>
          </w:ins>
        </w:p>
        <w:p w14:paraId="57BB8610" w14:textId="33831FCF" w:rsidR="00F864E5" w:rsidRPr="00F864E5" w:rsidDel="00081918" w:rsidRDefault="00F864E5">
          <w:pPr>
            <w:pStyle w:val="TOC1"/>
            <w:rPr>
              <w:ins w:id="227" w:author="Nguyen Thi Thuy Duong" w:date="2019-12-23T23:51:00Z"/>
              <w:del w:id="228" w:author="Khanh Linh Trinh" w:date="2019-12-24T00:46:00Z"/>
              <w:rFonts w:asciiTheme="minorHAnsi" w:eastAsiaTheme="minorEastAsia" w:hAnsiTheme="minorHAnsi" w:cstheme="minorBidi"/>
              <w:b w:val="0"/>
              <w:bCs w:val="0"/>
              <w:caps w:val="0"/>
              <w:noProof/>
              <w:sz w:val="20"/>
              <w:lang w:eastAsia="ja-JP" w:bidi="ar-SA"/>
              <w:rPrChange w:id="229" w:author="Nguyen Thi Thuy Duong" w:date="2019-12-23T23:51:00Z">
                <w:rPr>
                  <w:ins w:id="230" w:author="Nguyen Thi Thuy Duong" w:date="2019-12-23T23:51:00Z"/>
                  <w:del w:id="231" w:author="Khanh Linh Trinh" w:date="2019-12-24T00:46:00Z"/>
                  <w:rFonts w:asciiTheme="minorHAnsi" w:eastAsiaTheme="minorEastAsia" w:hAnsiTheme="minorHAnsi" w:cstheme="minorBidi"/>
                  <w:b w:val="0"/>
                  <w:bCs w:val="0"/>
                  <w:caps w:val="0"/>
                  <w:noProof/>
                  <w:sz w:val="22"/>
                  <w:szCs w:val="22"/>
                  <w:lang w:eastAsia="ja-JP" w:bidi="ar-SA"/>
                </w:rPr>
              </w:rPrChange>
            </w:rPr>
          </w:pPr>
          <w:ins w:id="232" w:author="Nguyen Thi Thuy Duong" w:date="2019-12-23T23:51:00Z">
            <w:del w:id="233" w:author="Khanh Linh Trinh" w:date="2019-12-24T00:46:00Z">
              <w:r w:rsidRPr="00081918" w:rsidDel="00081918">
                <w:rPr>
                  <w:rStyle w:val="Hyperlink"/>
                  <w:noProof/>
                  <w:sz w:val="20"/>
                  <w:rPrChange w:id="234" w:author="Khanh Linh Trinh" w:date="2019-12-24T00:46:00Z">
                    <w:rPr>
                      <w:rStyle w:val="Hyperlink"/>
                      <w:noProof/>
                    </w:rPr>
                  </w:rPrChange>
                </w:rPr>
                <w:delText>3.</w:delText>
              </w:r>
              <w:r w:rsidRPr="00F864E5" w:rsidDel="00081918">
                <w:rPr>
                  <w:rFonts w:asciiTheme="minorHAnsi" w:eastAsiaTheme="minorEastAsia" w:hAnsiTheme="minorHAnsi" w:cstheme="minorBidi"/>
                  <w:b w:val="0"/>
                  <w:bCs w:val="0"/>
                  <w:caps w:val="0"/>
                  <w:noProof/>
                  <w:sz w:val="20"/>
                  <w:lang w:eastAsia="ja-JP" w:bidi="ar-SA"/>
                  <w:rPrChange w:id="235"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081918" w:rsidDel="00081918">
                <w:rPr>
                  <w:rStyle w:val="Hyperlink"/>
                  <w:noProof/>
                  <w:sz w:val="20"/>
                  <w:rPrChange w:id="236" w:author="Khanh Linh Trinh" w:date="2019-12-24T00:46:00Z">
                    <w:rPr>
                      <w:rStyle w:val="Hyperlink"/>
                      <w:noProof/>
                    </w:rPr>
                  </w:rPrChange>
                </w:rPr>
                <w:delText>Khảo sát dự án</w:delText>
              </w:r>
              <w:r w:rsidRPr="00F864E5" w:rsidDel="00081918">
                <w:rPr>
                  <w:noProof/>
                  <w:webHidden/>
                  <w:sz w:val="20"/>
                  <w:rPrChange w:id="237" w:author="Nguyen Thi Thuy Duong" w:date="2019-12-23T23:51:00Z">
                    <w:rPr>
                      <w:noProof/>
                      <w:webHidden/>
                    </w:rPr>
                  </w:rPrChange>
                </w:rPr>
                <w:tab/>
                <w:delText>5</w:delText>
              </w:r>
            </w:del>
          </w:ins>
        </w:p>
        <w:p w14:paraId="5012F119" w14:textId="537BFCE5" w:rsidR="00F864E5" w:rsidRPr="00F864E5" w:rsidDel="00081918" w:rsidRDefault="00F864E5">
          <w:pPr>
            <w:pStyle w:val="TOC2"/>
            <w:rPr>
              <w:ins w:id="238" w:author="Nguyen Thi Thuy Duong" w:date="2019-12-23T23:51:00Z"/>
              <w:del w:id="239" w:author="Khanh Linh Trinh" w:date="2019-12-24T00:46:00Z"/>
              <w:rFonts w:asciiTheme="minorHAnsi" w:eastAsiaTheme="minorEastAsia" w:hAnsiTheme="minorHAnsi" w:cstheme="minorBidi"/>
              <w:noProof/>
              <w:sz w:val="20"/>
              <w:lang w:eastAsia="ja-JP" w:bidi="ar-SA"/>
              <w:rPrChange w:id="240" w:author="Nguyen Thi Thuy Duong" w:date="2019-12-23T23:51:00Z">
                <w:rPr>
                  <w:ins w:id="241" w:author="Nguyen Thi Thuy Duong" w:date="2019-12-23T23:51:00Z"/>
                  <w:del w:id="242" w:author="Khanh Linh Trinh" w:date="2019-12-24T00:46:00Z"/>
                  <w:rFonts w:asciiTheme="minorHAnsi" w:eastAsiaTheme="minorEastAsia" w:hAnsiTheme="minorHAnsi" w:cstheme="minorBidi"/>
                  <w:noProof/>
                  <w:sz w:val="22"/>
                  <w:szCs w:val="22"/>
                  <w:lang w:eastAsia="ja-JP" w:bidi="ar-SA"/>
                </w:rPr>
              </w:rPrChange>
            </w:rPr>
          </w:pPr>
          <w:ins w:id="243" w:author="Nguyen Thi Thuy Duong" w:date="2019-12-23T23:51:00Z">
            <w:del w:id="244" w:author="Khanh Linh Trinh" w:date="2019-12-24T00:46:00Z">
              <w:r w:rsidRPr="00081918" w:rsidDel="00081918">
                <w:rPr>
                  <w:rStyle w:val="Hyperlink"/>
                  <w:rFonts w:cs="Tahoma"/>
                  <w:noProof/>
                  <w:sz w:val="20"/>
                  <w:rPrChange w:id="245" w:author="Khanh Linh Trinh" w:date="2019-12-24T00:46:00Z">
                    <w:rPr>
                      <w:rStyle w:val="Hyperlink"/>
                      <w:rFonts w:cs="Tahoma"/>
                      <w:noProof/>
                    </w:rPr>
                  </w:rPrChange>
                </w:rPr>
                <w:delText>3.1.</w:delText>
              </w:r>
              <w:r w:rsidRPr="00F864E5" w:rsidDel="00081918">
                <w:rPr>
                  <w:rFonts w:asciiTheme="minorHAnsi" w:eastAsiaTheme="minorEastAsia" w:hAnsiTheme="minorHAnsi" w:cstheme="minorBidi"/>
                  <w:noProof/>
                  <w:sz w:val="20"/>
                  <w:lang w:eastAsia="ja-JP" w:bidi="ar-SA"/>
                  <w:rPrChange w:id="246"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247" w:author="Khanh Linh Trinh" w:date="2019-12-24T00:46:00Z">
                    <w:rPr>
                      <w:rStyle w:val="Hyperlink"/>
                      <w:noProof/>
                    </w:rPr>
                  </w:rPrChange>
                </w:rPr>
                <w:delText>Yêu cầu khách hàng</w:delText>
              </w:r>
              <w:r w:rsidRPr="00F864E5" w:rsidDel="00081918">
                <w:rPr>
                  <w:noProof/>
                  <w:webHidden/>
                  <w:sz w:val="20"/>
                  <w:rPrChange w:id="248" w:author="Nguyen Thi Thuy Duong" w:date="2019-12-23T23:51:00Z">
                    <w:rPr>
                      <w:noProof/>
                      <w:webHidden/>
                    </w:rPr>
                  </w:rPrChange>
                </w:rPr>
                <w:tab/>
                <w:delText>5</w:delText>
              </w:r>
            </w:del>
          </w:ins>
        </w:p>
        <w:p w14:paraId="01B836DC" w14:textId="70D279D1" w:rsidR="00F864E5" w:rsidRPr="00F864E5" w:rsidDel="00081918" w:rsidRDefault="00F864E5">
          <w:pPr>
            <w:pStyle w:val="TOC2"/>
            <w:rPr>
              <w:ins w:id="249" w:author="Nguyen Thi Thuy Duong" w:date="2019-12-23T23:51:00Z"/>
              <w:del w:id="250" w:author="Khanh Linh Trinh" w:date="2019-12-24T00:46:00Z"/>
              <w:rFonts w:asciiTheme="minorHAnsi" w:eastAsiaTheme="minorEastAsia" w:hAnsiTheme="minorHAnsi" w:cstheme="minorBidi"/>
              <w:noProof/>
              <w:sz w:val="20"/>
              <w:lang w:eastAsia="ja-JP" w:bidi="ar-SA"/>
              <w:rPrChange w:id="251" w:author="Nguyen Thi Thuy Duong" w:date="2019-12-23T23:51:00Z">
                <w:rPr>
                  <w:ins w:id="252" w:author="Nguyen Thi Thuy Duong" w:date="2019-12-23T23:51:00Z"/>
                  <w:del w:id="253" w:author="Khanh Linh Trinh" w:date="2019-12-24T00:46:00Z"/>
                  <w:rFonts w:asciiTheme="minorHAnsi" w:eastAsiaTheme="minorEastAsia" w:hAnsiTheme="minorHAnsi" w:cstheme="minorBidi"/>
                  <w:noProof/>
                  <w:sz w:val="22"/>
                  <w:szCs w:val="22"/>
                  <w:lang w:eastAsia="ja-JP" w:bidi="ar-SA"/>
                </w:rPr>
              </w:rPrChange>
            </w:rPr>
          </w:pPr>
          <w:ins w:id="254" w:author="Nguyen Thi Thuy Duong" w:date="2019-12-23T23:51:00Z">
            <w:del w:id="255" w:author="Khanh Linh Trinh" w:date="2019-12-24T00:46:00Z">
              <w:r w:rsidRPr="00081918" w:rsidDel="00081918">
                <w:rPr>
                  <w:rStyle w:val="Hyperlink"/>
                  <w:rFonts w:cs="Tahoma"/>
                  <w:noProof/>
                  <w:sz w:val="20"/>
                  <w:rPrChange w:id="256" w:author="Khanh Linh Trinh" w:date="2019-12-24T00:46:00Z">
                    <w:rPr>
                      <w:rStyle w:val="Hyperlink"/>
                      <w:rFonts w:cs="Tahoma"/>
                      <w:noProof/>
                    </w:rPr>
                  </w:rPrChange>
                </w:rPr>
                <w:delText>3.2.</w:delText>
              </w:r>
              <w:r w:rsidRPr="00F864E5" w:rsidDel="00081918">
                <w:rPr>
                  <w:rFonts w:asciiTheme="minorHAnsi" w:eastAsiaTheme="minorEastAsia" w:hAnsiTheme="minorHAnsi" w:cstheme="minorBidi"/>
                  <w:noProof/>
                  <w:sz w:val="20"/>
                  <w:lang w:eastAsia="ja-JP" w:bidi="ar-SA"/>
                  <w:rPrChange w:id="257"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258" w:author="Khanh Linh Trinh" w:date="2019-12-24T00:46:00Z">
                    <w:rPr>
                      <w:rStyle w:val="Hyperlink"/>
                      <w:noProof/>
                    </w:rPr>
                  </w:rPrChange>
                </w:rPr>
                <w:delText>Mô hình hoạt động hiện thời – nghiệp vụ</w:delText>
              </w:r>
              <w:r w:rsidRPr="00F864E5" w:rsidDel="00081918">
                <w:rPr>
                  <w:noProof/>
                  <w:webHidden/>
                  <w:sz w:val="20"/>
                  <w:rPrChange w:id="259" w:author="Nguyen Thi Thuy Duong" w:date="2019-12-23T23:51:00Z">
                    <w:rPr>
                      <w:noProof/>
                      <w:webHidden/>
                    </w:rPr>
                  </w:rPrChange>
                </w:rPr>
                <w:tab/>
                <w:delText>5</w:delText>
              </w:r>
            </w:del>
          </w:ins>
        </w:p>
        <w:p w14:paraId="131D432E" w14:textId="05A2A150" w:rsidR="00F864E5" w:rsidRPr="00F864E5" w:rsidDel="00081918" w:rsidRDefault="00F864E5">
          <w:pPr>
            <w:pStyle w:val="TOC2"/>
            <w:rPr>
              <w:ins w:id="260" w:author="Nguyen Thi Thuy Duong" w:date="2019-12-23T23:51:00Z"/>
              <w:del w:id="261" w:author="Khanh Linh Trinh" w:date="2019-12-24T00:46:00Z"/>
              <w:rFonts w:asciiTheme="minorHAnsi" w:eastAsiaTheme="minorEastAsia" w:hAnsiTheme="minorHAnsi" w:cstheme="minorBidi"/>
              <w:noProof/>
              <w:sz w:val="20"/>
              <w:lang w:eastAsia="ja-JP" w:bidi="ar-SA"/>
              <w:rPrChange w:id="262" w:author="Nguyen Thi Thuy Duong" w:date="2019-12-23T23:51:00Z">
                <w:rPr>
                  <w:ins w:id="263" w:author="Nguyen Thi Thuy Duong" w:date="2019-12-23T23:51:00Z"/>
                  <w:del w:id="264" w:author="Khanh Linh Trinh" w:date="2019-12-24T00:46:00Z"/>
                  <w:rFonts w:asciiTheme="minorHAnsi" w:eastAsiaTheme="minorEastAsia" w:hAnsiTheme="minorHAnsi" w:cstheme="minorBidi"/>
                  <w:noProof/>
                  <w:sz w:val="22"/>
                  <w:szCs w:val="22"/>
                  <w:lang w:eastAsia="ja-JP" w:bidi="ar-SA"/>
                </w:rPr>
              </w:rPrChange>
            </w:rPr>
          </w:pPr>
          <w:ins w:id="265" w:author="Nguyen Thi Thuy Duong" w:date="2019-12-23T23:51:00Z">
            <w:del w:id="266" w:author="Khanh Linh Trinh" w:date="2019-12-24T00:46:00Z">
              <w:r w:rsidRPr="00081918" w:rsidDel="00081918">
                <w:rPr>
                  <w:rStyle w:val="Hyperlink"/>
                  <w:rFonts w:cs="Tahoma"/>
                  <w:noProof/>
                  <w:sz w:val="20"/>
                  <w:rPrChange w:id="267" w:author="Khanh Linh Trinh" w:date="2019-12-24T00:46:00Z">
                    <w:rPr>
                      <w:rStyle w:val="Hyperlink"/>
                      <w:rFonts w:cs="Tahoma"/>
                      <w:noProof/>
                    </w:rPr>
                  </w:rPrChange>
                </w:rPr>
                <w:delText>3.3.</w:delText>
              </w:r>
              <w:r w:rsidRPr="00F864E5" w:rsidDel="00081918">
                <w:rPr>
                  <w:rFonts w:asciiTheme="minorHAnsi" w:eastAsiaTheme="minorEastAsia" w:hAnsiTheme="minorHAnsi" w:cstheme="minorBidi"/>
                  <w:noProof/>
                  <w:sz w:val="20"/>
                  <w:lang w:eastAsia="ja-JP" w:bidi="ar-SA"/>
                  <w:rPrChange w:id="268"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269" w:author="Khanh Linh Trinh" w:date="2019-12-24T00:46:00Z">
                    <w:rPr>
                      <w:rStyle w:val="Hyperlink"/>
                      <w:noProof/>
                    </w:rPr>
                  </w:rPrChange>
                </w:rPr>
                <w:delText>Mô hình hoạt động dự kiến sau khi áp dụng sản phẩm mới</w:delText>
              </w:r>
              <w:r w:rsidRPr="00F864E5" w:rsidDel="00081918">
                <w:rPr>
                  <w:noProof/>
                  <w:webHidden/>
                  <w:sz w:val="20"/>
                  <w:rPrChange w:id="270" w:author="Nguyen Thi Thuy Duong" w:date="2019-12-23T23:51:00Z">
                    <w:rPr>
                      <w:noProof/>
                      <w:webHidden/>
                    </w:rPr>
                  </w:rPrChange>
                </w:rPr>
                <w:tab/>
                <w:delText>6</w:delText>
              </w:r>
            </w:del>
          </w:ins>
        </w:p>
        <w:p w14:paraId="64A70A76" w14:textId="39571108" w:rsidR="00F864E5" w:rsidRPr="00F864E5" w:rsidDel="00081918" w:rsidRDefault="00F864E5">
          <w:pPr>
            <w:pStyle w:val="TOC2"/>
            <w:rPr>
              <w:ins w:id="271" w:author="Nguyen Thi Thuy Duong" w:date="2019-12-23T23:51:00Z"/>
              <w:del w:id="272" w:author="Khanh Linh Trinh" w:date="2019-12-24T00:46:00Z"/>
              <w:rFonts w:asciiTheme="minorHAnsi" w:eastAsiaTheme="minorEastAsia" w:hAnsiTheme="minorHAnsi" w:cstheme="minorBidi"/>
              <w:noProof/>
              <w:sz w:val="20"/>
              <w:lang w:eastAsia="ja-JP" w:bidi="ar-SA"/>
              <w:rPrChange w:id="273" w:author="Nguyen Thi Thuy Duong" w:date="2019-12-23T23:51:00Z">
                <w:rPr>
                  <w:ins w:id="274" w:author="Nguyen Thi Thuy Duong" w:date="2019-12-23T23:51:00Z"/>
                  <w:del w:id="275" w:author="Khanh Linh Trinh" w:date="2019-12-24T00:46:00Z"/>
                  <w:rFonts w:asciiTheme="minorHAnsi" w:eastAsiaTheme="minorEastAsia" w:hAnsiTheme="minorHAnsi" w:cstheme="minorBidi"/>
                  <w:noProof/>
                  <w:sz w:val="22"/>
                  <w:szCs w:val="22"/>
                  <w:lang w:eastAsia="ja-JP" w:bidi="ar-SA"/>
                </w:rPr>
              </w:rPrChange>
            </w:rPr>
          </w:pPr>
          <w:ins w:id="276" w:author="Nguyen Thi Thuy Duong" w:date="2019-12-23T23:51:00Z">
            <w:del w:id="277" w:author="Khanh Linh Trinh" w:date="2019-12-24T00:46:00Z">
              <w:r w:rsidRPr="00081918" w:rsidDel="00081918">
                <w:rPr>
                  <w:rStyle w:val="Hyperlink"/>
                  <w:rFonts w:cs="Tahoma"/>
                  <w:noProof/>
                  <w:sz w:val="20"/>
                  <w:rPrChange w:id="278" w:author="Khanh Linh Trinh" w:date="2019-12-24T00:46:00Z">
                    <w:rPr>
                      <w:rStyle w:val="Hyperlink"/>
                      <w:rFonts w:cs="Tahoma"/>
                      <w:noProof/>
                    </w:rPr>
                  </w:rPrChange>
                </w:rPr>
                <w:delText>3.4.</w:delText>
              </w:r>
              <w:r w:rsidRPr="00F864E5" w:rsidDel="00081918">
                <w:rPr>
                  <w:rFonts w:asciiTheme="minorHAnsi" w:eastAsiaTheme="minorEastAsia" w:hAnsiTheme="minorHAnsi" w:cstheme="minorBidi"/>
                  <w:noProof/>
                  <w:sz w:val="20"/>
                  <w:lang w:eastAsia="ja-JP" w:bidi="ar-SA"/>
                  <w:rPrChange w:id="279"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280" w:author="Khanh Linh Trinh" w:date="2019-12-24T00:46:00Z">
                    <w:rPr>
                      <w:rStyle w:val="Hyperlink"/>
                      <w:noProof/>
                    </w:rPr>
                  </w:rPrChange>
                </w:rPr>
                <w:delText>Phạm vi dự án</w:delText>
              </w:r>
              <w:r w:rsidRPr="00F864E5" w:rsidDel="00081918">
                <w:rPr>
                  <w:noProof/>
                  <w:webHidden/>
                  <w:sz w:val="20"/>
                  <w:rPrChange w:id="281" w:author="Nguyen Thi Thuy Duong" w:date="2019-12-23T23:51:00Z">
                    <w:rPr>
                      <w:noProof/>
                      <w:webHidden/>
                    </w:rPr>
                  </w:rPrChange>
                </w:rPr>
                <w:tab/>
                <w:delText>6</w:delText>
              </w:r>
            </w:del>
          </w:ins>
        </w:p>
        <w:p w14:paraId="77493E09" w14:textId="5F612824" w:rsidR="00F864E5" w:rsidRPr="00F864E5" w:rsidDel="00081918" w:rsidRDefault="00F864E5">
          <w:pPr>
            <w:pStyle w:val="TOC1"/>
            <w:rPr>
              <w:ins w:id="282" w:author="Nguyen Thi Thuy Duong" w:date="2019-12-23T23:51:00Z"/>
              <w:del w:id="283" w:author="Khanh Linh Trinh" w:date="2019-12-24T00:46:00Z"/>
              <w:rFonts w:asciiTheme="minorHAnsi" w:eastAsiaTheme="minorEastAsia" w:hAnsiTheme="minorHAnsi" w:cstheme="minorBidi"/>
              <w:b w:val="0"/>
              <w:bCs w:val="0"/>
              <w:caps w:val="0"/>
              <w:noProof/>
              <w:sz w:val="20"/>
              <w:lang w:eastAsia="ja-JP" w:bidi="ar-SA"/>
              <w:rPrChange w:id="284" w:author="Nguyen Thi Thuy Duong" w:date="2019-12-23T23:51:00Z">
                <w:rPr>
                  <w:ins w:id="285" w:author="Nguyen Thi Thuy Duong" w:date="2019-12-23T23:51:00Z"/>
                  <w:del w:id="286" w:author="Khanh Linh Trinh" w:date="2019-12-24T00:46:00Z"/>
                  <w:rFonts w:asciiTheme="minorHAnsi" w:eastAsiaTheme="minorEastAsia" w:hAnsiTheme="minorHAnsi" w:cstheme="minorBidi"/>
                  <w:b w:val="0"/>
                  <w:bCs w:val="0"/>
                  <w:caps w:val="0"/>
                  <w:noProof/>
                  <w:sz w:val="22"/>
                  <w:szCs w:val="22"/>
                  <w:lang w:eastAsia="ja-JP" w:bidi="ar-SA"/>
                </w:rPr>
              </w:rPrChange>
            </w:rPr>
          </w:pPr>
          <w:ins w:id="287" w:author="Nguyen Thi Thuy Duong" w:date="2019-12-23T23:51:00Z">
            <w:del w:id="288" w:author="Khanh Linh Trinh" w:date="2019-12-24T00:46:00Z">
              <w:r w:rsidRPr="00081918" w:rsidDel="00081918">
                <w:rPr>
                  <w:rStyle w:val="Hyperlink"/>
                  <w:noProof/>
                  <w:sz w:val="20"/>
                  <w:rPrChange w:id="289" w:author="Khanh Linh Trinh" w:date="2019-12-24T00:46:00Z">
                    <w:rPr>
                      <w:rStyle w:val="Hyperlink"/>
                      <w:noProof/>
                    </w:rPr>
                  </w:rPrChange>
                </w:rPr>
                <w:delText>4.</w:delText>
              </w:r>
              <w:r w:rsidRPr="00F864E5" w:rsidDel="00081918">
                <w:rPr>
                  <w:rFonts w:asciiTheme="minorHAnsi" w:eastAsiaTheme="minorEastAsia" w:hAnsiTheme="minorHAnsi" w:cstheme="minorBidi"/>
                  <w:b w:val="0"/>
                  <w:bCs w:val="0"/>
                  <w:caps w:val="0"/>
                  <w:noProof/>
                  <w:sz w:val="20"/>
                  <w:lang w:eastAsia="ja-JP" w:bidi="ar-SA"/>
                  <w:rPrChange w:id="290"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081918" w:rsidDel="00081918">
                <w:rPr>
                  <w:rStyle w:val="Hyperlink"/>
                  <w:noProof/>
                  <w:sz w:val="20"/>
                  <w:rPrChange w:id="291" w:author="Khanh Linh Trinh" w:date="2019-12-24T00:46:00Z">
                    <w:rPr>
                      <w:rStyle w:val="Hyperlink"/>
                      <w:noProof/>
                    </w:rPr>
                  </w:rPrChange>
                </w:rPr>
                <w:delText>Giao tiếp/Trao đổi thông tin</w:delText>
              </w:r>
              <w:r w:rsidRPr="00F864E5" w:rsidDel="00081918">
                <w:rPr>
                  <w:noProof/>
                  <w:webHidden/>
                  <w:sz w:val="20"/>
                  <w:rPrChange w:id="292" w:author="Nguyen Thi Thuy Duong" w:date="2019-12-23T23:51:00Z">
                    <w:rPr>
                      <w:noProof/>
                      <w:webHidden/>
                    </w:rPr>
                  </w:rPrChange>
                </w:rPr>
                <w:tab/>
                <w:delText>6</w:delText>
              </w:r>
            </w:del>
          </w:ins>
        </w:p>
        <w:p w14:paraId="4FDDD20F" w14:textId="6955F981" w:rsidR="00F864E5" w:rsidRPr="00F864E5" w:rsidDel="00081918" w:rsidRDefault="00F864E5">
          <w:pPr>
            <w:pStyle w:val="TOC2"/>
            <w:rPr>
              <w:ins w:id="293" w:author="Nguyen Thi Thuy Duong" w:date="2019-12-23T23:51:00Z"/>
              <w:del w:id="294" w:author="Khanh Linh Trinh" w:date="2019-12-24T00:46:00Z"/>
              <w:rFonts w:asciiTheme="minorHAnsi" w:eastAsiaTheme="minorEastAsia" w:hAnsiTheme="minorHAnsi" w:cstheme="minorBidi"/>
              <w:noProof/>
              <w:sz w:val="20"/>
              <w:lang w:eastAsia="ja-JP" w:bidi="ar-SA"/>
              <w:rPrChange w:id="295" w:author="Nguyen Thi Thuy Duong" w:date="2019-12-23T23:51:00Z">
                <w:rPr>
                  <w:ins w:id="296" w:author="Nguyen Thi Thuy Duong" w:date="2019-12-23T23:51:00Z"/>
                  <w:del w:id="297" w:author="Khanh Linh Trinh" w:date="2019-12-24T00:46:00Z"/>
                  <w:rFonts w:asciiTheme="minorHAnsi" w:eastAsiaTheme="minorEastAsia" w:hAnsiTheme="minorHAnsi" w:cstheme="minorBidi"/>
                  <w:noProof/>
                  <w:sz w:val="22"/>
                  <w:szCs w:val="22"/>
                  <w:lang w:eastAsia="ja-JP" w:bidi="ar-SA"/>
                </w:rPr>
              </w:rPrChange>
            </w:rPr>
          </w:pPr>
          <w:ins w:id="298" w:author="Nguyen Thi Thuy Duong" w:date="2019-12-23T23:51:00Z">
            <w:del w:id="299" w:author="Khanh Linh Trinh" w:date="2019-12-24T00:46:00Z">
              <w:r w:rsidRPr="00081918" w:rsidDel="00081918">
                <w:rPr>
                  <w:rStyle w:val="Hyperlink"/>
                  <w:rFonts w:cs="Tahoma"/>
                  <w:noProof/>
                  <w:sz w:val="20"/>
                  <w:rPrChange w:id="300" w:author="Khanh Linh Trinh" w:date="2019-12-24T00:46:00Z">
                    <w:rPr>
                      <w:rStyle w:val="Hyperlink"/>
                      <w:rFonts w:cs="Tahoma"/>
                      <w:noProof/>
                    </w:rPr>
                  </w:rPrChange>
                </w:rPr>
                <w:delText>4.1.</w:delText>
              </w:r>
              <w:r w:rsidRPr="00F864E5" w:rsidDel="00081918">
                <w:rPr>
                  <w:rFonts w:asciiTheme="minorHAnsi" w:eastAsiaTheme="minorEastAsia" w:hAnsiTheme="minorHAnsi" w:cstheme="minorBidi"/>
                  <w:noProof/>
                  <w:sz w:val="20"/>
                  <w:lang w:eastAsia="ja-JP" w:bidi="ar-SA"/>
                  <w:rPrChange w:id="301"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302" w:author="Khanh Linh Trinh" w:date="2019-12-24T00:46:00Z">
                    <w:rPr>
                      <w:rStyle w:val="Hyperlink"/>
                      <w:noProof/>
                    </w:rPr>
                  </w:rPrChange>
                </w:rPr>
                <w:delText>Kênh liên lạc chính thống – Email</w:delText>
              </w:r>
              <w:r w:rsidRPr="00F864E5" w:rsidDel="00081918">
                <w:rPr>
                  <w:noProof/>
                  <w:webHidden/>
                  <w:sz w:val="20"/>
                  <w:rPrChange w:id="303" w:author="Nguyen Thi Thuy Duong" w:date="2019-12-23T23:51:00Z">
                    <w:rPr>
                      <w:noProof/>
                      <w:webHidden/>
                    </w:rPr>
                  </w:rPrChange>
                </w:rPr>
                <w:tab/>
                <w:delText>6</w:delText>
              </w:r>
            </w:del>
          </w:ins>
        </w:p>
        <w:p w14:paraId="0BD06DC8" w14:textId="668572AC" w:rsidR="00F864E5" w:rsidRPr="00F864E5" w:rsidDel="00081918" w:rsidRDefault="00F864E5">
          <w:pPr>
            <w:pStyle w:val="TOC2"/>
            <w:rPr>
              <w:ins w:id="304" w:author="Nguyen Thi Thuy Duong" w:date="2019-12-23T23:51:00Z"/>
              <w:del w:id="305" w:author="Khanh Linh Trinh" w:date="2019-12-24T00:46:00Z"/>
              <w:rFonts w:asciiTheme="minorHAnsi" w:eastAsiaTheme="minorEastAsia" w:hAnsiTheme="minorHAnsi" w:cstheme="minorBidi"/>
              <w:noProof/>
              <w:sz w:val="20"/>
              <w:lang w:eastAsia="ja-JP" w:bidi="ar-SA"/>
              <w:rPrChange w:id="306" w:author="Nguyen Thi Thuy Duong" w:date="2019-12-23T23:51:00Z">
                <w:rPr>
                  <w:ins w:id="307" w:author="Nguyen Thi Thuy Duong" w:date="2019-12-23T23:51:00Z"/>
                  <w:del w:id="308" w:author="Khanh Linh Trinh" w:date="2019-12-24T00:46:00Z"/>
                  <w:rFonts w:asciiTheme="minorHAnsi" w:eastAsiaTheme="minorEastAsia" w:hAnsiTheme="minorHAnsi" w:cstheme="minorBidi"/>
                  <w:noProof/>
                  <w:sz w:val="22"/>
                  <w:szCs w:val="22"/>
                  <w:lang w:eastAsia="ja-JP" w:bidi="ar-SA"/>
                </w:rPr>
              </w:rPrChange>
            </w:rPr>
          </w:pPr>
          <w:ins w:id="309" w:author="Nguyen Thi Thuy Duong" w:date="2019-12-23T23:51:00Z">
            <w:del w:id="310" w:author="Khanh Linh Trinh" w:date="2019-12-24T00:46:00Z">
              <w:r w:rsidRPr="00081918" w:rsidDel="00081918">
                <w:rPr>
                  <w:rStyle w:val="Hyperlink"/>
                  <w:rFonts w:cs="Tahoma"/>
                  <w:noProof/>
                  <w:sz w:val="20"/>
                  <w:rPrChange w:id="311" w:author="Khanh Linh Trinh" w:date="2019-12-24T00:46:00Z">
                    <w:rPr>
                      <w:rStyle w:val="Hyperlink"/>
                      <w:rFonts w:cs="Tahoma"/>
                      <w:noProof/>
                    </w:rPr>
                  </w:rPrChange>
                </w:rPr>
                <w:delText>4.2.</w:delText>
              </w:r>
              <w:r w:rsidRPr="00F864E5" w:rsidDel="00081918">
                <w:rPr>
                  <w:rFonts w:asciiTheme="minorHAnsi" w:eastAsiaTheme="minorEastAsia" w:hAnsiTheme="minorHAnsi" w:cstheme="minorBidi"/>
                  <w:noProof/>
                  <w:sz w:val="20"/>
                  <w:lang w:eastAsia="ja-JP" w:bidi="ar-SA"/>
                  <w:rPrChange w:id="312"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313" w:author="Khanh Linh Trinh" w:date="2019-12-24T00:46:00Z">
                    <w:rPr>
                      <w:rStyle w:val="Hyperlink"/>
                      <w:noProof/>
                    </w:rPr>
                  </w:rPrChange>
                </w:rPr>
                <w:delText>Họp offline</w:delText>
              </w:r>
              <w:r w:rsidRPr="00F864E5" w:rsidDel="00081918">
                <w:rPr>
                  <w:noProof/>
                  <w:webHidden/>
                  <w:sz w:val="20"/>
                  <w:rPrChange w:id="314" w:author="Nguyen Thi Thuy Duong" w:date="2019-12-23T23:51:00Z">
                    <w:rPr>
                      <w:noProof/>
                      <w:webHidden/>
                    </w:rPr>
                  </w:rPrChange>
                </w:rPr>
                <w:tab/>
                <w:delText>6</w:delText>
              </w:r>
            </w:del>
          </w:ins>
        </w:p>
        <w:p w14:paraId="56104D73" w14:textId="4DAC6C5C" w:rsidR="00F864E5" w:rsidRPr="00F864E5" w:rsidDel="00081918" w:rsidRDefault="00F864E5">
          <w:pPr>
            <w:pStyle w:val="TOC2"/>
            <w:rPr>
              <w:ins w:id="315" w:author="Nguyen Thi Thuy Duong" w:date="2019-12-23T23:51:00Z"/>
              <w:del w:id="316" w:author="Khanh Linh Trinh" w:date="2019-12-24T00:46:00Z"/>
              <w:rFonts w:asciiTheme="minorHAnsi" w:eastAsiaTheme="minorEastAsia" w:hAnsiTheme="minorHAnsi" w:cstheme="minorBidi"/>
              <w:noProof/>
              <w:sz w:val="20"/>
              <w:lang w:eastAsia="ja-JP" w:bidi="ar-SA"/>
              <w:rPrChange w:id="317" w:author="Nguyen Thi Thuy Duong" w:date="2019-12-23T23:51:00Z">
                <w:rPr>
                  <w:ins w:id="318" w:author="Nguyen Thi Thuy Duong" w:date="2019-12-23T23:51:00Z"/>
                  <w:del w:id="319" w:author="Khanh Linh Trinh" w:date="2019-12-24T00:46:00Z"/>
                  <w:rFonts w:asciiTheme="minorHAnsi" w:eastAsiaTheme="minorEastAsia" w:hAnsiTheme="minorHAnsi" w:cstheme="minorBidi"/>
                  <w:noProof/>
                  <w:sz w:val="22"/>
                  <w:szCs w:val="22"/>
                  <w:lang w:eastAsia="ja-JP" w:bidi="ar-SA"/>
                </w:rPr>
              </w:rPrChange>
            </w:rPr>
          </w:pPr>
          <w:ins w:id="320" w:author="Nguyen Thi Thuy Duong" w:date="2019-12-23T23:51:00Z">
            <w:del w:id="321" w:author="Khanh Linh Trinh" w:date="2019-12-24T00:46:00Z">
              <w:r w:rsidRPr="00081918" w:rsidDel="00081918">
                <w:rPr>
                  <w:rStyle w:val="Hyperlink"/>
                  <w:rFonts w:cs="Tahoma"/>
                  <w:iCs/>
                  <w:noProof/>
                  <w:sz w:val="20"/>
                  <w:rPrChange w:id="322" w:author="Khanh Linh Trinh" w:date="2019-12-24T00:46:00Z">
                    <w:rPr>
                      <w:rStyle w:val="Hyperlink"/>
                      <w:rFonts w:cs="Tahoma"/>
                      <w:iCs/>
                      <w:noProof/>
                    </w:rPr>
                  </w:rPrChange>
                </w:rPr>
                <w:delText>4.3.</w:delText>
              </w:r>
              <w:r w:rsidRPr="00F864E5" w:rsidDel="00081918">
                <w:rPr>
                  <w:rFonts w:asciiTheme="minorHAnsi" w:eastAsiaTheme="minorEastAsia" w:hAnsiTheme="minorHAnsi" w:cstheme="minorBidi"/>
                  <w:noProof/>
                  <w:sz w:val="20"/>
                  <w:lang w:eastAsia="ja-JP" w:bidi="ar-SA"/>
                  <w:rPrChange w:id="323"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iCs/>
                  <w:noProof/>
                  <w:sz w:val="20"/>
                  <w:rPrChange w:id="324" w:author="Khanh Linh Trinh" w:date="2019-12-24T00:46:00Z">
                    <w:rPr>
                      <w:rStyle w:val="Hyperlink"/>
                      <w:iCs/>
                      <w:noProof/>
                    </w:rPr>
                  </w:rPrChange>
                </w:rPr>
                <w:delText>Thư mục dự án</w:delText>
              </w:r>
              <w:r w:rsidRPr="00F864E5" w:rsidDel="00081918">
                <w:rPr>
                  <w:noProof/>
                  <w:webHidden/>
                  <w:sz w:val="20"/>
                  <w:rPrChange w:id="325" w:author="Nguyen Thi Thuy Duong" w:date="2019-12-23T23:51:00Z">
                    <w:rPr>
                      <w:noProof/>
                      <w:webHidden/>
                    </w:rPr>
                  </w:rPrChange>
                </w:rPr>
                <w:tab/>
                <w:delText>7</w:delText>
              </w:r>
            </w:del>
          </w:ins>
        </w:p>
        <w:p w14:paraId="4A780CAB" w14:textId="5C17F97C" w:rsidR="00F864E5" w:rsidRPr="00F864E5" w:rsidDel="00081918" w:rsidRDefault="00F864E5">
          <w:pPr>
            <w:pStyle w:val="TOC2"/>
            <w:rPr>
              <w:ins w:id="326" w:author="Nguyen Thi Thuy Duong" w:date="2019-12-23T23:51:00Z"/>
              <w:del w:id="327" w:author="Khanh Linh Trinh" w:date="2019-12-24T00:46:00Z"/>
              <w:rFonts w:asciiTheme="minorHAnsi" w:eastAsiaTheme="minorEastAsia" w:hAnsiTheme="minorHAnsi" w:cstheme="minorBidi"/>
              <w:noProof/>
              <w:sz w:val="20"/>
              <w:lang w:eastAsia="ja-JP" w:bidi="ar-SA"/>
              <w:rPrChange w:id="328" w:author="Nguyen Thi Thuy Duong" w:date="2019-12-23T23:51:00Z">
                <w:rPr>
                  <w:ins w:id="329" w:author="Nguyen Thi Thuy Duong" w:date="2019-12-23T23:51:00Z"/>
                  <w:del w:id="330" w:author="Khanh Linh Trinh" w:date="2019-12-24T00:46:00Z"/>
                  <w:rFonts w:asciiTheme="minorHAnsi" w:eastAsiaTheme="minorEastAsia" w:hAnsiTheme="minorHAnsi" w:cstheme="minorBidi"/>
                  <w:noProof/>
                  <w:sz w:val="22"/>
                  <w:szCs w:val="22"/>
                  <w:lang w:eastAsia="ja-JP" w:bidi="ar-SA"/>
                </w:rPr>
              </w:rPrChange>
            </w:rPr>
          </w:pPr>
          <w:ins w:id="331" w:author="Nguyen Thi Thuy Duong" w:date="2019-12-23T23:51:00Z">
            <w:del w:id="332" w:author="Khanh Linh Trinh" w:date="2019-12-24T00:46:00Z">
              <w:r w:rsidRPr="00081918" w:rsidDel="00081918">
                <w:rPr>
                  <w:rStyle w:val="Hyperlink"/>
                  <w:rFonts w:cs="Tahoma"/>
                  <w:noProof/>
                  <w:sz w:val="20"/>
                  <w:rPrChange w:id="333" w:author="Khanh Linh Trinh" w:date="2019-12-24T00:46:00Z">
                    <w:rPr>
                      <w:rStyle w:val="Hyperlink"/>
                      <w:rFonts w:cs="Tahoma"/>
                      <w:noProof/>
                    </w:rPr>
                  </w:rPrChange>
                </w:rPr>
                <w:delText>4.4.</w:delText>
              </w:r>
              <w:r w:rsidRPr="00F864E5" w:rsidDel="00081918">
                <w:rPr>
                  <w:rFonts w:asciiTheme="minorHAnsi" w:eastAsiaTheme="minorEastAsia" w:hAnsiTheme="minorHAnsi" w:cstheme="minorBidi"/>
                  <w:noProof/>
                  <w:sz w:val="20"/>
                  <w:lang w:eastAsia="ja-JP" w:bidi="ar-SA"/>
                  <w:rPrChange w:id="334"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335" w:author="Khanh Linh Trinh" w:date="2019-12-24T00:46:00Z">
                    <w:rPr>
                      <w:rStyle w:val="Hyperlink"/>
                      <w:noProof/>
                    </w:rPr>
                  </w:rPrChange>
                </w:rPr>
                <w:delText>Quản lý mã nguồn</w:delText>
              </w:r>
              <w:r w:rsidRPr="00F864E5" w:rsidDel="00081918">
                <w:rPr>
                  <w:noProof/>
                  <w:webHidden/>
                  <w:sz w:val="20"/>
                  <w:rPrChange w:id="336" w:author="Nguyen Thi Thuy Duong" w:date="2019-12-23T23:51:00Z">
                    <w:rPr>
                      <w:noProof/>
                      <w:webHidden/>
                    </w:rPr>
                  </w:rPrChange>
                </w:rPr>
                <w:tab/>
                <w:delText>7</w:delText>
              </w:r>
            </w:del>
          </w:ins>
        </w:p>
        <w:p w14:paraId="7A8AD86E" w14:textId="03BB3085" w:rsidR="00F864E5" w:rsidRPr="00F864E5" w:rsidDel="00081918" w:rsidRDefault="00F864E5">
          <w:pPr>
            <w:pStyle w:val="TOC1"/>
            <w:rPr>
              <w:ins w:id="337" w:author="Nguyen Thi Thuy Duong" w:date="2019-12-23T23:51:00Z"/>
              <w:del w:id="338" w:author="Khanh Linh Trinh" w:date="2019-12-24T00:46:00Z"/>
              <w:rFonts w:asciiTheme="minorHAnsi" w:eastAsiaTheme="minorEastAsia" w:hAnsiTheme="minorHAnsi" w:cstheme="minorBidi"/>
              <w:b w:val="0"/>
              <w:bCs w:val="0"/>
              <w:caps w:val="0"/>
              <w:noProof/>
              <w:sz w:val="20"/>
              <w:lang w:eastAsia="ja-JP" w:bidi="ar-SA"/>
              <w:rPrChange w:id="339" w:author="Nguyen Thi Thuy Duong" w:date="2019-12-23T23:51:00Z">
                <w:rPr>
                  <w:ins w:id="340" w:author="Nguyen Thi Thuy Duong" w:date="2019-12-23T23:51:00Z"/>
                  <w:del w:id="341" w:author="Khanh Linh Trinh" w:date="2019-12-24T00:46:00Z"/>
                  <w:rFonts w:asciiTheme="minorHAnsi" w:eastAsiaTheme="minorEastAsia" w:hAnsiTheme="minorHAnsi" w:cstheme="minorBidi"/>
                  <w:b w:val="0"/>
                  <w:bCs w:val="0"/>
                  <w:caps w:val="0"/>
                  <w:noProof/>
                  <w:sz w:val="22"/>
                  <w:szCs w:val="22"/>
                  <w:lang w:eastAsia="ja-JP" w:bidi="ar-SA"/>
                </w:rPr>
              </w:rPrChange>
            </w:rPr>
          </w:pPr>
          <w:ins w:id="342" w:author="Nguyen Thi Thuy Duong" w:date="2019-12-23T23:51:00Z">
            <w:del w:id="343" w:author="Khanh Linh Trinh" w:date="2019-12-24T00:46:00Z">
              <w:r w:rsidRPr="00081918" w:rsidDel="00081918">
                <w:rPr>
                  <w:rStyle w:val="Hyperlink"/>
                  <w:noProof/>
                  <w:sz w:val="20"/>
                  <w:rPrChange w:id="344" w:author="Khanh Linh Trinh" w:date="2019-12-24T00:46:00Z">
                    <w:rPr>
                      <w:rStyle w:val="Hyperlink"/>
                      <w:noProof/>
                    </w:rPr>
                  </w:rPrChange>
                </w:rPr>
                <w:delText>5.</w:delText>
              </w:r>
              <w:r w:rsidRPr="00F864E5" w:rsidDel="00081918">
                <w:rPr>
                  <w:rFonts w:asciiTheme="minorHAnsi" w:eastAsiaTheme="minorEastAsia" w:hAnsiTheme="minorHAnsi" w:cstheme="minorBidi"/>
                  <w:b w:val="0"/>
                  <w:bCs w:val="0"/>
                  <w:caps w:val="0"/>
                  <w:noProof/>
                  <w:sz w:val="20"/>
                  <w:lang w:eastAsia="ja-JP" w:bidi="ar-SA"/>
                  <w:rPrChange w:id="345"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081918" w:rsidDel="00081918">
                <w:rPr>
                  <w:rStyle w:val="Hyperlink"/>
                  <w:noProof/>
                  <w:sz w:val="20"/>
                  <w:rPrChange w:id="346" w:author="Khanh Linh Trinh" w:date="2019-12-24T00:46:00Z">
                    <w:rPr>
                      <w:rStyle w:val="Hyperlink"/>
                      <w:noProof/>
                    </w:rPr>
                  </w:rPrChange>
                </w:rPr>
                <w:delText>Ước lượng chung</w:delText>
              </w:r>
              <w:r w:rsidRPr="00F864E5" w:rsidDel="00081918">
                <w:rPr>
                  <w:noProof/>
                  <w:webHidden/>
                  <w:sz w:val="20"/>
                  <w:rPrChange w:id="347" w:author="Nguyen Thi Thuy Duong" w:date="2019-12-23T23:51:00Z">
                    <w:rPr>
                      <w:noProof/>
                      <w:webHidden/>
                    </w:rPr>
                  </w:rPrChange>
                </w:rPr>
                <w:tab/>
                <w:delText>8</w:delText>
              </w:r>
            </w:del>
          </w:ins>
        </w:p>
        <w:p w14:paraId="3B9DEBC6" w14:textId="209D6DE9" w:rsidR="00F864E5" w:rsidRPr="00F864E5" w:rsidDel="00081918" w:rsidRDefault="00F864E5">
          <w:pPr>
            <w:pStyle w:val="TOC2"/>
            <w:rPr>
              <w:ins w:id="348" w:author="Nguyen Thi Thuy Duong" w:date="2019-12-23T23:51:00Z"/>
              <w:del w:id="349" w:author="Khanh Linh Trinh" w:date="2019-12-24T00:46:00Z"/>
              <w:rFonts w:asciiTheme="minorHAnsi" w:eastAsiaTheme="minorEastAsia" w:hAnsiTheme="minorHAnsi" w:cstheme="minorBidi"/>
              <w:noProof/>
              <w:sz w:val="20"/>
              <w:lang w:eastAsia="ja-JP" w:bidi="ar-SA"/>
              <w:rPrChange w:id="350" w:author="Nguyen Thi Thuy Duong" w:date="2019-12-23T23:51:00Z">
                <w:rPr>
                  <w:ins w:id="351" w:author="Nguyen Thi Thuy Duong" w:date="2019-12-23T23:51:00Z"/>
                  <w:del w:id="352" w:author="Khanh Linh Trinh" w:date="2019-12-24T00:46:00Z"/>
                  <w:rFonts w:asciiTheme="minorHAnsi" w:eastAsiaTheme="minorEastAsia" w:hAnsiTheme="minorHAnsi" w:cstheme="minorBidi"/>
                  <w:noProof/>
                  <w:sz w:val="22"/>
                  <w:szCs w:val="22"/>
                  <w:lang w:eastAsia="ja-JP" w:bidi="ar-SA"/>
                </w:rPr>
              </w:rPrChange>
            </w:rPr>
          </w:pPr>
          <w:ins w:id="353" w:author="Nguyen Thi Thuy Duong" w:date="2019-12-23T23:51:00Z">
            <w:del w:id="354" w:author="Khanh Linh Trinh" w:date="2019-12-24T00:46:00Z">
              <w:r w:rsidRPr="00081918" w:rsidDel="00081918">
                <w:rPr>
                  <w:rStyle w:val="Hyperlink"/>
                  <w:rFonts w:cs="Tahoma"/>
                  <w:noProof/>
                  <w:sz w:val="20"/>
                  <w:rPrChange w:id="355" w:author="Khanh Linh Trinh" w:date="2019-12-24T00:46:00Z">
                    <w:rPr>
                      <w:rStyle w:val="Hyperlink"/>
                      <w:rFonts w:cs="Tahoma"/>
                      <w:noProof/>
                    </w:rPr>
                  </w:rPrChange>
                </w:rPr>
                <w:delText>5.1.</w:delText>
              </w:r>
              <w:r w:rsidRPr="00F864E5" w:rsidDel="00081918">
                <w:rPr>
                  <w:rFonts w:asciiTheme="minorHAnsi" w:eastAsiaTheme="minorEastAsia" w:hAnsiTheme="minorHAnsi" w:cstheme="minorBidi"/>
                  <w:noProof/>
                  <w:sz w:val="20"/>
                  <w:lang w:eastAsia="ja-JP" w:bidi="ar-SA"/>
                  <w:rPrChange w:id="356"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357" w:author="Khanh Linh Trinh" w:date="2019-12-24T00:46:00Z">
                    <w:rPr>
                      <w:rStyle w:val="Hyperlink"/>
                      <w:noProof/>
                    </w:rPr>
                  </w:rPrChange>
                </w:rPr>
                <w:delText>Ước lượng tính năng</w:delText>
              </w:r>
              <w:r w:rsidRPr="00F864E5" w:rsidDel="00081918">
                <w:rPr>
                  <w:noProof/>
                  <w:webHidden/>
                  <w:sz w:val="20"/>
                  <w:rPrChange w:id="358" w:author="Nguyen Thi Thuy Duong" w:date="2019-12-23T23:51:00Z">
                    <w:rPr>
                      <w:noProof/>
                      <w:webHidden/>
                    </w:rPr>
                  </w:rPrChange>
                </w:rPr>
                <w:tab/>
                <w:delText>8</w:delText>
              </w:r>
            </w:del>
          </w:ins>
        </w:p>
        <w:p w14:paraId="346ACF7D" w14:textId="33EE787B" w:rsidR="00F864E5" w:rsidRPr="00F864E5" w:rsidDel="00081918" w:rsidRDefault="00F864E5">
          <w:pPr>
            <w:pStyle w:val="TOC3"/>
            <w:rPr>
              <w:ins w:id="359" w:author="Nguyen Thi Thuy Duong" w:date="2019-12-23T23:51:00Z"/>
              <w:del w:id="360" w:author="Khanh Linh Trinh" w:date="2019-12-24T00:46:00Z"/>
              <w:rFonts w:asciiTheme="minorHAnsi" w:eastAsiaTheme="minorEastAsia" w:hAnsiTheme="minorHAnsi" w:cstheme="minorBidi"/>
              <w:iCs w:val="0"/>
              <w:noProof/>
              <w:sz w:val="20"/>
              <w:lang w:eastAsia="ja-JP" w:bidi="ar-SA"/>
              <w:rPrChange w:id="361" w:author="Nguyen Thi Thuy Duong" w:date="2019-12-23T23:51:00Z">
                <w:rPr>
                  <w:ins w:id="362" w:author="Nguyen Thi Thuy Duong" w:date="2019-12-23T23:51:00Z"/>
                  <w:del w:id="363" w:author="Khanh Linh Trinh" w:date="2019-12-24T00:46:00Z"/>
                  <w:rFonts w:asciiTheme="minorHAnsi" w:eastAsiaTheme="minorEastAsia" w:hAnsiTheme="minorHAnsi" w:cstheme="minorBidi"/>
                  <w:iCs w:val="0"/>
                  <w:noProof/>
                  <w:sz w:val="22"/>
                  <w:szCs w:val="22"/>
                  <w:lang w:eastAsia="ja-JP" w:bidi="ar-SA"/>
                </w:rPr>
              </w:rPrChange>
            </w:rPr>
          </w:pPr>
          <w:ins w:id="364" w:author="Nguyen Thi Thuy Duong" w:date="2019-12-23T23:51:00Z">
            <w:del w:id="365" w:author="Khanh Linh Trinh" w:date="2019-12-24T00:46:00Z">
              <w:r w:rsidRPr="00081918" w:rsidDel="00081918">
                <w:rPr>
                  <w:rStyle w:val="Hyperlink"/>
                  <w:rFonts w:ascii="Times New Roman" w:eastAsia="Times New Roman" w:hAnsi="Times New Roman"/>
                  <w:noProof/>
                  <w:sz w:val="20"/>
                  <w:lang w:eastAsia="en-US"/>
                  <w:rPrChange w:id="366" w:author="Khanh Linh Trinh" w:date="2019-12-24T00:46:00Z">
                    <w:rPr>
                      <w:rStyle w:val="Hyperlink"/>
                      <w:rFonts w:ascii="Times New Roman" w:eastAsia="Times New Roman" w:hAnsi="Times New Roman"/>
                      <w:noProof/>
                      <w:lang w:eastAsia="en-US"/>
                    </w:rPr>
                  </w:rPrChange>
                </w:rPr>
                <w:delText>5.1.1.</w:delText>
              </w:r>
              <w:r w:rsidRPr="00F864E5" w:rsidDel="00081918">
                <w:rPr>
                  <w:rFonts w:asciiTheme="minorHAnsi" w:eastAsiaTheme="minorEastAsia" w:hAnsiTheme="minorHAnsi" w:cstheme="minorBidi"/>
                  <w:iCs w:val="0"/>
                  <w:noProof/>
                  <w:sz w:val="20"/>
                  <w:lang w:eastAsia="ja-JP" w:bidi="ar-SA"/>
                  <w:rPrChange w:id="367" w:author="Nguyen Thi Thuy Duong" w:date="2019-12-23T23:51:00Z">
                    <w:rPr>
                      <w:rFonts w:asciiTheme="minorHAnsi" w:eastAsiaTheme="minorEastAsia" w:hAnsiTheme="minorHAnsi" w:cstheme="minorBidi"/>
                      <w:iCs w:val="0"/>
                      <w:noProof/>
                      <w:sz w:val="22"/>
                      <w:szCs w:val="22"/>
                      <w:lang w:eastAsia="ja-JP" w:bidi="ar-SA"/>
                    </w:rPr>
                  </w:rPrChange>
                </w:rPr>
                <w:tab/>
              </w:r>
              <w:r w:rsidRPr="00081918" w:rsidDel="00081918">
                <w:rPr>
                  <w:rStyle w:val="Hyperlink"/>
                  <w:noProof/>
                  <w:sz w:val="20"/>
                  <w:rPrChange w:id="368" w:author="Khanh Linh Trinh" w:date="2019-12-24T00:46:00Z">
                    <w:rPr>
                      <w:rStyle w:val="Hyperlink"/>
                      <w:noProof/>
                    </w:rPr>
                  </w:rPrChange>
                </w:rPr>
                <w:delText>Người sử dụng hệ thống:</w:delText>
              </w:r>
              <w:r w:rsidRPr="00F864E5" w:rsidDel="00081918">
                <w:rPr>
                  <w:noProof/>
                  <w:webHidden/>
                  <w:sz w:val="20"/>
                  <w:rPrChange w:id="369" w:author="Nguyen Thi Thuy Duong" w:date="2019-12-23T23:51:00Z">
                    <w:rPr>
                      <w:noProof/>
                      <w:webHidden/>
                    </w:rPr>
                  </w:rPrChange>
                </w:rPr>
                <w:tab/>
                <w:delText>8</w:delText>
              </w:r>
            </w:del>
          </w:ins>
        </w:p>
        <w:p w14:paraId="00A6CFF9" w14:textId="0085DC28" w:rsidR="00F864E5" w:rsidRPr="00F864E5" w:rsidDel="00081918" w:rsidRDefault="00F864E5">
          <w:pPr>
            <w:pStyle w:val="TOC3"/>
            <w:rPr>
              <w:ins w:id="370" w:author="Nguyen Thi Thuy Duong" w:date="2019-12-23T23:51:00Z"/>
              <w:del w:id="371" w:author="Khanh Linh Trinh" w:date="2019-12-24T00:46:00Z"/>
              <w:rFonts w:asciiTheme="minorHAnsi" w:eastAsiaTheme="minorEastAsia" w:hAnsiTheme="minorHAnsi" w:cstheme="minorBidi"/>
              <w:iCs w:val="0"/>
              <w:noProof/>
              <w:sz w:val="20"/>
              <w:lang w:eastAsia="ja-JP" w:bidi="ar-SA"/>
              <w:rPrChange w:id="372" w:author="Nguyen Thi Thuy Duong" w:date="2019-12-23T23:51:00Z">
                <w:rPr>
                  <w:ins w:id="373" w:author="Nguyen Thi Thuy Duong" w:date="2019-12-23T23:51:00Z"/>
                  <w:del w:id="374" w:author="Khanh Linh Trinh" w:date="2019-12-24T00:46:00Z"/>
                  <w:rFonts w:asciiTheme="minorHAnsi" w:eastAsiaTheme="minorEastAsia" w:hAnsiTheme="minorHAnsi" w:cstheme="minorBidi"/>
                  <w:iCs w:val="0"/>
                  <w:noProof/>
                  <w:sz w:val="22"/>
                  <w:szCs w:val="22"/>
                  <w:lang w:eastAsia="ja-JP" w:bidi="ar-SA"/>
                </w:rPr>
              </w:rPrChange>
            </w:rPr>
          </w:pPr>
          <w:ins w:id="375" w:author="Nguyen Thi Thuy Duong" w:date="2019-12-23T23:51:00Z">
            <w:del w:id="376" w:author="Khanh Linh Trinh" w:date="2019-12-24T00:46:00Z">
              <w:r w:rsidRPr="00081918" w:rsidDel="00081918">
                <w:rPr>
                  <w:rStyle w:val="Hyperlink"/>
                  <w:noProof/>
                  <w:sz w:val="20"/>
                  <w:rPrChange w:id="377" w:author="Khanh Linh Trinh" w:date="2019-12-24T00:46:00Z">
                    <w:rPr>
                      <w:rStyle w:val="Hyperlink"/>
                      <w:noProof/>
                    </w:rPr>
                  </w:rPrChange>
                </w:rPr>
                <w:delText>5.1.2.</w:delText>
              </w:r>
              <w:r w:rsidRPr="00F864E5" w:rsidDel="00081918">
                <w:rPr>
                  <w:rFonts w:asciiTheme="minorHAnsi" w:eastAsiaTheme="minorEastAsia" w:hAnsiTheme="minorHAnsi" w:cstheme="minorBidi"/>
                  <w:iCs w:val="0"/>
                  <w:noProof/>
                  <w:sz w:val="20"/>
                  <w:lang w:eastAsia="ja-JP" w:bidi="ar-SA"/>
                  <w:rPrChange w:id="378" w:author="Nguyen Thi Thuy Duong" w:date="2019-12-23T23:51:00Z">
                    <w:rPr>
                      <w:rFonts w:asciiTheme="minorHAnsi" w:eastAsiaTheme="minorEastAsia" w:hAnsiTheme="minorHAnsi" w:cstheme="minorBidi"/>
                      <w:iCs w:val="0"/>
                      <w:noProof/>
                      <w:sz w:val="22"/>
                      <w:szCs w:val="22"/>
                      <w:lang w:eastAsia="ja-JP" w:bidi="ar-SA"/>
                    </w:rPr>
                  </w:rPrChange>
                </w:rPr>
                <w:tab/>
              </w:r>
              <w:r w:rsidRPr="00081918" w:rsidDel="00081918">
                <w:rPr>
                  <w:rStyle w:val="Hyperlink"/>
                  <w:noProof/>
                  <w:sz w:val="20"/>
                  <w:rPrChange w:id="379" w:author="Khanh Linh Trinh" w:date="2019-12-24T00:46:00Z">
                    <w:rPr>
                      <w:rStyle w:val="Hyperlink"/>
                      <w:noProof/>
                    </w:rPr>
                  </w:rPrChange>
                </w:rPr>
                <w:delText>Khách hàng</w:delText>
              </w:r>
              <w:r w:rsidRPr="00F864E5" w:rsidDel="00081918">
                <w:rPr>
                  <w:noProof/>
                  <w:webHidden/>
                  <w:sz w:val="20"/>
                  <w:rPrChange w:id="380" w:author="Nguyen Thi Thuy Duong" w:date="2019-12-23T23:51:00Z">
                    <w:rPr>
                      <w:noProof/>
                      <w:webHidden/>
                    </w:rPr>
                  </w:rPrChange>
                </w:rPr>
                <w:tab/>
                <w:delText>8</w:delText>
              </w:r>
            </w:del>
          </w:ins>
        </w:p>
        <w:p w14:paraId="1A85239B" w14:textId="201A48DD" w:rsidR="00F864E5" w:rsidRPr="00F864E5" w:rsidDel="00081918" w:rsidRDefault="00F864E5">
          <w:pPr>
            <w:pStyle w:val="TOC3"/>
            <w:rPr>
              <w:ins w:id="381" w:author="Nguyen Thi Thuy Duong" w:date="2019-12-23T23:51:00Z"/>
              <w:del w:id="382" w:author="Khanh Linh Trinh" w:date="2019-12-24T00:46:00Z"/>
              <w:rFonts w:asciiTheme="minorHAnsi" w:eastAsiaTheme="minorEastAsia" w:hAnsiTheme="minorHAnsi" w:cstheme="minorBidi"/>
              <w:iCs w:val="0"/>
              <w:noProof/>
              <w:sz w:val="20"/>
              <w:lang w:eastAsia="ja-JP" w:bidi="ar-SA"/>
              <w:rPrChange w:id="383" w:author="Nguyen Thi Thuy Duong" w:date="2019-12-23T23:51:00Z">
                <w:rPr>
                  <w:ins w:id="384" w:author="Nguyen Thi Thuy Duong" w:date="2019-12-23T23:51:00Z"/>
                  <w:del w:id="385" w:author="Khanh Linh Trinh" w:date="2019-12-24T00:46:00Z"/>
                  <w:rFonts w:asciiTheme="minorHAnsi" w:eastAsiaTheme="minorEastAsia" w:hAnsiTheme="minorHAnsi" w:cstheme="minorBidi"/>
                  <w:iCs w:val="0"/>
                  <w:noProof/>
                  <w:sz w:val="22"/>
                  <w:szCs w:val="22"/>
                  <w:lang w:eastAsia="ja-JP" w:bidi="ar-SA"/>
                </w:rPr>
              </w:rPrChange>
            </w:rPr>
          </w:pPr>
          <w:ins w:id="386" w:author="Nguyen Thi Thuy Duong" w:date="2019-12-23T23:51:00Z">
            <w:del w:id="387" w:author="Khanh Linh Trinh" w:date="2019-12-24T00:46:00Z">
              <w:r w:rsidRPr="00081918" w:rsidDel="00081918">
                <w:rPr>
                  <w:rStyle w:val="Hyperlink"/>
                  <w:noProof/>
                  <w:sz w:val="20"/>
                  <w:rPrChange w:id="388" w:author="Khanh Linh Trinh" w:date="2019-12-24T00:46:00Z">
                    <w:rPr>
                      <w:rStyle w:val="Hyperlink"/>
                      <w:noProof/>
                    </w:rPr>
                  </w:rPrChange>
                </w:rPr>
                <w:delText>5.1.3.</w:delText>
              </w:r>
              <w:r w:rsidRPr="00F864E5" w:rsidDel="00081918">
                <w:rPr>
                  <w:rFonts w:asciiTheme="minorHAnsi" w:eastAsiaTheme="minorEastAsia" w:hAnsiTheme="minorHAnsi" w:cstheme="minorBidi"/>
                  <w:iCs w:val="0"/>
                  <w:noProof/>
                  <w:sz w:val="20"/>
                  <w:lang w:eastAsia="ja-JP" w:bidi="ar-SA"/>
                  <w:rPrChange w:id="389" w:author="Nguyen Thi Thuy Duong" w:date="2019-12-23T23:51:00Z">
                    <w:rPr>
                      <w:rFonts w:asciiTheme="minorHAnsi" w:eastAsiaTheme="minorEastAsia" w:hAnsiTheme="minorHAnsi" w:cstheme="minorBidi"/>
                      <w:iCs w:val="0"/>
                      <w:noProof/>
                      <w:sz w:val="22"/>
                      <w:szCs w:val="22"/>
                      <w:lang w:eastAsia="ja-JP" w:bidi="ar-SA"/>
                    </w:rPr>
                  </w:rPrChange>
                </w:rPr>
                <w:tab/>
              </w:r>
              <w:r w:rsidRPr="00081918" w:rsidDel="00081918">
                <w:rPr>
                  <w:rStyle w:val="Hyperlink"/>
                  <w:noProof/>
                  <w:sz w:val="20"/>
                  <w:rPrChange w:id="390" w:author="Khanh Linh Trinh" w:date="2019-12-24T00:46:00Z">
                    <w:rPr>
                      <w:rStyle w:val="Hyperlink"/>
                      <w:noProof/>
                    </w:rPr>
                  </w:rPrChange>
                </w:rPr>
                <w:delText>Người quản lý</w:delText>
              </w:r>
              <w:r w:rsidRPr="00F864E5" w:rsidDel="00081918">
                <w:rPr>
                  <w:noProof/>
                  <w:webHidden/>
                  <w:sz w:val="20"/>
                  <w:rPrChange w:id="391" w:author="Nguyen Thi Thuy Duong" w:date="2019-12-23T23:51:00Z">
                    <w:rPr>
                      <w:noProof/>
                      <w:webHidden/>
                    </w:rPr>
                  </w:rPrChange>
                </w:rPr>
                <w:tab/>
                <w:delText>8</w:delText>
              </w:r>
            </w:del>
          </w:ins>
        </w:p>
        <w:p w14:paraId="00B3A1DE" w14:textId="2BC7D2C4" w:rsidR="00F864E5" w:rsidRPr="00F864E5" w:rsidDel="00081918" w:rsidRDefault="00F864E5">
          <w:pPr>
            <w:pStyle w:val="TOC2"/>
            <w:rPr>
              <w:ins w:id="392" w:author="Nguyen Thi Thuy Duong" w:date="2019-12-23T23:51:00Z"/>
              <w:del w:id="393" w:author="Khanh Linh Trinh" w:date="2019-12-24T00:46:00Z"/>
              <w:rFonts w:asciiTheme="minorHAnsi" w:eastAsiaTheme="minorEastAsia" w:hAnsiTheme="minorHAnsi" w:cstheme="minorBidi"/>
              <w:noProof/>
              <w:sz w:val="20"/>
              <w:lang w:eastAsia="ja-JP" w:bidi="ar-SA"/>
              <w:rPrChange w:id="394" w:author="Nguyen Thi Thuy Duong" w:date="2019-12-23T23:51:00Z">
                <w:rPr>
                  <w:ins w:id="395" w:author="Nguyen Thi Thuy Duong" w:date="2019-12-23T23:51:00Z"/>
                  <w:del w:id="396" w:author="Khanh Linh Trinh" w:date="2019-12-24T00:46:00Z"/>
                  <w:rFonts w:asciiTheme="minorHAnsi" w:eastAsiaTheme="minorEastAsia" w:hAnsiTheme="minorHAnsi" w:cstheme="minorBidi"/>
                  <w:noProof/>
                  <w:sz w:val="22"/>
                  <w:szCs w:val="22"/>
                  <w:lang w:eastAsia="ja-JP" w:bidi="ar-SA"/>
                </w:rPr>
              </w:rPrChange>
            </w:rPr>
          </w:pPr>
          <w:ins w:id="397" w:author="Nguyen Thi Thuy Duong" w:date="2019-12-23T23:51:00Z">
            <w:del w:id="398" w:author="Khanh Linh Trinh" w:date="2019-12-24T00:46:00Z">
              <w:r w:rsidRPr="00F864E5" w:rsidDel="00081918">
                <w:rPr>
                  <w:rFonts w:asciiTheme="minorHAnsi" w:eastAsiaTheme="minorEastAsia" w:hAnsiTheme="minorHAnsi" w:cstheme="minorBidi"/>
                  <w:noProof/>
                  <w:sz w:val="20"/>
                  <w:lang w:eastAsia="ja-JP" w:bidi="ar-SA"/>
                  <w:rPrChange w:id="399"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400" w:author="Khanh Linh Trinh" w:date="2019-12-24T00:46:00Z">
                    <w:rPr>
                      <w:rStyle w:val="Hyperlink"/>
                      <w:noProof/>
                    </w:rPr>
                  </w:rPrChange>
                </w:rPr>
                <w:delText>Work Breakdown Structure</w:delText>
              </w:r>
              <w:r w:rsidRPr="00F864E5" w:rsidDel="00081918">
                <w:rPr>
                  <w:noProof/>
                  <w:webHidden/>
                  <w:sz w:val="20"/>
                  <w:rPrChange w:id="401" w:author="Nguyen Thi Thuy Duong" w:date="2019-12-23T23:51:00Z">
                    <w:rPr>
                      <w:noProof/>
                      <w:webHidden/>
                    </w:rPr>
                  </w:rPrChange>
                </w:rPr>
                <w:tab/>
                <w:delText>9</w:delText>
              </w:r>
            </w:del>
          </w:ins>
        </w:p>
        <w:p w14:paraId="0655753E" w14:textId="03B586CC" w:rsidR="00F864E5" w:rsidRPr="00F864E5" w:rsidDel="00081918" w:rsidRDefault="00F864E5">
          <w:pPr>
            <w:pStyle w:val="TOC2"/>
            <w:rPr>
              <w:ins w:id="402" w:author="Nguyen Thi Thuy Duong" w:date="2019-12-23T23:51:00Z"/>
              <w:del w:id="403" w:author="Khanh Linh Trinh" w:date="2019-12-24T00:46:00Z"/>
              <w:rFonts w:asciiTheme="minorHAnsi" w:eastAsiaTheme="minorEastAsia" w:hAnsiTheme="minorHAnsi" w:cstheme="minorBidi"/>
              <w:noProof/>
              <w:sz w:val="20"/>
              <w:lang w:eastAsia="ja-JP" w:bidi="ar-SA"/>
              <w:rPrChange w:id="404" w:author="Nguyen Thi Thuy Duong" w:date="2019-12-23T23:51:00Z">
                <w:rPr>
                  <w:ins w:id="405" w:author="Nguyen Thi Thuy Duong" w:date="2019-12-23T23:51:00Z"/>
                  <w:del w:id="406" w:author="Khanh Linh Trinh" w:date="2019-12-24T00:46:00Z"/>
                  <w:rFonts w:asciiTheme="minorHAnsi" w:eastAsiaTheme="minorEastAsia" w:hAnsiTheme="minorHAnsi" w:cstheme="minorBidi"/>
                  <w:noProof/>
                  <w:sz w:val="22"/>
                  <w:szCs w:val="22"/>
                  <w:lang w:eastAsia="ja-JP" w:bidi="ar-SA"/>
                </w:rPr>
              </w:rPrChange>
            </w:rPr>
          </w:pPr>
          <w:ins w:id="407" w:author="Nguyen Thi Thuy Duong" w:date="2019-12-23T23:51:00Z">
            <w:del w:id="408" w:author="Khanh Linh Trinh" w:date="2019-12-24T00:46:00Z">
              <w:r w:rsidRPr="00081918" w:rsidDel="00081918">
                <w:rPr>
                  <w:rStyle w:val="Hyperlink"/>
                  <w:rFonts w:cs="Tahoma"/>
                  <w:noProof/>
                  <w:sz w:val="20"/>
                  <w:rPrChange w:id="409" w:author="Khanh Linh Trinh" w:date="2019-12-24T00:46:00Z">
                    <w:rPr>
                      <w:rStyle w:val="Hyperlink"/>
                      <w:rFonts w:cs="Tahoma"/>
                      <w:noProof/>
                    </w:rPr>
                  </w:rPrChange>
                </w:rPr>
                <w:delText>5.2.</w:delText>
              </w:r>
              <w:r w:rsidRPr="00F864E5" w:rsidDel="00081918">
                <w:rPr>
                  <w:noProof/>
                  <w:webHidden/>
                  <w:sz w:val="20"/>
                  <w:rPrChange w:id="410" w:author="Nguyen Thi Thuy Duong" w:date="2019-12-23T23:51:00Z">
                    <w:rPr>
                      <w:noProof/>
                      <w:webHidden/>
                    </w:rPr>
                  </w:rPrChange>
                </w:rPr>
                <w:tab/>
                <w:delText>9</w:delText>
              </w:r>
            </w:del>
          </w:ins>
        </w:p>
        <w:p w14:paraId="177F6E1B" w14:textId="66DA9F09" w:rsidR="00F864E5" w:rsidRPr="00F864E5" w:rsidDel="00081918" w:rsidRDefault="00F864E5">
          <w:pPr>
            <w:pStyle w:val="TOC2"/>
            <w:rPr>
              <w:ins w:id="411" w:author="Nguyen Thi Thuy Duong" w:date="2019-12-23T23:51:00Z"/>
              <w:del w:id="412" w:author="Khanh Linh Trinh" w:date="2019-12-24T00:46:00Z"/>
              <w:rFonts w:asciiTheme="minorHAnsi" w:eastAsiaTheme="minorEastAsia" w:hAnsiTheme="minorHAnsi" w:cstheme="minorBidi"/>
              <w:noProof/>
              <w:sz w:val="20"/>
              <w:lang w:eastAsia="ja-JP" w:bidi="ar-SA"/>
              <w:rPrChange w:id="413" w:author="Nguyen Thi Thuy Duong" w:date="2019-12-23T23:51:00Z">
                <w:rPr>
                  <w:ins w:id="414" w:author="Nguyen Thi Thuy Duong" w:date="2019-12-23T23:51:00Z"/>
                  <w:del w:id="415" w:author="Khanh Linh Trinh" w:date="2019-12-24T00:46:00Z"/>
                  <w:rFonts w:asciiTheme="minorHAnsi" w:eastAsiaTheme="minorEastAsia" w:hAnsiTheme="minorHAnsi" w:cstheme="minorBidi"/>
                  <w:noProof/>
                  <w:sz w:val="22"/>
                  <w:szCs w:val="22"/>
                  <w:lang w:eastAsia="ja-JP" w:bidi="ar-SA"/>
                </w:rPr>
              </w:rPrChange>
            </w:rPr>
          </w:pPr>
          <w:ins w:id="416" w:author="Nguyen Thi Thuy Duong" w:date="2019-12-23T23:51:00Z">
            <w:del w:id="417" w:author="Khanh Linh Trinh" w:date="2019-12-24T00:46:00Z">
              <w:r w:rsidRPr="00081918" w:rsidDel="00081918">
                <w:rPr>
                  <w:rStyle w:val="Hyperlink"/>
                  <w:rFonts w:cs="Tahoma"/>
                  <w:noProof/>
                  <w:sz w:val="20"/>
                  <w:rPrChange w:id="418" w:author="Khanh Linh Trinh" w:date="2019-12-24T00:46:00Z">
                    <w:rPr>
                      <w:rStyle w:val="Hyperlink"/>
                      <w:rFonts w:cs="Tahoma"/>
                      <w:noProof/>
                    </w:rPr>
                  </w:rPrChange>
                </w:rPr>
                <w:delText>5.3.</w:delText>
              </w:r>
              <w:r w:rsidRPr="00F864E5" w:rsidDel="00081918">
                <w:rPr>
                  <w:rFonts w:asciiTheme="minorHAnsi" w:eastAsiaTheme="minorEastAsia" w:hAnsiTheme="minorHAnsi" w:cstheme="minorBidi"/>
                  <w:noProof/>
                  <w:sz w:val="20"/>
                  <w:lang w:eastAsia="ja-JP" w:bidi="ar-SA"/>
                  <w:rPrChange w:id="419"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420" w:author="Khanh Linh Trinh" w:date="2019-12-24T00:46:00Z">
                    <w:rPr>
                      <w:rStyle w:val="Hyperlink"/>
                      <w:noProof/>
                    </w:rPr>
                  </w:rPrChange>
                </w:rPr>
                <w:delText>Ước lượng thời gian</w:delText>
              </w:r>
              <w:r w:rsidRPr="00F864E5" w:rsidDel="00081918">
                <w:rPr>
                  <w:noProof/>
                  <w:webHidden/>
                  <w:sz w:val="20"/>
                  <w:rPrChange w:id="421" w:author="Nguyen Thi Thuy Duong" w:date="2019-12-23T23:51:00Z">
                    <w:rPr>
                      <w:noProof/>
                      <w:webHidden/>
                    </w:rPr>
                  </w:rPrChange>
                </w:rPr>
                <w:tab/>
                <w:delText>9</w:delText>
              </w:r>
            </w:del>
          </w:ins>
        </w:p>
        <w:p w14:paraId="0EAFCD56" w14:textId="4C4E8371" w:rsidR="00F864E5" w:rsidRPr="00F864E5" w:rsidDel="00081918" w:rsidRDefault="00F864E5">
          <w:pPr>
            <w:pStyle w:val="TOC2"/>
            <w:rPr>
              <w:ins w:id="422" w:author="Nguyen Thi Thuy Duong" w:date="2019-12-23T23:51:00Z"/>
              <w:del w:id="423" w:author="Khanh Linh Trinh" w:date="2019-12-24T00:46:00Z"/>
              <w:rFonts w:asciiTheme="minorHAnsi" w:eastAsiaTheme="minorEastAsia" w:hAnsiTheme="minorHAnsi" w:cstheme="minorBidi"/>
              <w:noProof/>
              <w:sz w:val="20"/>
              <w:lang w:eastAsia="ja-JP" w:bidi="ar-SA"/>
              <w:rPrChange w:id="424" w:author="Nguyen Thi Thuy Duong" w:date="2019-12-23T23:51:00Z">
                <w:rPr>
                  <w:ins w:id="425" w:author="Nguyen Thi Thuy Duong" w:date="2019-12-23T23:51:00Z"/>
                  <w:del w:id="426" w:author="Khanh Linh Trinh" w:date="2019-12-24T00:46:00Z"/>
                  <w:rFonts w:asciiTheme="minorHAnsi" w:eastAsiaTheme="minorEastAsia" w:hAnsiTheme="minorHAnsi" w:cstheme="minorBidi"/>
                  <w:noProof/>
                  <w:sz w:val="22"/>
                  <w:szCs w:val="22"/>
                  <w:lang w:eastAsia="ja-JP" w:bidi="ar-SA"/>
                </w:rPr>
              </w:rPrChange>
            </w:rPr>
          </w:pPr>
          <w:ins w:id="427" w:author="Nguyen Thi Thuy Duong" w:date="2019-12-23T23:51:00Z">
            <w:del w:id="428" w:author="Khanh Linh Trinh" w:date="2019-12-24T00:46:00Z">
              <w:r w:rsidRPr="00081918" w:rsidDel="00081918">
                <w:rPr>
                  <w:rStyle w:val="Hyperlink"/>
                  <w:rFonts w:cs="Tahoma"/>
                  <w:noProof/>
                  <w:sz w:val="20"/>
                  <w:rPrChange w:id="429" w:author="Khanh Linh Trinh" w:date="2019-12-24T00:46:00Z">
                    <w:rPr>
                      <w:rStyle w:val="Hyperlink"/>
                      <w:rFonts w:cs="Tahoma"/>
                      <w:noProof/>
                    </w:rPr>
                  </w:rPrChange>
                </w:rPr>
                <w:delText>5.4.</w:delText>
              </w:r>
              <w:r w:rsidRPr="00F864E5" w:rsidDel="00081918">
                <w:rPr>
                  <w:rFonts w:asciiTheme="minorHAnsi" w:eastAsiaTheme="minorEastAsia" w:hAnsiTheme="minorHAnsi" w:cstheme="minorBidi"/>
                  <w:noProof/>
                  <w:sz w:val="20"/>
                  <w:lang w:eastAsia="ja-JP" w:bidi="ar-SA"/>
                  <w:rPrChange w:id="430"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431" w:author="Khanh Linh Trinh" w:date="2019-12-24T00:46:00Z">
                    <w:rPr>
                      <w:rStyle w:val="Hyperlink"/>
                      <w:noProof/>
                    </w:rPr>
                  </w:rPrChange>
                </w:rPr>
                <w:delText>Ước lượng rủi ro</w:delText>
              </w:r>
              <w:r w:rsidRPr="00F864E5" w:rsidDel="00081918">
                <w:rPr>
                  <w:noProof/>
                  <w:webHidden/>
                  <w:sz w:val="20"/>
                  <w:rPrChange w:id="432" w:author="Nguyen Thi Thuy Duong" w:date="2019-12-23T23:51:00Z">
                    <w:rPr>
                      <w:noProof/>
                      <w:webHidden/>
                    </w:rPr>
                  </w:rPrChange>
                </w:rPr>
                <w:tab/>
                <w:delText>12</w:delText>
              </w:r>
            </w:del>
          </w:ins>
        </w:p>
        <w:p w14:paraId="09650BB2" w14:textId="590E0759" w:rsidR="00F864E5" w:rsidRPr="00F864E5" w:rsidDel="00081918" w:rsidRDefault="00F864E5">
          <w:pPr>
            <w:pStyle w:val="TOC1"/>
            <w:rPr>
              <w:ins w:id="433" w:author="Nguyen Thi Thuy Duong" w:date="2019-12-23T23:51:00Z"/>
              <w:del w:id="434" w:author="Khanh Linh Trinh" w:date="2019-12-24T00:46:00Z"/>
              <w:rFonts w:asciiTheme="minorHAnsi" w:eastAsiaTheme="minorEastAsia" w:hAnsiTheme="minorHAnsi" w:cstheme="minorBidi"/>
              <w:b w:val="0"/>
              <w:bCs w:val="0"/>
              <w:caps w:val="0"/>
              <w:noProof/>
              <w:sz w:val="20"/>
              <w:lang w:eastAsia="ja-JP" w:bidi="ar-SA"/>
              <w:rPrChange w:id="435" w:author="Nguyen Thi Thuy Duong" w:date="2019-12-23T23:51:00Z">
                <w:rPr>
                  <w:ins w:id="436" w:author="Nguyen Thi Thuy Duong" w:date="2019-12-23T23:51:00Z"/>
                  <w:del w:id="437" w:author="Khanh Linh Trinh" w:date="2019-12-24T00:46:00Z"/>
                  <w:rFonts w:asciiTheme="minorHAnsi" w:eastAsiaTheme="minorEastAsia" w:hAnsiTheme="minorHAnsi" w:cstheme="minorBidi"/>
                  <w:b w:val="0"/>
                  <w:bCs w:val="0"/>
                  <w:caps w:val="0"/>
                  <w:noProof/>
                  <w:sz w:val="22"/>
                  <w:szCs w:val="22"/>
                  <w:lang w:eastAsia="ja-JP" w:bidi="ar-SA"/>
                </w:rPr>
              </w:rPrChange>
            </w:rPr>
          </w:pPr>
          <w:ins w:id="438" w:author="Nguyen Thi Thuy Duong" w:date="2019-12-23T23:51:00Z">
            <w:del w:id="439" w:author="Khanh Linh Trinh" w:date="2019-12-24T00:46:00Z">
              <w:r w:rsidRPr="00081918" w:rsidDel="00081918">
                <w:rPr>
                  <w:rStyle w:val="Hyperlink"/>
                  <w:noProof/>
                  <w:sz w:val="20"/>
                  <w:rPrChange w:id="440" w:author="Khanh Linh Trinh" w:date="2019-12-24T00:46:00Z">
                    <w:rPr>
                      <w:rStyle w:val="Hyperlink"/>
                      <w:noProof/>
                    </w:rPr>
                  </w:rPrChange>
                </w:rPr>
                <w:delText>6.</w:delText>
              </w:r>
              <w:r w:rsidRPr="00F864E5" w:rsidDel="00081918">
                <w:rPr>
                  <w:rFonts w:asciiTheme="minorHAnsi" w:eastAsiaTheme="minorEastAsia" w:hAnsiTheme="minorHAnsi" w:cstheme="minorBidi"/>
                  <w:b w:val="0"/>
                  <w:bCs w:val="0"/>
                  <w:caps w:val="0"/>
                  <w:noProof/>
                  <w:sz w:val="20"/>
                  <w:lang w:eastAsia="ja-JP" w:bidi="ar-SA"/>
                  <w:rPrChange w:id="441"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081918" w:rsidDel="00081918">
                <w:rPr>
                  <w:rStyle w:val="Hyperlink"/>
                  <w:noProof/>
                  <w:sz w:val="20"/>
                  <w:rPrChange w:id="442" w:author="Khanh Linh Trinh" w:date="2019-12-24T00:46:00Z">
                    <w:rPr>
                      <w:rStyle w:val="Hyperlink"/>
                      <w:noProof/>
                    </w:rPr>
                  </w:rPrChange>
                </w:rPr>
                <w:delText>Ước lượng giá thành</w:delText>
              </w:r>
              <w:r w:rsidRPr="00F864E5" w:rsidDel="00081918">
                <w:rPr>
                  <w:noProof/>
                  <w:webHidden/>
                  <w:sz w:val="20"/>
                  <w:rPrChange w:id="443" w:author="Nguyen Thi Thuy Duong" w:date="2019-12-23T23:51:00Z">
                    <w:rPr>
                      <w:noProof/>
                      <w:webHidden/>
                    </w:rPr>
                  </w:rPrChange>
                </w:rPr>
                <w:tab/>
                <w:delText>13</w:delText>
              </w:r>
            </w:del>
          </w:ins>
        </w:p>
        <w:p w14:paraId="047E5679" w14:textId="5C208D95" w:rsidR="00F864E5" w:rsidRPr="00F864E5" w:rsidDel="00081918" w:rsidRDefault="00F864E5">
          <w:pPr>
            <w:pStyle w:val="TOC1"/>
            <w:rPr>
              <w:ins w:id="444" w:author="Nguyen Thi Thuy Duong" w:date="2019-12-23T23:51:00Z"/>
              <w:del w:id="445" w:author="Khanh Linh Trinh" w:date="2019-12-24T00:46:00Z"/>
              <w:rFonts w:asciiTheme="minorHAnsi" w:eastAsiaTheme="minorEastAsia" w:hAnsiTheme="minorHAnsi" w:cstheme="minorBidi"/>
              <w:b w:val="0"/>
              <w:bCs w:val="0"/>
              <w:caps w:val="0"/>
              <w:noProof/>
              <w:sz w:val="20"/>
              <w:lang w:eastAsia="ja-JP" w:bidi="ar-SA"/>
              <w:rPrChange w:id="446" w:author="Nguyen Thi Thuy Duong" w:date="2019-12-23T23:51:00Z">
                <w:rPr>
                  <w:ins w:id="447" w:author="Nguyen Thi Thuy Duong" w:date="2019-12-23T23:51:00Z"/>
                  <w:del w:id="448" w:author="Khanh Linh Trinh" w:date="2019-12-24T00:46:00Z"/>
                  <w:rFonts w:asciiTheme="minorHAnsi" w:eastAsiaTheme="minorEastAsia" w:hAnsiTheme="minorHAnsi" w:cstheme="minorBidi"/>
                  <w:b w:val="0"/>
                  <w:bCs w:val="0"/>
                  <w:caps w:val="0"/>
                  <w:noProof/>
                  <w:sz w:val="22"/>
                  <w:szCs w:val="22"/>
                  <w:lang w:eastAsia="ja-JP" w:bidi="ar-SA"/>
                </w:rPr>
              </w:rPrChange>
            </w:rPr>
          </w:pPr>
          <w:ins w:id="449" w:author="Nguyen Thi Thuy Duong" w:date="2019-12-23T23:51:00Z">
            <w:del w:id="450" w:author="Khanh Linh Trinh" w:date="2019-12-24T00:46:00Z">
              <w:r w:rsidRPr="00081918" w:rsidDel="00081918">
                <w:rPr>
                  <w:rStyle w:val="Hyperlink"/>
                  <w:noProof/>
                  <w:sz w:val="20"/>
                  <w:rPrChange w:id="451" w:author="Khanh Linh Trinh" w:date="2019-12-24T00:46:00Z">
                    <w:rPr>
                      <w:rStyle w:val="Hyperlink"/>
                      <w:noProof/>
                    </w:rPr>
                  </w:rPrChange>
                </w:rPr>
                <w:delText>7.</w:delText>
              </w:r>
              <w:r w:rsidRPr="00F864E5" w:rsidDel="00081918">
                <w:rPr>
                  <w:rFonts w:asciiTheme="minorHAnsi" w:eastAsiaTheme="minorEastAsia" w:hAnsiTheme="minorHAnsi" w:cstheme="minorBidi"/>
                  <w:b w:val="0"/>
                  <w:bCs w:val="0"/>
                  <w:caps w:val="0"/>
                  <w:noProof/>
                  <w:sz w:val="20"/>
                  <w:lang w:eastAsia="ja-JP" w:bidi="ar-SA"/>
                  <w:rPrChange w:id="452"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081918" w:rsidDel="00081918">
                <w:rPr>
                  <w:rStyle w:val="Hyperlink"/>
                  <w:noProof/>
                  <w:sz w:val="20"/>
                  <w:rPrChange w:id="453" w:author="Khanh Linh Trinh" w:date="2019-12-24T00:46:00Z">
                    <w:rPr>
                      <w:rStyle w:val="Hyperlink"/>
                      <w:noProof/>
                    </w:rPr>
                  </w:rPrChange>
                </w:rPr>
                <w:delText>Ước lượng chất lượng</w:delText>
              </w:r>
              <w:r w:rsidRPr="00F864E5" w:rsidDel="00081918">
                <w:rPr>
                  <w:noProof/>
                  <w:webHidden/>
                  <w:sz w:val="20"/>
                  <w:rPrChange w:id="454" w:author="Nguyen Thi Thuy Duong" w:date="2019-12-23T23:51:00Z">
                    <w:rPr>
                      <w:noProof/>
                      <w:webHidden/>
                    </w:rPr>
                  </w:rPrChange>
                </w:rPr>
                <w:tab/>
                <w:delText>13</w:delText>
              </w:r>
            </w:del>
          </w:ins>
        </w:p>
        <w:p w14:paraId="7DC800B7" w14:textId="43EF840B" w:rsidR="00F864E5" w:rsidRPr="00F864E5" w:rsidDel="00081918" w:rsidRDefault="00F864E5">
          <w:pPr>
            <w:pStyle w:val="TOC1"/>
            <w:rPr>
              <w:ins w:id="455" w:author="Nguyen Thi Thuy Duong" w:date="2019-12-23T23:51:00Z"/>
              <w:del w:id="456" w:author="Khanh Linh Trinh" w:date="2019-12-24T00:46:00Z"/>
              <w:rFonts w:asciiTheme="minorHAnsi" w:eastAsiaTheme="minorEastAsia" w:hAnsiTheme="minorHAnsi" w:cstheme="minorBidi"/>
              <w:b w:val="0"/>
              <w:bCs w:val="0"/>
              <w:caps w:val="0"/>
              <w:noProof/>
              <w:sz w:val="20"/>
              <w:lang w:eastAsia="ja-JP" w:bidi="ar-SA"/>
              <w:rPrChange w:id="457" w:author="Nguyen Thi Thuy Duong" w:date="2019-12-23T23:51:00Z">
                <w:rPr>
                  <w:ins w:id="458" w:author="Nguyen Thi Thuy Duong" w:date="2019-12-23T23:51:00Z"/>
                  <w:del w:id="459" w:author="Khanh Linh Trinh" w:date="2019-12-24T00:46:00Z"/>
                  <w:rFonts w:asciiTheme="minorHAnsi" w:eastAsiaTheme="minorEastAsia" w:hAnsiTheme="minorHAnsi" w:cstheme="minorBidi"/>
                  <w:b w:val="0"/>
                  <w:bCs w:val="0"/>
                  <w:caps w:val="0"/>
                  <w:noProof/>
                  <w:sz w:val="22"/>
                  <w:szCs w:val="22"/>
                  <w:lang w:eastAsia="ja-JP" w:bidi="ar-SA"/>
                </w:rPr>
              </w:rPrChange>
            </w:rPr>
          </w:pPr>
          <w:ins w:id="460" w:author="Nguyen Thi Thuy Duong" w:date="2019-12-23T23:51:00Z">
            <w:del w:id="461" w:author="Khanh Linh Trinh" w:date="2019-12-24T00:46:00Z">
              <w:r w:rsidRPr="00081918" w:rsidDel="00081918">
                <w:rPr>
                  <w:rStyle w:val="Hyperlink"/>
                  <w:noProof/>
                  <w:sz w:val="20"/>
                  <w:rPrChange w:id="462" w:author="Khanh Linh Trinh" w:date="2019-12-24T00:46:00Z">
                    <w:rPr>
                      <w:rStyle w:val="Hyperlink"/>
                      <w:noProof/>
                    </w:rPr>
                  </w:rPrChange>
                </w:rPr>
                <w:delText>8.</w:delText>
              </w:r>
              <w:r w:rsidRPr="00F864E5" w:rsidDel="00081918">
                <w:rPr>
                  <w:rFonts w:asciiTheme="minorHAnsi" w:eastAsiaTheme="minorEastAsia" w:hAnsiTheme="minorHAnsi" w:cstheme="minorBidi"/>
                  <w:b w:val="0"/>
                  <w:bCs w:val="0"/>
                  <w:caps w:val="0"/>
                  <w:noProof/>
                  <w:sz w:val="20"/>
                  <w:lang w:eastAsia="ja-JP" w:bidi="ar-SA"/>
                  <w:rPrChange w:id="463"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081918" w:rsidDel="00081918">
                <w:rPr>
                  <w:rStyle w:val="Hyperlink"/>
                  <w:noProof/>
                  <w:sz w:val="20"/>
                  <w:rPrChange w:id="464" w:author="Khanh Linh Trinh" w:date="2019-12-24T00:46:00Z">
                    <w:rPr>
                      <w:rStyle w:val="Hyperlink"/>
                      <w:noProof/>
                    </w:rPr>
                  </w:rPrChange>
                </w:rPr>
                <w:delText>Phân tích thiết kế</w:delText>
              </w:r>
              <w:r w:rsidRPr="00F864E5" w:rsidDel="00081918">
                <w:rPr>
                  <w:noProof/>
                  <w:webHidden/>
                  <w:sz w:val="20"/>
                  <w:rPrChange w:id="465" w:author="Nguyen Thi Thuy Duong" w:date="2019-12-23T23:51:00Z">
                    <w:rPr>
                      <w:noProof/>
                      <w:webHidden/>
                    </w:rPr>
                  </w:rPrChange>
                </w:rPr>
                <w:tab/>
                <w:delText>13</w:delText>
              </w:r>
            </w:del>
          </w:ins>
        </w:p>
        <w:p w14:paraId="7CD0734B" w14:textId="77CCD7E3" w:rsidR="00F864E5" w:rsidRPr="00F864E5" w:rsidDel="00081918" w:rsidRDefault="00F864E5">
          <w:pPr>
            <w:pStyle w:val="TOC2"/>
            <w:rPr>
              <w:ins w:id="466" w:author="Nguyen Thi Thuy Duong" w:date="2019-12-23T23:51:00Z"/>
              <w:del w:id="467" w:author="Khanh Linh Trinh" w:date="2019-12-24T00:46:00Z"/>
              <w:rFonts w:asciiTheme="minorHAnsi" w:eastAsiaTheme="minorEastAsia" w:hAnsiTheme="minorHAnsi" w:cstheme="minorBidi"/>
              <w:noProof/>
              <w:sz w:val="20"/>
              <w:lang w:eastAsia="ja-JP" w:bidi="ar-SA"/>
              <w:rPrChange w:id="468" w:author="Nguyen Thi Thuy Duong" w:date="2019-12-23T23:51:00Z">
                <w:rPr>
                  <w:ins w:id="469" w:author="Nguyen Thi Thuy Duong" w:date="2019-12-23T23:51:00Z"/>
                  <w:del w:id="470" w:author="Khanh Linh Trinh" w:date="2019-12-24T00:46:00Z"/>
                  <w:rFonts w:asciiTheme="minorHAnsi" w:eastAsiaTheme="minorEastAsia" w:hAnsiTheme="minorHAnsi" w:cstheme="minorBidi"/>
                  <w:noProof/>
                  <w:sz w:val="22"/>
                  <w:szCs w:val="22"/>
                  <w:lang w:eastAsia="ja-JP" w:bidi="ar-SA"/>
                </w:rPr>
              </w:rPrChange>
            </w:rPr>
          </w:pPr>
          <w:ins w:id="471" w:author="Nguyen Thi Thuy Duong" w:date="2019-12-23T23:51:00Z">
            <w:del w:id="472" w:author="Khanh Linh Trinh" w:date="2019-12-24T00:46:00Z">
              <w:r w:rsidRPr="00081918" w:rsidDel="00081918">
                <w:rPr>
                  <w:rStyle w:val="Hyperlink"/>
                  <w:rFonts w:cs="Tahoma"/>
                  <w:noProof/>
                  <w:sz w:val="20"/>
                  <w:lang w:eastAsia="en-US"/>
                  <w:rPrChange w:id="473" w:author="Khanh Linh Trinh" w:date="2019-12-24T00:46:00Z">
                    <w:rPr>
                      <w:rStyle w:val="Hyperlink"/>
                      <w:rFonts w:cs="Tahoma"/>
                      <w:noProof/>
                      <w:lang w:eastAsia="en-US"/>
                    </w:rPr>
                  </w:rPrChange>
                </w:rPr>
                <w:delText>8.1.</w:delText>
              </w:r>
              <w:r w:rsidRPr="00F864E5" w:rsidDel="00081918">
                <w:rPr>
                  <w:rFonts w:asciiTheme="minorHAnsi" w:eastAsiaTheme="minorEastAsia" w:hAnsiTheme="minorHAnsi" w:cstheme="minorBidi"/>
                  <w:noProof/>
                  <w:sz w:val="20"/>
                  <w:lang w:eastAsia="ja-JP" w:bidi="ar-SA"/>
                  <w:rPrChange w:id="474"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lang w:eastAsia="en-US"/>
                  <w:rPrChange w:id="475" w:author="Khanh Linh Trinh" w:date="2019-12-24T00:46:00Z">
                    <w:rPr>
                      <w:rStyle w:val="Hyperlink"/>
                      <w:noProof/>
                      <w:lang w:eastAsia="en-US"/>
                    </w:rPr>
                  </w:rPrChange>
                </w:rPr>
                <w:delText>Mô hình tích hợp phần cứng/phần mềm</w:delText>
              </w:r>
              <w:r w:rsidRPr="00F864E5" w:rsidDel="00081918">
                <w:rPr>
                  <w:noProof/>
                  <w:webHidden/>
                  <w:sz w:val="20"/>
                  <w:rPrChange w:id="476" w:author="Nguyen Thi Thuy Duong" w:date="2019-12-23T23:51:00Z">
                    <w:rPr>
                      <w:noProof/>
                      <w:webHidden/>
                    </w:rPr>
                  </w:rPrChange>
                </w:rPr>
                <w:tab/>
                <w:delText>13</w:delText>
              </w:r>
            </w:del>
          </w:ins>
        </w:p>
        <w:p w14:paraId="63E3F3F6" w14:textId="3FEF5FDD" w:rsidR="00F864E5" w:rsidRPr="00F864E5" w:rsidDel="00081918" w:rsidRDefault="00F864E5">
          <w:pPr>
            <w:pStyle w:val="TOC2"/>
            <w:rPr>
              <w:ins w:id="477" w:author="Nguyen Thi Thuy Duong" w:date="2019-12-23T23:51:00Z"/>
              <w:del w:id="478" w:author="Khanh Linh Trinh" w:date="2019-12-24T00:46:00Z"/>
              <w:rFonts w:asciiTheme="minorHAnsi" w:eastAsiaTheme="minorEastAsia" w:hAnsiTheme="minorHAnsi" w:cstheme="minorBidi"/>
              <w:noProof/>
              <w:sz w:val="20"/>
              <w:lang w:eastAsia="ja-JP" w:bidi="ar-SA"/>
              <w:rPrChange w:id="479" w:author="Nguyen Thi Thuy Duong" w:date="2019-12-23T23:51:00Z">
                <w:rPr>
                  <w:ins w:id="480" w:author="Nguyen Thi Thuy Duong" w:date="2019-12-23T23:51:00Z"/>
                  <w:del w:id="481" w:author="Khanh Linh Trinh" w:date="2019-12-24T00:46:00Z"/>
                  <w:rFonts w:asciiTheme="minorHAnsi" w:eastAsiaTheme="minorEastAsia" w:hAnsiTheme="minorHAnsi" w:cstheme="minorBidi"/>
                  <w:noProof/>
                  <w:sz w:val="22"/>
                  <w:szCs w:val="22"/>
                  <w:lang w:eastAsia="ja-JP" w:bidi="ar-SA"/>
                </w:rPr>
              </w:rPrChange>
            </w:rPr>
          </w:pPr>
          <w:ins w:id="482" w:author="Nguyen Thi Thuy Duong" w:date="2019-12-23T23:51:00Z">
            <w:del w:id="483" w:author="Khanh Linh Trinh" w:date="2019-12-24T00:46:00Z">
              <w:r w:rsidRPr="00081918" w:rsidDel="00081918">
                <w:rPr>
                  <w:rStyle w:val="Hyperlink"/>
                  <w:rFonts w:cs="Tahoma"/>
                  <w:noProof/>
                  <w:sz w:val="20"/>
                  <w:lang w:eastAsia="en-US"/>
                  <w:rPrChange w:id="484" w:author="Khanh Linh Trinh" w:date="2019-12-24T00:46:00Z">
                    <w:rPr>
                      <w:rStyle w:val="Hyperlink"/>
                      <w:rFonts w:cs="Tahoma"/>
                      <w:noProof/>
                      <w:lang w:eastAsia="en-US"/>
                    </w:rPr>
                  </w:rPrChange>
                </w:rPr>
                <w:delText>8.2.</w:delText>
              </w:r>
              <w:r w:rsidRPr="00F864E5" w:rsidDel="00081918">
                <w:rPr>
                  <w:rFonts w:asciiTheme="minorHAnsi" w:eastAsiaTheme="minorEastAsia" w:hAnsiTheme="minorHAnsi" w:cstheme="minorBidi"/>
                  <w:noProof/>
                  <w:sz w:val="20"/>
                  <w:lang w:eastAsia="ja-JP" w:bidi="ar-SA"/>
                  <w:rPrChange w:id="485"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lang w:eastAsia="en-US"/>
                  <w:rPrChange w:id="486" w:author="Khanh Linh Trinh" w:date="2019-12-24T00:46:00Z">
                    <w:rPr>
                      <w:rStyle w:val="Hyperlink"/>
                      <w:noProof/>
                      <w:lang w:eastAsia="en-US"/>
                    </w:rPr>
                  </w:rPrChange>
                </w:rPr>
                <w:delText>Giao diện</w:delText>
              </w:r>
              <w:r w:rsidRPr="00F864E5" w:rsidDel="00081918">
                <w:rPr>
                  <w:noProof/>
                  <w:webHidden/>
                  <w:sz w:val="20"/>
                  <w:rPrChange w:id="487" w:author="Nguyen Thi Thuy Duong" w:date="2019-12-23T23:51:00Z">
                    <w:rPr>
                      <w:noProof/>
                      <w:webHidden/>
                    </w:rPr>
                  </w:rPrChange>
                </w:rPr>
                <w:tab/>
                <w:delText>13</w:delText>
              </w:r>
            </w:del>
          </w:ins>
        </w:p>
        <w:p w14:paraId="3B131DFA" w14:textId="2303EC06" w:rsidR="00F864E5" w:rsidRPr="00F864E5" w:rsidDel="00081918" w:rsidRDefault="00F864E5">
          <w:pPr>
            <w:pStyle w:val="TOC2"/>
            <w:rPr>
              <w:ins w:id="488" w:author="Nguyen Thi Thuy Duong" w:date="2019-12-23T23:51:00Z"/>
              <w:del w:id="489" w:author="Khanh Linh Trinh" w:date="2019-12-24T00:46:00Z"/>
              <w:rFonts w:asciiTheme="minorHAnsi" w:eastAsiaTheme="minorEastAsia" w:hAnsiTheme="minorHAnsi" w:cstheme="minorBidi"/>
              <w:noProof/>
              <w:sz w:val="20"/>
              <w:lang w:eastAsia="ja-JP" w:bidi="ar-SA"/>
              <w:rPrChange w:id="490" w:author="Nguyen Thi Thuy Duong" w:date="2019-12-23T23:51:00Z">
                <w:rPr>
                  <w:ins w:id="491" w:author="Nguyen Thi Thuy Duong" w:date="2019-12-23T23:51:00Z"/>
                  <w:del w:id="492" w:author="Khanh Linh Trinh" w:date="2019-12-24T00:46:00Z"/>
                  <w:rFonts w:asciiTheme="minorHAnsi" w:eastAsiaTheme="minorEastAsia" w:hAnsiTheme="minorHAnsi" w:cstheme="minorBidi"/>
                  <w:noProof/>
                  <w:sz w:val="22"/>
                  <w:szCs w:val="22"/>
                  <w:lang w:eastAsia="ja-JP" w:bidi="ar-SA"/>
                </w:rPr>
              </w:rPrChange>
            </w:rPr>
          </w:pPr>
          <w:ins w:id="493" w:author="Nguyen Thi Thuy Duong" w:date="2019-12-23T23:51:00Z">
            <w:del w:id="494" w:author="Khanh Linh Trinh" w:date="2019-12-24T00:46:00Z">
              <w:r w:rsidRPr="00081918" w:rsidDel="00081918">
                <w:rPr>
                  <w:rStyle w:val="Hyperlink"/>
                  <w:rFonts w:cs="Tahoma"/>
                  <w:noProof/>
                  <w:sz w:val="20"/>
                  <w:lang w:eastAsia="en-US"/>
                  <w:rPrChange w:id="495" w:author="Khanh Linh Trinh" w:date="2019-12-24T00:46:00Z">
                    <w:rPr>
                      <w:rStyle w:val="Hyperlink"/>
                      <w:rFonts w:cs="Tahoma"/>
                      <w:noProof/>
                      <w:lang w:eastAsia="en-US"/>
                    </w:rPr>
                  </w:rPrChange>
                </w:rPr>
                <w:delText>8.3.</w:delText>
              </w:r>
              <w:r w:rsidRPr="00F864E5" w:rsidDel="00081918">
                <w:rPr>
                  <w:rFonts w:asciiTheme="minorHAnsi" w:eastAsiaTheme="minorEastAsia" w:hAnsiTheme="minorHAnsi" w:cstheme="minorBidi"/>
                  <w:noProof/>
                  <w:sz w:val="20"/>
                  <w:lang w:eastAsia="ja-JP" w:bidi="ar-SA"/>
                  <w:rPrChange w:id="496"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lang w:eastAsia="en-US"/>
                  <w:rPrChange w:id="497" w:author="Khanh Linh Trinh" w:date="2019-12-24T00:46:00Z">
                    <w:rPr>
                      <w:rStyle w:val="Hyperlink"/>
                      <w:noProof/>
                      <w:lang w:eastAsia="en-US"/>
                    </w:rPr>
                  </w:rPrChange>
                </w:rPr>
                <w:delText>Cơ sở dữ liệu</w:delText>
              </w:r>
              <w:r w:rsidRPr="00F864E5" w:rsidDel="00081918">
                <w:rPr>
                  <w:noProof/>
                  <w:webHidden/>
                  <w:sz w:val="20"/>
                  <w:rPrChange w:id="498" w:author="Nguyen Thi Thuy Duong" w:date="2019-12-23T23:51:00Z">
                    <w:rPr>
                      <w:noProof/>
                      <w:webHidden/>
                    </w:rPr>
                  </w:rPrChange>
                </w:rPr>
                <w:tab/>
                <w:delText>21</w:delText>
              </w:r>
            </w:del>
          </w:ins>
        </w:p>
        <w:p w14:paraId="6771D217" w14:textId="1D6B8E54" w:rsidR="00F864E5" w:rsidRPr="00F864E5" w:rsidDel="00081918" w:rsidRDefault="00F864E5">
          <w:pPr>
            <w:pStyle w:val="TOC2"/>
            <w:rPr>
              <w:ins w:id="499" w:author="Nguyen Thi Thuy Duong" w:date="2019-12-23T23:51:00Z"/>
              <w:del w:id="500" w:author="Khanh Linh Trinh" w:date="2019-12-24T00:46:00Z"/>
              <w:rFonts w:asciiTheme="minorHAnsi" w:eastAsiaTheme="minorEastAsia" w:hAnsiTheme="minorHAnsi" w:cstheme="minorBidi"/>
              <w:noProof/>
              <w:sz w:val="20"/>
              <w:lang w:eastAsia="ja-JP" w:bidi="ar-SA"/>
              <w:rPrChange w:id="501" w:author="Nguyen Thi Thuy Duong" w:date="2019-12-23T23:51:00Z">
                <w:rPr>
                  <w:ins w:id="502" w:author="Nguyen Thi Thuy Duong" w:date="2019-12-23T23:51:00Z"/>
                  <w:del w:id="503" w:author="Khanh Linh Trinh" w:date="2019-12-24T00:46:00Z"/>
                  <w:rFonts w:asciiTheme="minorHAnsi" w:eastAsiaTheme="minorEastAsia" w:hAnsiTheme="minorHAnsi" w:cstheme="minorBidi"/>
                  <w:noProof/>
                  <w:sz w:val="22"/>
                  <w:szCs w:val="22"/>
                  <w:lang w:eastAsia="ja-JP" w:bidi="ar-SA"/>
                </w:rPr>
              </w:rPrChange>
            </w:rPr>
          </w:pPr>
          <w:ins w:id="504" w:author="Nguyen Thi Thuy Duong" w:date="2019-12-23T23:51:00Z">
            <w:del w:id="505" w:author="Khanh Linh Trinh" w:date="2019-12-24T00:46:00Z">
              <w:r w:rsidRPr="00081918" w:rsidDel="00081918">
                <w:rPr>
                  <w:rStyle w:val="Hyperlink"/>
                  <w:rFonts w:cs="Tahoma"/>
                  <w:noProof/>
                  <w:sz w:val="20"/>
                  <w:lang w:eastAsia="en-US"/>
                  <w:rPrChange w:id="506" w:author="Khanh Linh Trinh" w:date="2019-12-24T00:46:00Z">
                    <w:rPr>
                      <w:rStyle w:val="Hyperlink"/>
                      <w:rFonts w:cs="Tahoma"/>
                      <w:noProof/>
                      <w:lang w:eastAsia="en-US"/>
                    </w:rPr>
                  </w:rPrChange>
                </w:rPr>
                <w:delText>8.4.</w:delText>
              </w:r>
              <w:r w:rsidRPr="00F864E5" w:rsidDel="00081918">
                <w:rPr>
                  <w:rFonts w:asciiTheme="minorHAnsi" w:eastAsiaTheme="minorEastAsia" w:hAnsiTheme="minorHAnsi" w:cstheme="minorBidi"/>
                  <w:noProof/>
                  <w:sz w:val="20"/>
                  <w:lang w:eastAsia="ja-JP" w:bidi="ar-SA"/>
                  <w:rPrChange w:id="507"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lang w:eastAsia="en-US"/>
                  <w:rPrChange w:id="508" w:author="Khanh Linh Trinh" w:date="2019-12-24T00:46:00Z">
                    <w:rPr>
                      <w:rStyle w:val="Hyperlink"/>
                      <w:noProof/>
                      <w:lang w:eastAsia="en-US"/>
                    </w:rPr>
                  </w:rPrChange>
                </w:rPr>
                <w:delText>Mạng</w:delText>
              </w:r>
              <w:r w:rsidRPr="00F864E5" w:rsidDel="00081918">
                <w:rPr>
                  <w:noProof/>
                  <w:webHidden/>
                  <w:sz w:val="20"/>
                  <w:rPrChange w:id="509" w:author="Nguyen Thi Thuy Duong" w:date="2019-12-23T23:51:00Z">
                    <w:rPr>
                      <w:noProof/>
                      <w:webHidden/>
                    </w:rPr>
                  </w:rPrChange>
                </w:rPr>
                <w:tab/>
                <w:delText>21</w:delText>
              </w:r>
            </w:del>
          </w:ins>
        </w:p>
        <w:p w14:paraId="1495A722" w14:textId="625D6BFA" w:rsidR="00F864E5" w:rsidRPr="00F864E5" w:rsidDel="00081918" w:rsidRDefault="00F864E5">
          <w:pPr>
            <w:pStyle w:val="TOC1"/>
            <w:rPr>
              <w:ins w:id="510" w:author="Nguyen Thi Thuy Duong" w:date="2019-12-23T23:51:00Z"/>
              <w:del w:id="511" w:author="Khanh Linh Trinh" w:date="2019-12-24T00:46:00Z"/>
              <w:rFonts w:asciiTheme="minorHAnsi" w:eastAsiaTheme="minorEastAsia" w:hAnsiTheme="minorHAnsi" w:cstheme="minorBidi"/>
              <w:b w:val="0"/>
              <w:bCs w:val="0"/>
              <w:caps w:val="0"/>
              <w:noProof/>
              <w:sz w:val="20"/>
              <w:lang w:eastAsia="ja-JP" w:bidi="ar-SA"/>
              <w:rPrChange w:id="512" w:author="Nguyen Thi Thuy Duong" w:date="2019-12-23T23:51:00Z">
                <w:rPr>
                  <w:ins w:id="513" w:author="Nguyen Thi Thuy Duong" w:date="2019-12-23T23:51:00Z"/>
                  <w:del w:id="514" w:author="Khanh Linh Trinh" w:date="2019-12-24T00:46:00Z"/>
                  <w:rFonts w:asciiTheme="minorHAnsi" w:eastAsiaTheme="minorEastAsia" w:hAnsiTheme="minorHAnsi" w:cstheme="minorBidi"/>
                  <w:b w:val="0"/>
                  <w:bCs w:val="0"/>
                  <w:caps w:val="0"/>
                  <w:noProof/>
                  <w:sz w:val="22"/>
                  <w:szCs w:val="22"/>
                  <w:lang w:eastAsia="ja-JP" w:bidi="ar-SA"/>
                </w:rPr>
              </w:rPrChange>
            </w:rPr>
          </w:pPr>
          <w:ins w:id="515" w:author="Nguyen Thi Thuy Duong" w:date="2019-12-23T23:51:00Z">
            <w:del w:id="516" w:author="Khanh Linh Trinh" w:date="2019-12-24T00:46:00Z">
              <w:r w:rsidRPr="00081918" w:rsidDel="00081918">
                <w:rPr>
                  <w:rStyle w:val="Hyperlink"/>
                  <w:noProof/>
                  <w:sz w:val="20"/>
                  <w:rPrChange w:id="517" w:author="Khanh Linh Trinh" w:date="2019-12-24T00:46:00Z">
                    <w:rPr>
                      <w:rStyle w:val="Hyperlink"/>
                      <w:noProof/>
                    </w:rPr>
                  </w:rPrChange>
                </w:rPr>
                <w:delText>9.</w:delText>
              </w:r>
              <w:r w:rsidRPr="00F864E5" w:rsidDel="00081918">
                <w:rPr>
                  <w:rFonts w:asciiTheme="minorHAnsi" w:eastAsiaTheme="minorEastAsia" w:hAnsiTheme="minorHAnsi" w:cstheme="minorBidi"/>
                  <w:b w:val="0"/>
                  <w:bCs w:val="0"/>
                  <w:caps w:val="0"/>
                  <w:noProof/>
                  <w:sz w:val="20"/>
                  <w:lang w:eastAsia="ja-JP" w:bidi="ar-SA"/>
                  <w:rPrChange w:id="518"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081918" w:rsidDel="00081918">
                <w:rPr>
                  <w:rStyle w:val="Hyperlink"/>
                  <w:noProof/>
                  <w:sz w:val="20"/>
                  <w:rPrChange w:id="519" w:author="Khanh Linh Trinh" w:date="2019-12-24T00:46:00Z">
                    <w:rPr>
                      <w:rStyle w:val="Hyperlink"/>
                      <w:noProof/>
                    </w:rPr>
                  </w:rPrChange>
                </w:rPr>
                <w:delText>Giám sát dự án</w:delText>
              </w:r>
              <w:r w:rsidRPr="00F864E5" w:rsidDel="00081918">
                <w:rPr>
                  <w:noProof/>
                  <w:webHidden/>
                  <w:sz w:val="20"/>
                  <w:rPrChange w:id="520" w:author="Nguyen Thi Thuy Duong" w:date="2019-12-23T23:51:00Z">
                    <w:rPr>
                      <w:noProof/>
                      <w:webHidden/>
                    </w:rPr>
                  </w:rPrChange>
                </w:rPr>
                <w:tab/>
                <w:delText>22</w:delText>
              </w:r>
            </w:del>
          </w:ins>
        </w:p>
        <w:p w14:paraId="4C39709C" w14:textId="5448191C" w:rsidR="00F864E5" w:rsidRPr="00F864E5" w:rsidDel="00081918" w:rsidRDefault="00F864E5">
          <w:pPr>
            <w:pStyle w:val="TOC2"/>
            <w:rPr>
              <w:ins w:id="521" w:author="Nguyen Thi Thuy Duong" w:date="2019-12-23T23:51:00Z"/>
              <w:del w:id="522" w:author="Khanh Linh Trinh" w:date="2019-12-24T00:46:00Z"/>
              <w:rFonts w:asciiTheme="minorHAnsi" w:eastAsiaTheme="minorEastAsia" w:hAnsiTheme="minorHAnsi" w:cstheme="minorBidi"/>
              <w:noProof/>
              <w:sz w:val="20"/>
              <w:lang w:eastAsia="ja-JP" w:bidi="ar-SA"/>
              <w:rPrChange w:id="523" w:author="Nguyen Thi Thuy Duong" w:date="2019-12-23T23:51:00Z">
                <w:rPr>
                  <w:ins w:id="524" w:author="Nguyen Thi Thuy Duong" w:date="2019-12-23T23:51:00Z"/>
                  <w:del w:id="525" w:author="Khanh Linh Trinh" w:date="2019-12-24T00:46:00Z"/>
                  <w:rFonts w:asciiTheme="minorHAnsi" w:eastAsiaTheme="minorEastAsia" w:hAnsiTheme="minorHAnsi" w:cstheme="minorBidi"/>
                  <w:noProof/>
                  <w:sz w:val="22"/>
                  <w:szCs w:val="22"/>
                  <w:lang w:eastAsia="ja-JP" w:bidi="ar-SA"/>
                </w:rPr>
              </w:rPrChange>
            </w:rPr>
          </w:pPr>
          <w:ins w:id="526" w:author="Nguyen Thi Thuy Duong" w:date="2019-12-23T23:51:00Z">
            <w:del w:id="527" w:author="Khanh Linh Trinh" w:date="2019-12-24T00:46:00Z">
              <w:r w:rsidRPr="00081918" w:rsidDel="00081918">
                <w:rPr>
                  <w:rStyle w:val="Hyperlink"/>
                  <w:rFonts w:cs="Tahoma"/>
                  <w:noProof/>
                  <w:sz w:val="20"/>
                  <w:rPrChange w:id="528" w:author="Khanh Linh Trinh" w:date="2019-12-24T00:46:00Z">
                    <w:rPr>
                      <w:rStyle w:val="Hyperlink"/>
                      <w:rFonts w:cs="Tahoma"/>
                      <w:noProof/>
                    </w:rPr>
                  </w:rPrChange>
                </w:rPr>
                <w:delText>9.1.</w:delText>
              </w:r>
              <w:r w:rsidRPr="00F864E5" w:rsidDel="00081918">
                <w:rPr>
                  <w:rFonts w:asciiTheme="minorHAnsi" w:eastAsiaTheme="minorEastAsia" w:hAnsiTheme="minorHAnsi" w:cstheme="minorBidi"/>
                  <w:noProof/>
                  <w:sz w:val="20"/>
                  <w:lang w:eastAsia="ja-JP" w:bidi="ar-SA"/>
                  <w:rPrChange w:id="529"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530" w:author="Khanh Linh Trinh" w:date="2019-12-24T00:46:00Z">
                    <w:rPr>
                      <w:rStyle w:val="Hyperlink"/>
                      <w:noProof/>
                    </w:rPr>
                  </w:rPrChange>
                </w:rPr>
                <w:delText>Trả lời câu hỏi</w:delText>
              </w:r>
              <w:r w:rsidRPr="00F864E5" w:rsidDel="00081918">
                <w:rPr>
                  <w:noProof/>
                  <w:webHidden/>
                  <w:sz w:val="20"/>
                  <w:rPrChange w:id="531" w:author="Nguyen Thi Thuy Duong" w:date="2019-12-23T23:51:00Z">
                    <w:rPr>
                      <w:noProof/>
                      <w:webHidden/>
                    </w:rPr>
                  </w:rPrChange>
                </w:rPr>
                <w:tab/>
                <w:delText>22</w:delText>
              </w:r>
            </w:del>
          </w:ins>
        </w:p>
        <w:p w14:paraId="52A1DF6C" w14:textId="7A564620" w:rsidR="00F864E5" w:rsidRPr="00F864E5" w:rsidDel="00081918" w:rsidRDefault="00F864E5">
          <w:pPr>
            <w:pStyle w:val="TOC1"/>
            <w:rPr>
              <w:ins w:id="532" w:author="Nguyen Thi Thuy Duong" w:date="2019-12-23T23:51:00Z"/>
              <w:del w:id="533" w:author="Khanh Linh Trinh" w:date="2019-12-24T00:46:00Z"/>
              <w:rFonts w:asciiTheme="minorHAnsi" w:eastAsiaTheme="minorEastAsia" w:hAnsiTheme="minorHAnsi" w:cstheme="minorBidi"/>
              <w:b w:val="0"/>
              <w:bCs w:val="0"/>
              <w:caps w:val="0"/>
              <w:noProof/>
              <w:sz w:val="20"/>
              <w:lang w:eastAsia="ja-JP" w:bidi="ar-SA"/>
              <w:rPrChange w:id="534" w:author="Nguyen Thi Thuy Duong" w:date="2019-12-23T23:51:00Z">
                <w:rPr>
                  <w:ins w:id="535" w:author="Nguyen Thi Thuy Duong" w:date="2019-12-23T23:51:00Z"/>
                  <w:del w:id="536" w:author="Khanh Linh Trinh" w:date="2019-12-24T00:46:00Z"/>
                  <w:rFonts w:asciiTheme="minorHAnsi" w:eastAsiaTheme="minorEastAsia" w:hAnsiTheme="minorHAnsi" w:cstheme="minorBidi"/>
                  <w:b w:val="0"/>
                  <w:bCs w:val="0"/>
                  <w:caps w:val="0"/>
                  <w:noProof/>
                  <w:sz w:val="22"/>
                  <w:szCs w:val="22"/>
                  <w:lang w:eastAsia="ja-JP" w:bidi="ar-SA"/>
                </w:rPr>
              </w:rPrChange>
            </w:rPr>
          </w:pPr>
          <w:ins w:id="537" w:author="Nguyen Thi Thuy Duong" w:date="2019-12-23T23:51:00Z">
            <w:del w:id="538" w:author="Khanh Linh Trinh" w:date="2019-12-24T00:46:00Z">
              <w:r w:rsidRPr="00081918" w:rsidDel="00081918">
                <w:rPr>
                  <w:rStyle w:val="Hyperlink"/>
                  <w:noProof/>
                  <w:sz w:val="20"/>
                  <w:rPrChange w:id="539" w:author="Khanh Linh Trinh" w:date="2019-12-24T00:46:00Z">
                    <w:rPr>
                      <w:rStyle w:val="Hyperlink"/>
                      <w:noProof/>
                    </w:rPr>
                  </w:rPrChange>
                </w:rPr>
                <w:delText>10.</w:delText>
              </w:r>
              <w:r w:rsidRPr="00F864E5" w:rsidDel="00081918">
                <w:rPr>
                  <w:rFonts w:asciiTheme="minorHAnsi" w:eastAsiaTheme="minorEastAsia" w:hAnsiTheme="minorHAnsi" w:cstheme="minorBidi"/>
                  <w:b w:val="0"/>
                  <w:bCs w:val="0"/>
                  <w:caps w:val="0"/>
                  <w:noProof/>
                  <w:sz w:val="20"/>
                  <w:lang w:eastAsia="ja-JP" w:bidi="ar-SA"/>
                  <w:rPrChange w:id="540"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081918" w:rsidDel="00081918">
                <w:rPr>
                  <w:rStyle w:val="Hyperlink"/>
                  <w:noProof/>
                  <w:sz w:val="20"/>
                  <w:rPrChange w:id="541" w:author="Khanh Linh Trinh" w:date="2019-12-24T00:46:00Z">
                    <w:rPr>
                      <w:rStyle w:val="Hyperlink"/>
                      <w:noProof/>
                    </w:rPr>
                  </w:rPrChange>
                </w:rPr>
                <w:delText>Đóng dự án</w:delText>
              </w:r>
              <w:r w:rsidRPr="00F864E5" w:rsidDel="00081918">
                <w:rPr>
                  <w:noProof/>
                  <w:webHidden/>
                  <w:sz w:val="20"/>
                  <w:rPrChange w:id="542" w:author="Nguyen Thi Thuy Duong" w:date="2019-12-23T23:51:00Z">
                    <w:rPr>
                      <w:noProof/>
                      <w:webHidden/>
                    </w:rPr>
                  </w:rPrChange>
                </w:rPr>
                <w:tab/>
                <w:delText>22</w:delText>
              </w:r>
            </w:del>
          </w:ins>
        </w:p>
        <w:p w14:paraId="27050867" w14:textId="7170C210" w:rsidR="00F864E5" w:rsidRPr="00F864E5" w:rsidDel="00081918" w:rsidRDefault="00F864E5">
          <w:pPr>
            <w:pStyle w:val="TOC2"/>
            <w:rPr>
              <w:ins w:id="543" w:author="Nguyen Thi Thuy Duong" w:date="2019-12-23T23:51:00Z"/>
              <w:del w:id="544" w:author="Khanh Linh Trinh" w:date="2019-12-24T00:46:00Z"/>
              <w:rFonts w:asciiTheme="minorHAnsi" w:eastAsiaTheme="minorEastAsia" w:hAnsiTheme="minorHAnsi" w:cstheme="minorBidi"/>
              <w:noProof/>
              <w:sz w:val="20"/>
              <w:lang w:eastAsia="ja-JP" w:bidi="ar-SA"/>
              <w:rPrChange w:id="545" w:author="Nguyen Thi Thuy Duong" w:date="2019-12-23T23:51:00Z">
                <w:rPr>
                  <w:ins w:id="546" w:author="Nguyen Thi Thuy Duong" w:date="2019-12-23T23:51:00Z"/>
                  <w:del w:id="547" w:author="Khanh Linh Trinh" w:date="2019-12-24T00:46:00Z"/>
                  <w:rFonts w:asciiTheme="minorHAnsi" w:eastAsiaTheme="minorEastAsia" w:hAnsiTheme="minorHAnsi" w:cstheme="minorBidi"/>
                  <w:noProof/>
                  <w:sz w:val="22"/>
                  <w:szCs w:val="22"/>
                  <w:lang w:eastAsia="ja-JP" w:bidi="ar-SA"/>
                </w:rPr>
              </w:rPrChange>
            </w:rPr>
          </w:pPr>
          <w:ins w:id="548" w:author="Nguyen Thi Thuy Duong" w:date="2019-12-23T23:51:00Z">
            <w:del w:id="549" w:author="Khanh Linh Trinh" w:date="2019-12-24T00:46:00Z">
              <w:r w:rsidRPr="00081918" w:rsidDel="00081918">
                <w:rPr>
                  <w:rStyle w:val="Hyperlink"/>
                  <w:rFonts w:cs="Tahoma"/>
                  <w:noProof/>
                  <w:sz w:val="20"/>
                  <w:rPrChange w:id="550" w:author="Khanh Linh Trinh" w:date="2019-12-24T00:46:00Z">
                    <w:rPr>
                      <w:rStyle w:val="Hyperlink"/>
                      <w:rFonts w:cs="Tahoma"/>
                      <w:noProof/>
                    </w:rPr>
                  </w:rPrChange>
                </w:rPr>
                <w:delText>10.1.</w:delText>
              </w:r>
              <w:r w:rsidRPr="00F864E5" w:rsidDel="00081918">
                <w:rPr>
                  <w:rFonts w:asciiTheme="minorHAnsi" w:eastAsiaTheme="minorEastAsia" w:hAnsiTheme="minorHAnsi" w:cstheme="minorBidi"/>
                  <w:noProof/>
                  <w:sz w:val="20"/>
                  <w:lang w:eastAsia="ja-JP" w:bidi="ar-SA"/>
                  <w:rPrChange w:id="551"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552" w:author="Khanh Linh Trinh" w:date="2019-12-24T00:46:00Z">
                    <w:rPr>
                      <w:rStyle w:val="Hyperlink"/>
                      <w:noProof/>
                    </w:rPr>
                  </w:rPrChange>
                </w:rPr>
                <w:delText>Quản lý mã nguồn</w:delText>
              </w:r>
              <w:r w:rsidRPr="00F864E5" w:rsidDel="00081918">
                <w:rPr>
                  <w:noProof/>
                  <w:webHidden/>
                  <w:sz w:val="20"/>
                  <w:rPrChange w:id="553" w:author="Nguyen Thi Thuy Duong" w:date="2019-12-23T23:51:00Z">
                    <w:rPr>
                      <w:noProof/>
                      <w:webHidden/>
                    </w:rPr>
                  </w:rPrChange>
                </w:rPr>
                <w:tab/>
                <w:delText>22</w:delText>
              </w:r>
            </w:del>
          </w:ins>
        </w:p>
        <w:p w14:paraId="07202CEA" w14:textId="47BCCCF0" w:rsidR="00F864E5" w:rsidRPr="00F864E5" w:rsidDel="00081918" w:rsidRDefault="00F864E5">
          <w:pPr>
            <w:pStyle w:val="TOC2"/>
            <w:rPr>
              <w:ins w:id="554" w:author="Nguyen Thi Thuy Duong" w:date="2019-12-23T23:51:00Z"/>
              <w:del w:id="555" w:author="Khanh Linh Trinh" w:date="2019-12-24T00:46:00Z"/>
              <w:rFonts w:asciiTheme="minorHAnsi" w:eastAsiaTheme="minorEastAsia" w:hAnsiTheme="minorHAnsi" w:cstheme="minorBidi"/>
              <w:noProof/>
              <w:sz w:val="20"/>
              <w:lang w:eastAsia="ja-JP" w:bidi="ar-SA"/>
              <w:rPrChange w:id="556" w:author="Nguyen Thi Thuy Duong" w:date="2019-12-23T23:51:00Z">
                <w:rPr>
                  <w:ins w:id="557" w:author="Nguyen Thi Thuy Duong" w:date="2019-12-23T23:51:00Z"/>
                  <w:del w:id="558" w:author="Khanh Linh Trinh" w:date="2019-12-24T00:46:00Z"/>
                  <w:rFonts w:asciiTheme="minorHAnsi" w:eastAsiaTheme="minorEastAsia" w:hAnsiTheme="minorHAnsi" w:cstheme="minorBidi"/>
                  <w:noProof/>
                  <w:sz w:val="22"/>
                  <w:szCs w:val="22"/>
                  <w:lang w:eastAsia="ja-JP" w:bidi="ar-SA"/>
                </w:rPr>
              </w:rPrChange>
            </w:rPr>
          </w:pPr>
          <w:ins w:id="559" w:author="Nguyen Thi Thuy Duong" w:date="2019-12-23T23:51:00Z">
            <w:del w:id="560" w:author="Khanh Linh Trinh" w:date="2019-12-24T00:46:00Z">
              <w:r w:rsidRPr="00081918" w:rsidDel="00081918">
                <w:rPr>
                  <w:rStyle w:val="Hyperlink"/>
                  <w:rFonts w:cs="Tahoma"/>
                  <w:noProof/>
                  <w:sz w:val="20"/>
                  <w:rPrChange w:id="561" w:author="Khanh Linh Trinh" w:date="2019-12-24T00:46:00Z">
                    <w:rPr>
                      <w:rStyle w:val="Hyperlink"/>
                      <w:rFonts w:cs="Tahoma"/>
                      <w:noProof/>
                    </w:rPr>
                  </w:rPrChange>
                </w:rPr>
                <w:delText>10.2.</w:delText>
              </w:r>
              <w:r w:rsidRPr="00F864E5" w:rsidDel="00081918">
                <w:rPr>
                  <w:rFonts w:asciiTheme="minorHAnsi" w:eastAsiaTheme="minorEastAsia" w:hAnsiTheme="minorHAnsi" w:cstheme="minorBidi"/>
                  <w:noProof/>
                  <w:sz w:val="20"/>
                  <w:lang w:eastAsia="ja-JP" w:bidi="ar-SA"/>
                  <w:rPrChange w:id="562" w:author="Nguyen Thi Thuy Duong" w:date="2019-12-23T23:51:00Z">
                    <w:rPr>
                      <w:rFonts w:asciiTheme="minorHAnsi" w:eastAsiaTheme="minorEastAsia" w:hAnsiTheme="minorHAnsi" w:cstheme="minorBidi"/>
                      <w:noProof/>
                      <w:sz w:val="22"/>
                      <w:szCs w:val="22"/>
                      <w:lang w:eastAsia="ja-JP" w:bidi="ar-SA"/>
                    </w:rPr>
                  </w:rPrChange>
                </w:rPr>
                <w:tab/>
              </w:r>
              <w:r w:rsidRPr="00081918" w:rsidDel="00081918">
                <w:rPr>
                  <w:rStyle w:val="Hyperlink"/>
                  <w:noProof/>
                  <w:sz w:val="20"/>
                  <w:rPrChange w:id="563" w:author="Khanh Linh Trinh" w:date="2019-12-24T00:46:00Z">
                    <w:rPr>
                      <w:rStyle w:val="Hyperlink"/>
                      <w:noProof/>
                    </w:rPr>
                  </w:rPrChange>
                </w:rPr>
                <w:delText>Quản lý công việc</w:delText>
              </w:r>
              <w:r w:rsidRPr="00F864E5" w:rsidDel="00081918">
                <w:rPr>
                  <w:noProof/>
                  <w:webHidden/>
                  <w:sz w:val="20"/>
                  <w:rPrChange w:id="564" w:author="Nguyen Thi Thuy Duong" w:date="2019-12-23T23:51:00Z">
                    <w:rPr>
                      <w:noProof/>
                      <w:webHidden/>
                    </w:rPr>
                  </w:rPrChange>
                </w:rPr>
                <w:tab/>
                <w:delText>23</w:delText>
              </w:r>
            </w:del>
          </w:ins>
        </w:p>
        <w:p w14:paraId="7867CA25" w14:textId="024CE91C" w:rsidR="00F864E5" w:rsidRPr="00F864E5" w:rsidDel="00081918" w:rsidRDefault="00F864E5">
          <w:pPr>
            <w:pStyle w:val="TOC1"/>
            <w:rPr>
              <w:ins w:id="565" w:author="Nguyen Thi Thuy Duong" w:date="2019-12-23T23:51:00Z"/>
              <w:del w:id="566" w:author="Khanh Linh Trinh" w:date="2019-12-24T00:46:00Z"/>
              <w:rFonts w:asciiTheme="minorHAnsi" w:eastAsiaTheme="minorEastAsia" w:hAnsiTheme="minorHAnsi" w:cstheme="minorBidi"/>
              <w:b w:val="0"/>
              <w:bCs w:val="0"/>
              <w:caps w:val="0"/>
              <w:noProof/>
              <w:sz w:val="20"/>
              <w:lang w:eastAsia="ja-JP" w:bidi="ar-SA"/>
              <w:rPrChange w:id="567" w:author="Nguyen Thi Thuy Duong" w:date="2019-12-23T23:51:00Z">
                <w:rPr>
                  <w:ins w:id="568" w:author="Nguyen Thi Thuy Duong" w:date="2019-12-23T23:51:00Z"/>
                  <w:del w:id="569" w:author="Khanh Linh Trinh" w:date="2019-12-24T00:46:00Z"/>
                  <w:rFonts w:asciiTheme="minorHAnsi" w:eastAsiaTheme="minorEastAsia" w:hAnsiTheme="minorHAnsi" w:cstheme="minorBidi"/>
                  <w:b w:val="0"/>
                  <w:bCs w:val="0"/>
                  <w:caps w:val="0"/>
                  <w:noProof/>
                  <w:sz w:val="22"/>
                  <w:szCs w:val="22"/>
                  <w:lang w:eastAsia="ja-JP" w:bidi="ar-SA"/>
                </w:rPr>
              </w:rPrChange>
            </w:rPr>
          </w:pPr>
          <w:ins w:id="570" w:author="Nguyen Thi Thuy Duong" w:date="2019-12-23T23:51:00Z">
            <w:del w:id="571" w:author="Khanh Linh Trinh" w:date="2019-12-24T00:46:00Z">
              <w:r w:rsidRPr="00081918" w:rsidDel="00081918">
                <w:rPr>
                  <w:rStyle w:val="Hyperlink"/>
                  <w:noProof/>
                  <w:sz w:val="20"/>
                  <w:lang w:eastAsia="en-US"/>
                  <w:rPrChange w:id="572" w:author="Khanh Linh Trinh" w:date="2019-12-24T00:46:00Z">
                    <w:rPr>
                      <w:rStyle w:val="Hyperlink"/>
                      <w:noProof/>
                      <w:lang w:eastAsia="en-US"/>
                    </w:rPr>
                  </w:rPrChange>
                </w:rPr>
                <w:delText>11.</w:delText>
              </w:r>
              <w:r w:rsidRPr="00F864E5" w:rsidDel="00081918">
                <w:rPr>
                  <w:rFonts w:asciiTheme="minorHAnsi" w:eastAsiaTheme="minorEastAsia" w:hAnsiTheme="minorHAnsi" w:cstheme="minorBidi"/>
                  <w:b w:val="0"/>
                  <w:bCs w:val="0"/>
                  <w:caps w:val="0"/>
                  <w:noProof/>
                  <w:sz w:val="20"/>
                  <w:lang w:eastAsia="ja-JP" w:bidi="ar-SA"/>
                  <w:rPrChange w:id="573" w:author="Nguyen Thi Thuy Duong" w:date="2019-12-23T23:51:00Z">
                    <w:rPr>
                      <w:rFonts w:asciiTheme="minorHAnsi" w:eastAsiaTheme="minorEastAsia" w:hAnsiTheme="minorHAnsi" w:cstheme="minorBidi"/>
                      <w:b w:val="0"/>
                      <w:bCs w:val="0"/>
                      <w:caps w:val="0"/>
                      <w:noProof/>
                      <w:sz w:val="22"/>
                      <w:szCs w:val="22"/>
                      <w:lang w:eastAsia="ja-JP" w:bidi="ar-SA"/>
                    </w:rPr>
                  </w:rPrChange>
                </w:rPr>
                <w:tab/>
              </w:r>
              <w:r w:rsidRPr="00081918" w:rsidDel="00081918">
                <w:rPr>
                  <w:rStyle w:val="Hyperlink"/>
                  <w:noProof/>
                  <w:sz w:val="20"/>
                  <w:lang w:eastAsia="en-US"/>
                  <w:rPrChange w:id="574" w:author="Khanh Linh Trinh" w:date="2019-12-24T00:46:00Z">
                    <w:rPr>
                      <w:rStyle w:val="Hyperlink"/>
                      <w:noProof/>
                      <w:lang w:eastAsia="en-US"/>
                    </w:rPr>
                  </w:rPrChange>
                </w:rPr>
                <w:delText>Danh mục tài liệu liên quan</w:delText>
              </w:r>
              <w:r w:rsidRPr="00F864E5" w:rsidDel="00081918">
                <w:rPr>
                  <w:noProof/>
                  <w:webHidden/>
                  <w:sz w:val="20"/>
                  <w:rPrChange w:id="575" w:author="Nguyen Thi Thuy Duong" w:date="2019-12-23T23:51:00Z">
                    <w:rPr>
                      <w:noProof/>
                      <w:webHidden/>
                    </w:rPr>
                  </w:rPrChange>
                </w:rPr>
                <w:tab/>
                <w:delText>25</w:delText>
              </w:r>
            </w:del>
          </w:ins>
        </w:p>
        <w:p w14:paraId="29EEC88C" w14:textId="41332FBA" w:rsidR="005F20E4" w:rsidRPr="00F864E5" w:rsidDel="00081918" w:rsidRDefault="005F20E4">
          <w:pPr>
            <w:pStyle w:val="TOC1"/>
            <w:rPr>
              <w:del w:id="576" w:author="Khanh Linh Trinh" w:date="2019-12-24T00:46:00Z"/>
              <w:rFonts w:asciiTheme="minorHAnsi" w:eastAsiaTheme="minorEastAsia" w:hAnsiTheme="minorHAnsi" w:cstheme="minorBidi"/>
              <w:b w:val="0"/>
              <w:bCs w:val="0"/>
              <w:caps w:val="0"/>
              <w:noProof/>
              <w:sz w:val="20"/>
              <w:lang w:eastAsia="en-US" w:bidi="ar-SA"/>
              <w:rPrChange w:id="577" w:author="Nguyen Thi Thuy Duong" w:date="2019-12-23T23:51:00Z">
                <w:rPr>
                  <w:del w:id="578" w:author="Khanh Linh Trinh" w:date="2019-12-24T00:46:00Z"/>
                  <w:rFonts w:asciiTheme="minorHAnsi" w:eastAsiaTheme="minorEastAsia" w:hAnsiTheme="minorHAnsi" w:cstheme="minorBidi"/>
                  <w:b w:val="0"/>
                  <w:bCs w:val="0"/>
                  <w:caps w:val="0"/>
                  <w:noProof/>
                  <w:sz w:val="22"/>
                  <w:szCs w:val="22"/>
                  <w:lang w:eastAsia="en-US" w:bidi="ar-SA"/>
                </w:rPr>
              </w:rPrChange>
            </w:rPr>
          </w:pPr>
          <w:del w:id="579" w:author="Khanh Linh Trinh" w:date="2019-12-24T00:46:00Z">
            <w:r w:rsidRPr="00F864E5" w:rsidDel="00081918">
              <w:rPr>
                <w:noProof/>
                <w:sz w:val="20"/>
                <w:rPrChange w:id="580" w:author="Nguyen Thi Thuy Duong" w:date="2019-12-23T23:51:00Z">
                  <w:rPr>
                    <w:rStyle w:val="Hyperlink"/>
                    <w:b w:val="0"/>
                    <w:bCs w:val="0"/>
                    <w:caps w:val="0"/>
                    <w:noProof/>
                  </w:rPr>
                </w:rPrChange>
              </w:rPr>
              <w:delText>1.</w:delText>
            </w:r>
            <w:r w:rsidRPr="00F864E5" w:rsidDel="00081918">
              <w:rPr>
                <w:rFonts w:asciiTheme="minorHAnsi" w:eastAsiaTheme="minorEastAsia" w:hAnsiTheme="minorHAnsi" w:cstheme="minorBidi"/>
                <w:noProof/>
                <w:sz w:val="20"/>
                <w:lang w:eastAsia="en-US" w:bidi="ar-SA"/>
                <w:rPrChange w:id="581"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582" w:author="Nguyen Thi Thuy Duong" w:date="2019-12-23T23:51:00Z">
                  <w:rPr>
                    <w:rStyle w:val="Hyperlink"/>
                    <w:b w:val="0"/>
                    <w:bCs w:val="0"/>
                    <w:caps w:val="0"/>
                    <w:noProof/>
                  </w:rPr>
                </w:rPrChange>
              </w:rPr>
              <w:delText>Giới thiệu dự án</w:delText>
            </w:r>
            <w:r w:rsidRPr="00F864E5" w:rsidDel="00081918">
              <w:rPr>
                <w:b w:val="0"/>
                <w:bCs w:val="0"/>
                <w:caps w:val="0"/>
                <w:noProof/>
                <w:webHidden/>
                <w:sz w:val="20"/>
                <w:rPrChange w:id="583" w:author="Nguyen Thi Thuy Duong" w:date="2019-12-23T23:51:00Z">
                  <w:rPr>
                    <w:b w:val="0"/>
                    <w:bCs w:val="0"/>
                    <w:caps w:val="0"/>
                    <w:noProof/>
                    <w:webHidden/>
                  </w:rPr>
                </w:rPrChange>
              </w:rPr>
              <w:tab/>
              <w:delText>2</w:delText>
            </w:r>
          </w:del>
        </w:p>
        <w:p w14:paraId="489062B3" w14:textId="728CF050" w:rsidR="005F20E4" w:rsidRPr="00F864E5" w:rsidDel="00081918" w:rsidRDefault="005F20E4">
          <w:pPr>
            <w:pStyle w:val="TOC2"/>
            <w:rPr>
              <w:del w:id="584" w:author="Khanh Linh Trinh" w:date="2019-12-24T00:46:00Z"/>
              <w:rFonts w:asciiTheme="minorHAnsi" w:eastAsiaTheme="minorEastAsia" w:hAnsiTheme="minorHAnsi" w:cstheme="minorBidi"/>
              <w:noProof/>
              <w:sz w:val="20"/>
              <w:lang w:eastAsia="en-US" w:bidi="ar-SA"/>
              <w:rPrChange w:id="585" w:author="Nguyen Thi Thuy Duong" w:date="2019-12-23T23:51:00Z">
                <w:rPr>
                  <w:del w:id="586" w:author="Khanh Linh Trinh" w:date="2019-12-24T00:46:00Z"/>
                  <w:rFonts w:asciiTheme="minorHAnsi" w:eastAsiaTheme="minorEastAsia" w:hAnsiTheme="minorHAnsi" w:cstheme="minorBidi"/>
                  <w:noProof/>
                  <w:sz w:val="22"/>
                  <w:szCs w:val="22"/>
                  <w:lang w:eastAsia="en-US" w:bidi="ar-SA"/>
                </w:rPr>
              </w:rPrChange>
            </w:rPr>
          </w:pPr>
          <w:del w:id="587" w:author="Khanh Linh Trinh" w:date="2019-12-24T00:46:00Z">
            <w:r w:rsidRPr="00F864E5" w:rsidDel="00081918">
              <w:rPr>
                <w:noProof/>
                <w:sz w:val="20"/>
                <w:rPrChange w:id="588" w:author="Nguyen Thi Thuy Duong" w:date="2019-12-23T23:51:00Z">
                  <w:rPr>
                    <w:rStyle w:val="Hyperlink"/>
                    <w:rFonts w:cs="Tahoma"/>
                    <w:noProof/>
                  </w:rPr>
                </w:rPrChange>
              </w:rPr>
              <w:delText>1.1.</w:delText>
            </w:r>
            <w:r w:rsidRPr="00F864E5" w:rsidDel="00081918">
              <w:rPr>
                <w:rFonts w:asciiTheme="minorHAnsi" w:eastAsiaTheme="minorEastAsia" w:hAnsiTheme="minorHAnsi" w:cstheme="minorBidi"/>
                <w:noProof/>
                <w:sz w:val="20"/>
                <w:lang w:eastAsia="en-US" w:bidi="ar-SA"/>
                <w:rPrChange w:id="589"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590" w:author="Nguyen Thi Thuy Duong" w:date="2019-12-23T23:51:00Z">
                  <w:rPr>
                    <w:rStyle w:val="Hyperlink"/>
                    <w:noProof/>
                  </w:rPr>
                </w:rPrChange>
              </w:rPr>
              <w:delText>Mô tả dự án</w:delText>
            </w:r>
            <w:r w:rsidRPr="00F864E5" w:rsidDel="00081918">
              <w:rPr>
                <w:noProof/>
                <w:webHidden/>
                <w:sz w:val="20"/>
                <w:rPrChange w:id="591" w:author="Nguyen Thi Thuy Duong" w:date="2019-12-23T23:51:00Z">
                  <w:rPr>
                    <w:noProof/>
                    <w:webHidden/>
                  </w:rPr>
                </w:rPrChange>
              </w:rPr>
              <w:tab/>
              <w:delText>2</w:delText>
            </w:r>
          </w:del>
        </w:p>
        <w:p w14:paraId="66273D93" w14:textId="10D27DED" w:rsidR="005F20E4" w:rsidRPr="00F864E5" w:rsidDel="00081918" w:rsidRDefault="005F20E4">
          <w:pPr>
            <w:pStyle w:val="TOC2"/>
            <w:rPr>
              <w:del w:id="592" w:author="Khanh Linh Trinh" w:date="2019-12-24T00:46:00Z"/>
              <w:rFonts w:asciiTheme="minorHAnsi" w:eastAsiaTheme="minorEastAsia" w:hAnsiTheme="minorHAnsi" w:cstheme="minorBidi"/>
              <w:noProof/>
              <w:sz w:val="20"/>
              <w:lang w:eastAsia="en-US" w:bidi="ar-SA"/>
              <w:rPrChange w:id="593" w:author="Nguyen Thi Thuy Duong" w:date="2019-12-23T23:51:00Z">
                <w:rPr>
                  <w:del w:id="594" w:author="Khanh Linh Trinh" w:date="2019-12-24T00:46:00Z"/>
                  <w:rFonts w:asciiTheme="minorHAnsi" w:eastAsiaTheme="minorEastAsia" w:hAnsiTheme="minorHAnsi" w:cstheme="minorBidi"/>
                  <w:noProof/>
                  <w:sz w:val="22"/>
                  <w:szCs w:val="22"/>
                  <w:lang w:eastAsia="en-US" w:bidi="ar-SA"/>
                </w:rPr>
              </w:rPrChange>
            </w:rPr>
          </w:pPr>
          <w:del w:id="595" w:author="Khanh Linh Trinh" w:date="2019-12-24T00:46:00Z">
            <w:r w:rsidRPr="00F864E5" w:rsidDel="00081918">
              <w:rPr>
                <w:noProof/>
                <w:sz w:val="20"/>
                <w:rPrChange w:id="596" w:author="Nguyen Thi Thuy Duong" w:date="2019-12-23T23:51:00Z">
                  <w:rPr>
                    <w:rStyle w:val="Hyperlink"/>
                    <w:rFonts w:cs="Tahoma"/>
                    <w:noProof/>
                  </w:rPr>
                </w:rPrChange>
              </w:rPr>
              <w:delText>1.2.</w:delText>
            </w:r>
            <w:r w:rsidRPr="00F864E5" w:rsidDel="00081918">
              <w:rPr>
                <w:rFonts w:asciiTheme="minorHAnsi" w:eastAsiaTheme="minorEastAsia" w:hAnsiTheme="minorHAnsi" w:cstheme="minorBidi"/>
                <w:noProof/>
                <w:sz w:val="20"/>
                <w:lang w:eastAsia="en-US" w:bidi="ar-SA"/>
                <w:rPrChange w:id="597"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598" w:author="Nguyen Thi Thuy Duong" w:date="2019-12-23T23:51:00Z">
                  <w:rPr>
                    <w:rStyle w:val="Hyperlink"/>
                    <w:noProof/>
                  </w:rPr>
                </w:rPrChange>
              </w:rPr>
              <w:delText>Công cụ quản lý</w:delText>
            </w:r>
            <w:r w:rsidRPr="00F864E5" w:rsidDel="00081918">
              <w:rPr>
                <w:noProof/>
                <w:webHidden/>
                <w:sz w:val="20"/>
                <w:rPrChange w:id="599" w:author="Nguyen Thi Thuy Duong" w:date="2019-12-23T23:51:00Z">
                  <w:rPr>
                    <w:noProof/>
                    <w:webHidden/>
                  </w:rPr>
                </w:rPrChange>
              </w:rPr>
              <w:tab/>
              <w:delText>2</w:delText>
            </w:r>
          </w:del>
        </w:p>
        <w:p w14:paraId="0A72145C" w14:textId="60899D12" w:rsidR="005F20E4" w:rsidRPr="00F864E5" w:rsidDel="00081918" w:rsidRDefault="005F20E4">
          <w:pPr>
            <w:pStyle w:val="TOC1"/>
            <w:rPr>
              <w:del w:id="600" w:author="Khanh Linh Trinh" w:date="2019-12-24T00:46:00Z"/>
              <w:rFonts w:asciiTheme="minorHAnsi" w:eastAsiaTheme="minorEastAsia" w:hAnsiTheme="minorHAnsi" w:cstheme="minorBidi"/>
              <w:b w:val="0"/>
              <w:bCs w:val="0"/>
              <w:caps w:val="0"/>
              <w:noProof/>
              <w:sz w:val="20"/>
              <w:lang w:eastAsia="en-US" w:bidi="ar-SA"/>
              <w:rPrChange w:id="601" w:author="Nguyen Thi Thuy Duong" w:date="2019-12-23T23:51:00Z">
                <w:rPr>
                  <w:del w:id="602" w:author="Khanh Linh Trinh" w:date="2019-12-24T00:46:00Z"/>
                  <w:rFonts w:asciiTheme="minorHAnsi" w:eastAsiaTheme="minorEastAsia" w:hAnsiTheme="minorHAnsi" w:cstheme="minorBidi"/>
                  <w:b w:val="0"/>
                  <w:bCs w:val="0"/>
                  <w:caps w:val="0"/>
                  <w:noProof/>
                  <w:sz w:val="22"/>
                  <w:szCs w:val="22"/>
                  <w:lang w:eastAsia="en-US" w:bidi="ar-SA"/>
                </w:rPr>
              </w:rPrChange>
            </w:rPr>
          </w:pPr>
          <w:del w:id="603" w:author="Khanh Linh Trinh" w:date="2019-12-24T00:46:00Z">
            <w:r w:rsidRPr="00F864E5" w:rsidDel="00081918">
              <w:rPr>
                <w:noProof/>
                <w:sz w:val="20"/>
                <w:rPrChange w:id="604" w:author="Nguyen Thi Thuy Duong" w:date="2019-12-23T23:51:00Z">
                  <w:rPr>
                    <w:rStyle w:val="Hyperlink"/>
                    <w:b w:val="0"/>
                    <w:bCs w:val="0"/>
                    <w:caps w:val="0"/>
                    <w:noProof/>
                  </w:rPr>
                </w:rPrChange>
              </w:rPr>
              <w:delText>2.</w:delText>
            </w:r>
            <w:r w:rsidRPr="00F864E5" w:rsidDel="00081918">
              <w:rPr>
                <w:rFonts w:asciiTheme="minorHAnsi" w:eastAsiaTheme="minorEastAsia" w:hAnsiTheme="minorHAnsi" w:cstheme="minorBidi"/>
                <w:noProof/>
                <w:sz w:val="20"/>
                <w:lang w:eastAsia="en-US" w:bidi="ar-SA"/>
                <w:rPrChange w:id="605"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606" w:author="Nguyen Thi Thuy Duong" w:date="2019-12-23T23:51:00Z">
                  <w:rPr>
                    <w:rStyle w:val="Hyperlink"/>
                    <w:b w:val="0"/>
                    <w:bCs w:val="0"/>
                    <w:caps w:val="0"/>
                    <w:noProof/>
                  </w:rPr>
                </w:rPrChange>
              </w:rPr>
              <w:delText>Các nhân sự tham gia dự án</w:delText>
            </w:r>
            <w:r w:rsidRPr="00F864E5" w:rsidDel="00081918">
              <w:rPr>
                <w:b w:val="0"/>
                <w:bCs w:val="0"/>
                <w:caps w:val="0"/>
                <w:noProof/>
                <w:webHidden/>
                <w:sz w:val="20"/>
                <w:rPrChange w:id="607" w:author="Nguyen Thi Thuy Duong" w:date="2019-12-23T23:51:00Z">
                  <w:rPr>
                    <w:b w:val="0"/>
                    <w:bCs w:val="0"/>
                    <w:caps w:val="0"/>
                    <w:noProof/>
                    <w:webHidden/>
                  </w:rPr>
                </w:rPrChange>
              </w:rPr>
              <w:tab/>
              <w:delText>3</w:delText>
            </w:r>
          </w:del>
        </w:p>
        <w:p w14:paraId="5583CCBC" w14:textId="0CC9431A" w:rsidR="005F20E4" w:rsidRPr="00F864E5" w:rsidDel="00081918" w:rsidRDefault="005F20E4">
          <w:pPr>
            <w:pStyle w:val="TOC2"/>
            <w:rPr>
              <w:del w:id="608" w:author="Khanh Linh Trinh" w:date="2019-12-24T00:46:00Z"/>
              <w:rFonts w:asciiTheme="minorHAnsi" w:eastAsiaTheme="minorEastAsia" w:hAnsiTheme="minorHAnsi" w:cstheme="minorBidi"/>
              <w:noProof/>
              <w:sz w:val="20"/>
              <w:lang w:eastAsia="en-US" w:bidi="ar-SA"/>
              <w:rPrChange w:id="609" w:author="Nguyen Thi Thuy Duong" w:date="2019-12-23T23:51:00Z">
                <w:rPr>
                  <w:del w:id="610" w:author="Khanh Linh Trinh" w:date="2019-12-24T00:46:00Z"/>
                  <w:rFonts w:asciiTheme="minorHAnsi" w:eastAsiaTheme="minorEastAsia" w:hAnsiTheme="minorHAnsi" w:cstheme="minorBidi"/>
                  <w:noProof/>
                  <w:sz w:val="22"/>
                  <w:szCs w:val="22"/>
                  <w:lang w:eastAsia="en-US" w:bidi="ar-SA"/>
                </w:rPr>
              </w:rPrChange>
            </w:rPr>
          </w:pPr>
          <w:del w:id="611" w:author="Khanh Linh Trinh" w:date="2019-12-24T00:46:00Z">
            <w:r w:rsidRPr="00F864E5" w:rsidDel="00081918">
              <w:rPr>
                <w:noProof/>
                <w:sz w:val="20"/>
                <w:rPrChange w:id="612" w:author="Nguyen Thi Thuy Duong" w:date="2019-12-23T23:51:00Z">
                  <w:rPr>
                    <w:rStyle w:val="Hyperlink"/>
                    <w:rFonts w:cs="Tahoma"/>
                    <w:noProof/>
                  </w:rPr>
                </w:rPrChange>
              </w:rPr>
              <w:delText>2.1.</w:delText>
            </w:r>
            <w:r w:rsidRPr="00F864E5" w:rsidDel="00081918">
              <w:rPr>
                <w:rFonts w:asciiTheme="minorHAnsi" w:eastAsiaTheme="minorEastAsia" w:hAnsiTheme="minorHAnsi" w:cstheme="minorBidi"/>
                <w:noProof/>
                <w:sz w:val="20"/>
                <w:lang w:eastAsia="en-US" w:bidi="ar-SA"/>
                <w:rPrChange w:id="613"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614" w:author="Nguyen Thi Thuy Duong" w:date="2019-12-23T23:51:00Z">
                  <w:rPr>
                    <w:rStyle w:val="Hyperlink"/>
                    <w:noProof/>
                  </w:rPr>
                </w:rPrChange>
              </w:rPr>
              <w:delText>Thông tin liên hệ phía khách hàng</w:delText>
            </w:r>
            <w:r w:rsidRPr="00F864E5" w:rsidDel="00081918">
              <w:rPr>
                <w:noProof/>
                <w:webHidden/>
                <w:sz w:val="20"/>
                <w:rPrChange w:id="615" w:author="Nguyen Thi Thuy Duong" w:date="2019-12-23T23:51:00Z">
                  <w:rPr>
                    <w:noProof/>
                    <w:webHidden/>
                  </w:rPr>
                </w:rPrChange>
              </w:rPr>
              <w:tab/>
              <w:delText>3</w:delText>
            </w:r>
          </w:del>
        </w:p>
        <w:p w14:paraId="3C5234CB" w14:textId="379B5558" w:rsidR="005F20E4" w:rsidRPr="00F864E5" w:rsidDel="00081918" w:rsidRDefault="005F20E4">
          <w:pPr>
            <w:pStyle w:val="TOC2"/>
            <w:rPr>
              <w:del w:id="616" w:author="Khanh Linh Trinh" w:date="2019-12-24T00:46:00Z"/>
              <w:rFonts w:asciiTheme="minorHAnsi" w:eastAsiaTheme="minorEastAsia" w:hAnsiTheme="minorHAnsi" w:cstheme="minorBidi"/>
              <w:noProof/>
              <w:sz w:val="20"/>
              <w:lang w:eastAsia="en-US" w:bidi="ar-SA"/>
              <w:rPrChange w:id="617" w:author="Nguyen Thi Thuy Duong" w:date="2019-12-23T23:51:00Z">
                <w:rPr>
                  <w:del w:id="618" w:author="Khanh Linh Trinh" w:date="2019-12-24T00:46:00Z"/>
                  <w:rFonts w:asciiTheme="minorHAnsi" w:eastAsiaTheme="minorEastAsia" w:hAnsiTheme="minorHAnsi" w:cstheme="minorBidi"/>
                  <w:noProof/>
                  <w:sz w:val="22"/>
                  <w:szCs w:val="22"/>
                  <w:lang w:eastAsia="en-US" w:bidi="ar-SA"/>
                </w:rPr>
              </w:rPrChange>
            </w:rPr>
          </w:pPr>
          <w:del w:id="619" w:author="Khanh Linh Trinh" w:date="2019-12-24T00:46:00Z">
            <w:r w:rsidRPr="00F864E5" w:rsidDel="00081918">
              <w:rPr>
                <w:noProof/>
                <w:sz w:val="20"/>
                <w:rPrChange w:id="620" w:author="Nguyen Thi Thuy Duong" w:date="2019-12-23T23:51:00Z">
                  <w:rPr>
                    <w:rStyle w:val="Hyperlink"/>
                    <w:rFonts w:cs="Tahoma"/>
                    <w:noProof/>
                  </w:rPr>
                </w:rPrChange>
              </w:rPr>
              <w:delText>2.2.</w:delText>
            </w:r>
            <w:r w:rsidRPr="00F864E5" w:rsidDel="00081918">
              <w:rPr>
                <w:rFonts w:asciiTheme="minorHAnsi" w:eastAsiaTheme="minorEastAsia" w:hAnsiTheme="minorHAnsi" w:cstheme="minorBidi"/>
                <w:noProof/>
                <w:sz w:val="20"/>
                <w:lang w:eastAsia="en-US" w:bidi="ar-SA"/>
                <w:rPrChange w:id="621"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622" w:author="Nguyen Thi Thuy Duong" w:date="2019-12-23T23:51:00Z">
                  <w:rPr>
                    <w:rStyle w:val="Hyperlink"/>
                    <w:noProof/>
                  </w:rPr>
                </w:rPrChange>
              </w:rPr>
              <w:delText>Thông tin liên hệ phía công ty</w:delText>
            </w:r>
            <w:r w:rsidRPr="00F864E5" w:rsidDel="00081918">
              <w:rPr>
                <w:noProof/>
                <w:webHidden/>
                <w:sz w:val="20"/>
                <w:rPrChange w:id="623" w:author="Nguyen Thi Thuy Duong" w:date="2019-12-23T23:51:00Z">
                  <w:rPr>
                    <w:noProof/>
                    <w:webHidden/>
                  </w:rPr>
                </w:rPrChange>
              </w:rPr>
              <w:tab/>
              <w:delText>3</w:delText>
            </w:r>
          </w:del>
        </w:p>
        <w:p w14:paraId="38C02A2F" w14:textId="109AAD7F" w:rsidR="005F20E4" w:rsidRPr="00F864E5" w:rsidDel="00081918" w:rsidRDefault="005F20E4">
          <w:pPr>
            <w:pStyle w:val="TOC2"/>
            <w:rPr>
              <w:del w:id="624" w:author="Khanh Linh Trinh" w:date="2019-12-24T00:46:00Z"/>
              <w:rFonts w:asciiTheme="minorHAnsi" w:eastAsiaTheme="minorEastAsia" w:hAnsiTheme="minorHAnsi" w:cstheme="minorBidi"/>
              <w:noProof/>
              <w:sz w:val="20"/>
              <w:lang w:eastAsia="en-US" w:bidi="ar-SA"/>
              <w:rPrChange w:id="625" w:author="Nguyen Thi Thuy Duong" w:date="2019-12-23T23:51:00Z">
                <w:rPr>
                  <w:del w:id="626" w:author="Khanh Linh Trinh" w:date="2019-12-24T00:46:00Z"/>
                  <w:rFonts w:asciiTheme="minorHAnsi" w:eastAsiaTheme="minorEastAsia" w:hAnsiTheme="minorHAnsi" w:cstheme="minorBidi"/>
                  <w:noProof/>
                  <w:sz w:val="22"/>
                  <w:szCs w:val="22"/>
                  <w:lang w:eastAsia="en-US" w:bidi="ar-SA"/>
                </w:rPr>
              </w:rPrChange>
            </w:rPr>
          </w:pPr>
          <w:del w:id="627" w:author="Khanh Linh Trinh" w:date="2019-12-24T00:46:00Z">
            <w:r w:rsidRPr="00F864E5" w:rsidDel="00081918">
              <w:rPr>
                <w:noProof/>
                <w:sz w:val="20"/>
                <w:rPrChange w:id="628" w:author="Nguyen Thi Thuy Duong" w:date="2019-12-23T23:51:00Z">
                  <w:rPr>
                    <w:rStyle w:val="Hyperlink"/>
                    <w:rFonts w:cs="Tahoma"/>
                    <w:noProof/>
                  </w:rPr>
                </w:rPrChange>
              </w:rPr>
              <w:delText>2.3.</w:delText>
            </w:r>
            <w:r w:rsidRPr="00F864E5" w:rsidDel="00081918">
              <w:rPr>
                <w:rFonts w:asciiTheme="minorHAnsi" w:eastAsiaTheme="minorEastAsia" w:hAnsiTheme="minorHAnsi" w:cstheme="minorBidi"/>
                <w:noProof/>
                <w:sz w:val="20"/>
                <w:lang w:eastAsia="en-US" w:bidi="ar-SA"/>
                <w:rPrChange w:id="629"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630" w:author="Nguyen Thi Thuy Duong" w:date="2019-12-23T23:51:00Z">
                  <w:rPr>
                    <w:rStyle w:val="Hyperlink"/>
                    <w:noProof/>
                  </w:rPr>
                </w:rPrChange>
              </w:rPr>
              <w:delText>Phân chia vai trò của thành viên dự án và khách hàng</w:delText>
            </w:r>
            <w:r w:rsidRPr="00F864E5" w:rsidDel="00081918">
              <w:rPr>
                <w:noProof/>
                <w:webHidden/>
                <w:sz w:val="20"/>
                <w:rPrChange w:id="631" w:author="Nguyen Thi Thuy Duong" w:date="2019-12-23T23:51:00Z">
                  <w:rPr>
                    <w:noProof/>
                    <w:webHidden/>
                  </w:rPr>
                </w:rPrChange>
              </w:rPr>
              <w:tab/>
              <w:delText>3</w:delText>
            </w:r>
          </w:del>
        </w:p>
        <w:p w14:paraId="3F1F3021" w14:textId="202765E9" w:rsidR="005F20E4" w:rsidRPr="00F864E5" w:rsidDel="00081918" w:rsidRDefault="005F20E4">
          <w:pPr>
            <w:pStyle w:val="TOC1"/>
            <w:rPr>
              <w:del w:id="632" w:author="Khanh Linh Trinh" w:date="2019-12-24T00:46:00Z"/>
              <w:rFonts w:asciiTheme="minorHAnsi" w:eastAsiaTheme="minorEastAsia" w:hAnsiTheme="minorHAnsi" w:cstheme="minorBidi"/>
              <w:b w:val="0"/>
              <w:bCs w:val="0"/>
              <w:caps w:val="0"/>
              <w:noProof/>
              <w:sz w:val="20"/>
              <w:lang w:eastAsia="en-US" w:bidi="ar-SA"/>
              <w:rPrChange w:id="633" w:author="Nguyen Thi Thuy Duong" w:date="2019-12-23T23:51:00Z">
                <w:rPr>
                  <w:del w:id="634" w:author="Khanh Linh Trinh" w:date="2019-12-24T00:46:00Z"/>
                  <w:rFonts w:asciiTheme="minorHAnsi" w:eastAsiaTheme="minorEastAsia" w:hAnsiTheme="minorHAnsi" w:cstheme="minorBidi"/>
                  <w:b w:val="0"/>
                  <w:bCs w:val="0"/>
                  <w:caps w:val="0"/>
                  <w:noProof/>
                  <w:sz w:val="22"/>
                  <w:szCs w:val="22"/>
                  <w:lang w:eastAsia="en-US" w:bidi="ar-SA"/>
                </w:rPr>
              </w:rPrChange>
            </w:rPr>
          </w:pPr>
          <w:del w:id="635" w:author="Khanh Linh Trinh" w:date="2019-12-24T00:46:00Z">
            <w:r w:rsidRPr="00F864E5" w:rsidDel="00081918">
              <w:rPr>
                <w:noProof/>
                <w:sz w:val="20"/>
                <w:rPrChange w:id="636" w:author="Nguyen Thi Thuy Duong" w:date="2019-12-23T23:51:00Z">
                  <w:rPr>
                    <w:rStyle w:val="Hyperlink"/>
                    <w:b w:val="0"/>
                    <w:bCs w:val="0"/>
                    <w:caps w:val="0"/>
                    <w:noProof/>
                  </w:rPr>
                </w:rPrChange>
              </w:rPr>
              <w:delText>3.</w:delText>
            </w:r>
            <w:r w:rsidRPr="00F864E5" w:rsidDel="00081918">
              <w:rPr>
                <w:rFonts w:asciiTheme="minorHAnsi" w:eastAsiaTheme="minorEastAsia" w:hAnsiTheme="minorHAnsi" w:cstheme="minorBidi"/>
                <w:noProof/>
                <w:sz w:val="20"/>
                <w:lang w:eastAsia="en-US" w:bidi="ar-SA"/>
                <w:rPrChange w:id="637"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638" w:author="Nguyen Thi Thuy Duong" w:date="2019-12-23T23:51:00Z">
                  <w:rPr>
                    <w:rStyle w:val="Hyperlink"/>
                    <w:b w:val="0"/>
                    <w:bCs w:val="0"/>
                    <w:caps w:val="0"/>
                    <w:noProof/>
                  </w:rPr>
                </w:rPrChange>
              </w:rPr>
              <w:delText>Khảo sát dự án</w:delText>
            </w:r>
            <w:r w:rsidRPr="00F864E5" w:rsidDel="00081918">
              <w:rPr>
                <w:b w:val="0"/>
                <w:bCs w:val="0"/>
                <w:caps w:val="0"/>
                <w:noProof/>
                <w:webHidden/>
                <w:sz w:val="20"/>
                <w:rPrChange w:id="639" w:author="Nguyen Thi Thuy Duong" w:date="2019-12-23T23:51:00Z">
                  <w:rPr>
                    <w:b w:val="0"/>
                    <w:bCs w:val="0"/>
                    <w:caps w:val="0"/>
                    <w:noProof/>
                    <w:webHidden/>
                  </w:rPr>
                </w:rPrChange>
              </w:rPr>
              <w:tab/>
              <w:delText>4</w:delText>
            </w:r>
          </w:del>
        </w:p>
        <w:p w14:paraId="2A8640C6" w14:textId="3AA76C38" w:rsidR="005F20E4" w:rsidRPr="00F864E5" w:rsidDel="00081918" w:rsidRDefault="005F20E4">
          <w:pPr>
            <w:pStyle w:val="TOC2"/>
            <w:rPr>
              <w:del w:id="640" w:author="Khanh Linh Trinh" w:date="2019-12-24T00:46:00Z"/>
              <w:rFonts w:asciiTheme="minorHAnsi" w:eastAsiaTheme="minorEastAsia" w:hAnsiTheme="minorHAnsi" w:cstheme="minorBidi"/>
              <w:noProof/>
              <w:sz w:val="20"/>
              <w:lang w:eastAsia="en-US" w:bidi="ar-SA"/>
              <w:rPrChange w:id="641" w:author="Nguyen Thi Thuy Duong" w:date="2019-12-23T23:51:00Z">
                <w:rPr>
                  <w:del w:id="642" w:author="Khanh Linh Trinh" w:date="2019-12-24T00:46:00Z"/>
                  <w:rFonts w:asciiTheme="minorHAnsi" w:eastAsiaTheme="minorEastAsia" w:hAnsiTheme="minorHAnsi" w:cstheme="minorBidi"/>
                  <w:noProof/>
                  <w:sz w:val="22"/>
                  <w:szCs w:val="22"/>
                  <w:lang w:eastAsia="en-US" w:bidi="ar-SA"/>
                </w:rPr>
              </w:rPrChange>
            </w:rPr>
          </w:pPr>
          <w:del w:id="643" w:author="Khanh Linh Trinh" w:date="2019-12-24T00:46:00Z">
            <w:r w:rsidRPr="00F864E5" w:rsidDel="00081918">
              <w:rPr>
                <w:noProof/>
                <w:sz w:val="20"/>
                <w:rPrChange w:id="644" w:author="Nguyen Thi Thuy Duong" w:date="2019-12-23T23:51:00Z">
                  <w:rPr>
                    <w:rStyle w:val="Hyperlink"/>
                    <w:rFonts w:cs="Tahoma"/>
                    <w:noProof/>
                  </w:rPr>
                </w:rPrChange>
              </w:rPr>
              <w:delText>3.1.</w:delText>
            </w:r>
            <w:r w:rsidRPr="00F864E5" w:rsidDel="00081918">
              <w:rPr>
                <w:rFonts w:asciiTheme="minorHAnsi" w:eastAsiaTheme="minorEastAsia" w:hAnsiTheme="minorHAnsi" w:cstheme="minorBidi"/>
                <w:noProof/>
                <w:sz w:val="20"/>
                <w:lang w:eastAsia="en-US" w:bidi="ar-SA"/>
                <w:rPrChange w:id="645"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646" w:author="Nguyen Thi Thuy Duong" w:date="2019-12-23T23:51:00Z">
                  <w:rPr>
                    <w:rStyle w:val="Hyperlink"/>
                    <w:noProof/>
                  </w:rPr>
                </w:rPrChange>
              </w:rPr>
              <w:delText>Yêu cầu khách hàng</w:delText>
            </w:r>
            <w:r w:rsidRPr="00F864E5" w:rsidDel="00081918">
              <w:rPr>
                <w:noProof/>
                <w:webHidden/>
                <w:sz w:val="20"/>
                <w:rPrChange w:id="647" w:author="Nguyen Thi Thuy Duong" w:date="2019-12-23T23:51:00Z">
                  <w:rPr>
                    <w:noProof/>
                    <w:webHidden/>
                  </w:rPr>
                </w:rPrChange>
              </w:rPr>
              <w:tab/>
              <w:delText>4</w:delText>
            </w:r>
          </w:del>
        </w:p>
        <w:p w14:paraId="7B6FBD26" w14:textId="572AE951" w:rsidR="005F20E4" w:rsidRPr="00F864E5" w:rsidDel="00081918" w:rsidRDefault="005F20E4">
          <w:pPr>
            <w:pStyle w:val="TOC2"/>
            <w:rPr>
              <w:del w:id="648" w:author="Khanh Linh Trinh" w:date="2019-12-24T00:46:00Z"/>
              <w:rFonts w:asciiTheme="minorHAnsi" w:eastAsiaTheme="minorEastAsia" w:hAnsiTheme="minorHAnsi" w:cstheme="minorBidi"/>
              <w:noProof/>
              <w:sz w:val="20"/>
              <w:lang w:eastAsia="en-US" w:bidi="ar-SA"/>
              <w:rPrChange w:id="649" w:author="Nguyen Thi Thuy Duong" w:date="2019-12-23T23:51:00Z">
                <w:rPr>
                  <w:del w:id="650" w:author="Khanh Linh Trinh" w:date="2019-12-24T00:46:00Z"/>
                  <w:rFonts w:asciiTheme="minorHAnsi" w:eastAsiaTheme="minorEastAsia" w:hAnsiTheme="minorHAnsi" w:cstheme="minorBidi"/>
                  <w:noProof/>
                  <w:sz w:val="22"/>
                  <w:szCs w:val="22"/>
                  <w:lang w:eastAsia="en-US" w:bidi="ar-SA"/>
                </w:rPr>
              </w:rPrChange>
            </w:rPr>
          </w:pPr>
          <w:del w:id="651" w:author="Khanh Linh Trinh" w:date="2019-12-24T00:46:00Z">
            <w:r w:rsidRPr="00F864E5" w:rsidDel="00081918">
              <w:rPr>
                <w:noProof/>
                <w:sz w:val="20"/>
                <w:rPrChange w:id="652" w:author="Nguyen Thi Thuy Duong" w:date="2019-12-23T23:51:00Z">
                  <w:rPr>
                    <w:rStyle w:val="Hyperlink"/>
                    <w:rFonts w:cs="Tahoma"/>
                    <w:noProof/>
                  </w:rPr>
                </w:rPrChange>
              </w:rPr>
              <w:delText>3.2.</w:delText>
            </w:r>
            <w:r w:rsidRPr="00F864E5" w:rsidDel="00081918">
              <w:rPr>
                <w:rFonts w:asciiTheme="minorHAnsi" w:eastAsiaTheme="minorEastAsia" w:hAnsiTheme="minorHAnsi" w:cstheme="minorBidi"/>
                <w:noProof/>
                <w:sz w:val="20"/>
                <w:lang w:eastAsia="en-US" w:bidi="ar-SA"/>
                <w:rPrChange w:id="653"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654" w:author="Nguyen Thi Thuy Duong" w:date="2019-12-23T23:51:00Z">
                  <w:rPr>
                    <w:rStyle w:val="Hyperlink"/>
                    <w:noProof/>
                  </w:rPr>
                </w:rPrChange>
              </w:rPr>
              <w:delText>Mô hình hoạt động hiện thời – nghiệp vụ</w:delText>
            </w:r>
            <w:r w:rsidRPr="00F864E5" w:rsidDel="00081918">
              <w:rPr>
                <w:noProof/>
                <w:webHidden/>
                <w:sz w:val="20"/>
                <w:rPrChange w:id="655" w:author="Nguyen Thi Thuy Duong" w:date="2019-12-23T23:51:00Z">
                  <w:rPr>
                    <w:noProof/>
                    <w:webHidden/>
                  </w:rPr>
                </w:rPrChange>
              </w:rPr>
              <w:tab/>
              <w:delText>4</w:delText>
            </w:r>
          </w:del>
        </w:p>
        <w:p w14:paraId="08B8571D" w14:textId="7718955C" w:rsidR="005F20E4" w:rsidRPr="00F864E5" w:rsidDel="00081918" w:rsidRDefault="005F20E4">
          <w:pPr>
            <w:pStyle w:val="TOC2"/>
            <w:rPr>
              <w:del w:id="656" w:author="Khanh Linh Trinh" w:date="2019-12-24T00:46:00Z"/>
              <w:rFonts w:asciiTheme="minorHAnsi" w:eastAsiaTheme="minorEastAsia" w:hAnsiTheme="minorHAnsi" w:cstheme="minorBidi"/>
              <w:noProof/>
              <w:sz w:val="20"/>
              <w:lang w:eastAsia="en-US" w:bidi="ar-SA"/>
              <w:rPrChange w:id="657" w:author="Nguyen Thi Thuy Duong" w:date="2019-12-23T23:51:00Z">
                <w:rPr>
                  <w:del w:id="658" w:author="Khanh Linh Trinh" w:date="2019-12-24T00:46:00Z"/>
                  <w:rFonts w:asciiTheme="minorHAnsi" w:eastAsiaTheme="minorEastAsia" w:hAnsiTheme="minorHAnsi" w:cstheme="minorBidi"/>
                  <w:noProof/>
                  <w:sz w:val="22"/>
                  <w:szCs w:val="22"/>
                  <w:lang w:eastAsia="en-US" w:bidi="ar-SA"/>
                </w:rPr>
              </w:rPrChange>
            </w:rPr>
          </w:pPr>
          <w:del w:id="659" w:author="Khanh Linh Trinh" w:date="2019-12-24T00:46:00Z">
            <w:r w:rsidRPr="00F864E5" w:rsidDel="00081918">
              <w:rPr>
                <w:noProof/>
                <w:sz w:val="20"/>
                <w:rPrChange w:id="660" w:author="Nguyen Thi Thuy Duong" w:date="2019-12-23T23:51:00Z">
                  <w:rPr>
                    <w:rStyle w:val="Hyperlink"/>
                    <w:rFonts w:cs="Tahoma"/>
                    <w:noProof/>
                  </w:rPr>
                </w:rPrChange>
              </w:rPr>
              <w:delText>3.3.</w:delText>
            </w:r>
            <w:r w:rsidRPr="00F864E5" w:rsidDel="00081918">
              <w:rPr>
                <w:rFonts w:asciiTheme="minorHAnsi" w:eastAsiaTheme="minorEastAsia" w:hAnsiTheme="minorHAnsi" w:cstheme="minorBidi"/>
                <w:noProof/>
                <w:sz w:val="20"/>
                <w:lang w:eastAsia="en-US" w:bidi="ar-SA"/>
                <w:rPrChange w:id="661"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662" w:author="Nguyen Thi Thuy Duong" w:date="2019-12-23T23:51:00Z">
                  <w:rPr>
                    <w:rStyle w:val="Hyperlink"/>
                    <w:noProof/>
                  </w:rPr>
                </w:rPrChange>
              </w:rPr>
              <w:delText>Mô hình hoạt động dự kiến sau khi áp dụng sản phẩm mới</w:delText>
            </w:r>
            <w:r w:rsidRPr="00F864E5" w:rsidDel="00081918">
              <w:rPr>
                <w:noProof/>
                <w:webHidden/>
                <w:sz w:val="20"/>
                <w:rPrChange w:id="663" w:author="Nguyen Thi Thuy Duong" w:date="2019-12-23T23:51:00Z">
                  <w:rPr>
                    <w:noProof/>
                    <w:webHidden/>
                  </w:rPr>
                </w:rPrChange>
              </w:rPr>
              <w:tab/>
              <w:delText>4</w:delText>
            </w:r>
          </w:del>
        </w:p>
        <w:p w14:paraId="22F2B433" w14:textId="55DD2219" w:rsidR="005F20E4" w:rsidRPr="00F864E5" w:rsidDel="00081918" w:rsidRDefault="005F20E4">
          <w:pPr>
            <w:pStyle w:val="TOC2"/>
            <w:rPr>
              <w:del w:id="664" w:author="Khanh Linh Trinh" w:date="2019-12-24T00:46:00Z"/>
              <w:rFonts w:asciiTheme="minorHAnsi" w:eastAsiaTheme="minorEastAsia" w:hAnsiTheme="minorHAnsi" w:cstheme="minorBidi"/>
              <w:noProof/>
              <w:sz w:val="20"/>
              <w:lang w:eastAsia="en-US" w:bidi="ar-SA"/>
              <w:rPrChange w:id="665" w:author="Nguyen Thi Thuy Duong" w:date="2019-12-23T23:51:00Z">
                <w:rPr>
                  <w:del w:id="666" w:author="Khanh Linh Trinh" w:date="2019-12-24T00:46:00Z"/>
                  <w:rFonts w:asciiTheme="minorHAnsi" w:eastAsiaTheme="minorEastAsia" w:hAnsiTheme="minorHAnsi" w:cstheme="minorBidi"/>
                  <w:noProof/>
                  <w:sz w:val="22"/>
                  <w:szCs w:val="22"/>
                  <w:lang w:eastAsia="en-US" w:bidi="ar-SA"/>
                </w:rPr>
              </w:rPrChange>
            </w:rPr>
          </w:pPr>
          <w:del w:id="667" w:author="Khanh Linh Trinh" w:date="2019-12-24T00:46:00Z">
            <w:r w:rsidRPr="00F864E5" w:rsidDel="00081918">
              <w:rPr>
                <w:noProof/>
                <w:sz w:val="20"/>
                <w:rPrChange w:id="668" w:author="Nguyen Thi Thuy Duong" w:date="2019-12-23T23:51:00Z">
                  <w:rPr>
                    <w:rStyle w:val="Hyperlink"/>
                    <w:rFonts w:cs="Tahoma"/>
                    <w:noProof/>
                  </w:rPr>
                </w:rPrChange>
              </w:rPr>
              <w:delText>3.4.</w:delText>
            </w:r>
            <w:r w:rsidRPr="00F864E5" w:rsidDel="00081918">
              <w:rPr>
                <w:rFonts w:asciiTheme="minorHAnsi" w:eastAsiaTheme="minorEastAsia" w:hAnsiTheme="minorHAnsi" w:cstheme="minorBidi"/>
                <w:noProof/>
                <w:sz w:val="20"/>
                <w:lang w:eastAsia="en-US" w:bidi="ar-SA"/>
                <w:rPrChange w:id="669"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670" w:author="Nguyen Thi Thuy Duong" w:date="2019-12-23T23:51:00Z">
                  <w:rPr>
                    <w:rStyle w:val="Hyperlink"/>
                    <w:noProof/>
                  </w:rPr>
                </w:rPrChange>
              </w:rPr>
              <w:delText>Phạm vi dự án</w:delText>
            </w:r>
            <w:r w:rsidRPr="00F864E5" w:rsidDel="00081918">
              <w:rPr>
                <w:noProof/>
                <w:webHidden/>
                <w:sz w:val="20"/>
                <w:rPrChange w:id="671" w:author="Nguyen Thi Thuy Duong" w:date="2019-12-23T23:51:00Z">
                  <w:rPr>
                    <w:noProof/>
                    <w:webHidden/>
                  </w:rPr>
                </w:rPrChange>
              </w:rPr>
              <w:tab/>
              <w:delText>4</w:delText>
            </w:r>
          </w:del>
        </w:p>
        <w:p w14:paraId="53F7D900" w14:textId="22BF4A95" w:rsidR="005F20E4" w:rsidRPr="00F864E5" w:rsidDel="00081918" w:rsidRDefault="005F20E4">
          <w:pPr>
            <w:pStyle w:val="TOC1"/>
            <w:rPr>
              <w:del w:id="672" w:author="Khanh Linh Trinh" w:date="2019-12-24T00:46:00Z"/>
              <w:rFonts w:asciiTheme="minorHAnsi" w:eastAsiaTheme="minorEastAsia" w:hAnsiTheme="minorHAnsi" w:cstheme="minorBidi"/>
              <w:b w:val="0"/>
              <w:bCs w:val="0"/>
              <w:caps w:val="0"/>
              <w:noProof/>
              <w:sz w:val="20"/>
              <w:lang w:eastAsia="en-US" w:bidi="ar-SA"/>
              <w:rPrChange w:id="673" w:author="Nguyen Thi Thuy Duong" w:date="2019-12-23T23:51:00Z">
                <w:rPr>
                  <w:del w:id="674" w:author="Khanh Linh Trinh" w:date="2019-12-24T00:46:00Z"/>
                  <w:rFonts w:asciiTheme="minorHAnsi" w:eastAsiaTheme="minorEastAsia" w:hAnsiTheme="minorHAnsi" w:cstheme="minorBidi"/>
                  <w:b w:val="0"/>
                  <w:bCs w:val="0"/>
                  <w:caps w:val="0"/>
                  <w:noProof/>
                  <w:sz w:val="22"/>
                  <w:szCs w:val="22"/>
                  <w:lang w:eastAsia="en-US" w:bidi="ar-SA"/>
                </w:rPr>
              </w:rPrChange>
            </w:rPr>
          </w:pPr>
          <w:del w:id="675" w:author="Khanh Linh Trinh" w:date="2019-12-24T00:46:00Z">
            <w:r w:rsidRPr="00F864E5" w:rsidDel="00081918">
              <w:rPr>
                <w:noProof/>
                <w:sz w:val="20"/>
                <w:rPrChange w:id="676" w:author="Nguyen Thi Thuy Duong" w:date="2019-12-23T23:51:00Z">
                  <w:rPr>
                    <w:rStyle w:val="Hyperlink"/>
                    <w:b w:val="0"/>
                    <w:bCs w:val="0"/>
                    <w:caps w:val="0"/>
                    <w:noProof/>
                  </w:rPr>
                </w:rPrChange>
              </w:rPr>
              <w:delText>4.</w:delText>
            </w:r>
            <w:r w:rsidRPr="00F864E5" w:rsidDel="00081918">
              <w:rPr>
                <w:rFonts w:asciiTheme="minorHAnsi" w:eastAsiaTheme="minorEastAsia" w:hAnsiTheme="minorHAnsi" w:cstheme="minorBidi"/>
                <w:noProof/>
                <w:sz w:val="20"/>
                <w:lang w:eastAsia="en-US" w:bidi="ar-SA"/>
                <w:rPrChange w:id="677"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678" w:author="Nguyen Thi Thuy Duong" w:date="2019-12-23T23:51:00Z">
                  <w:rPr>
                    <w:rStyle w:val="Hyperlink"/>
                    <w:b w:val="0"/>
                    <w:bCs w:val="0"/>
                    <w:caps w:val="0"/>
                    <w:noProof/>
                  </w:rPr>
                </w:rPrChange>
              </w:rPr>
              <w:delText>Giao tiếp/Trao đổi thông tin</w:delText>
            </w:r>
            <w:r w:rsidRPr="00F864E5" w:rsidDel="00081918">
              <w:rPr>
                <w:b w:val="0"/>
                <w:bCs w:val="0"/>
                <w:caps w:val="0"/>
                <w:noProof/>
                <w:webHidden/>
                <w:sz w:val="20"/>
                <w:rPrChange w:id="679" w:author="Nguyen Thi Thuy Duong" w:date="2019-12-23T23:51:00Z">
                  <w:rPr>
                    <w:b w:val="0"/>
                    <w:bCs w:val="0"/>
                    <w:caps w:val="0"/>
                    <w:noProof/>
                    <w:webHidden/>
                  </w:rPr>
                </w:rPrChange>
              </w:rPr>
              <w:tab/>
              <w:delText>5</w:delText>
            </w:r>
          </w:del>
        </w:p>
        <w:p w14:paraId="664CB1FC" w14:textId="3B239E03" w:rsidR="005F20E4" w:rsidRPr="00F864E5" w:rsidDel="00081918" w:rsidRDefault="005F20E4">
          <w:pPr>
            <w:pStyle w:val="TOC2"/>
            <w:rPr>
              <w:del w:id="680" w:author="Khanh Linh Trinh" w:date="2019-12-24T00:46:00Z"/>
              <w:rFonts w:asciiTheme="minorHAnsi" w:eastAsiaTheme="minorEastAsia" w:hAnsiTheme="minorHAnsi" w:cstheme="minorBidi"/>
              <w:noProof/>
              <w:sz w:val="20"/>
              <w:lang w:eastAsia="en-US" w:bidi="ar-SA"/>
              <w:rPrChange w:id="681" w:author="Nguyen Thi Thuy Duong" w:date="2019-12-23T23:51:00Z">
                <w:rPr>
                  <w:del w:id="682" w:author="Khanh Linh Trinh" w:date="2019-12-24T00:46:00Z"/>
                  <w:rFonts w:asciiTheme="minorHAnsi" w:eastAsiaTheme="minorEastAsia" w:hAnsiTheme="minorHAnsi" w:cstheme="minorBidi"/>
                  <w:noProof/>
                  <w:sz w:val="22"/>
                  <w:szCs w:val="22"/>
                  <w:lang w:eastAsia="en-US" w:bidi="ar-SA"/>
                </w:rPr>
              </w:rPrChange>
            </w:rPr>
          </w:pPr>
          <w:del w:id="683" w:author="Khanh Linh Trinh" w:date="2019-12-24T00:46:00Z">
            <w:r w:rsidRPr="00F864E5" w:rsidDel="00081918">
              <w:rPr>
                <w:noProof/>
                <w:sz w:val="20"/>
                <w:rPrChange w:id="684" w:author="Nguyen Thi Thuy Duong" w:date="2019-12-23T23:51:00Z">
                  <w:rPr>
                    <w:rStyle w:val="Hyperlink"/>
                    <w:rFonts w:cs="Tahoma"/>
                    <w:noProof/>
                  </w:rPr>
                </w:rPrChange>
              </w:rPr>
              <w:delText>4.1.</w:delText>
            </w:r>
            <w:r w:rsidRPr="00F864E5" w:rsidDel="00081918">
              <w:rPr>
                <w:rFonts w:asciiTheme="minorHAnsi" w:eastAsiaTheme="minorEastAsia" w:hAnsiTheme="minorHAnsi" w:cstheme="minorBidi"/>
                <w:noProof/>
                <w:sz w:val="20"/>
                <w:lang w:eastAsia="en-US" w:bidi="ar-SA"/>
                <w:rPrChange w:id="685"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686" w:author="Nguyen Thi Thuy Duong" w:date="2019-12-23T23:51:00Z">
                  <w:rPr>
                    <w:rStyle w:val="Hyperlink"/>
                    <w:noProof/>
                  </w:rPr>
                </w:rPrChange>
              </w:rPr>
              <w:delText>Kênh liên lạc chính thống – Email</w:delText>
            </w:r>
            <w:r w:rsidRPr="00F864E5" w:rsidDel="00081918">
              <w:rPr>
                <w:noProof/>
                <w:webHidden/>
                <w:sz w:val="20"/>
                <w:rPrChange w:id="687" w:author="Nguyen Thi Thuy Duong" w:date="2019-12-23T23:51:00Z">
                  <w:rPr>
                    <w:noProof/>
                    <w:webHidden/>
                  </w:rPr>
                </w:rPrChange>
              </w:rPr>
              <w:tab/>
              <w:delText>5</w:delText>
            </w:r>
          </w:del>
        </w:p>
        <w:p w14:paraId="2754FA59" w14:textId="1A2E0D6F" w:rsidR="005F20E4" w:rsidRPr="00F864E5" w:rsidDel="00081918" w:rsidRDefault="005F20E4">
          <w:pPr>
            <w:pStyle w:val="TOC2"/>
            <w:rPr>
              <w:del w:id="688" w:author="Khanh Linh Trinh" w:date="2019-12-24T00:46:00Z"/>
              <w:rFonts w:asciiTheme="minorHAnsi" w:eastAsiaTheme="minorEastAsia" w:hAnsiTheme="minorHAnsi" w:cstheme="minorBidi"/>
              <w:noProof/>
              <w:sz w:val="20"/>
              <w:lang w:eastAsia="en-US" w:bidi="ar-SA"/>
              <w:rPrChange w:id="689" w:author="Nguyen Thi Thuy Duong" w:date="2019-12-23T23:51:00Z">
                <w:rPr>
                  <w:del w:id="690" w:author="Khanh Linh Trinh" w:date="2019-12-24T00:46:00Z"/>
                  <w:rFonts w:asciiTheme="minorHAnsi" w:eastAsiaTheme="minorEastAsia" w:hAnsiTheme="minorHAnsi" w:cstheme="minorBidi"/>
                  <w:noProof/>
                  <w:sz w:val="22"/>
                  <w:szCs w:val="22"/>
                  <w:lang w:eastAsia="en-US" w:bidi="ar-SA"/>
                </w:rPr>
              </w:rPrChange>
            </w:rPr>
          </w:pPr>
          <w:del w:id="691" w:author="Khanh Linh Trinh" w:date="2019-12-24T00:46:00Z">
            <w:r w:rsidRPr="00F864E5" w:rsidDel="00081918">
              <w:rPr>
                <w:noProof/>
                <w:sz w:val="20"/>
                <w:rPrChange w:id="692" w:author="Nguyen Thi Thuy Duong" w:date="2019-12-23T23:51:00Z">
                  <w:rPr>
                    <w:rStyle w:val="Hyperlink"/>
                    <w:rFonts w:cs="Tahoma"/>
                    <w:noProof/>
                  </w:rPr>
                </w:rPrChange>
              </w:rPr>
              <w:delText>4.2.</w:delText>
            </w:r>
            <w:r w:rsidRPr="00F864E5" w:rsidDel="00081918">
              <w:rPr>
                <w:rFonts w:asciiTheme="minorHAnsi" w:eastAsiaTheme="minorEastAsia" w:hAnsiTheme="minorHAnsi" w:cstheme="minorBidi"/>
                <w:noProof/>
                <w:sz w:val="20"/>
                <w:lang w:eastAsia="en-US" w:bidi="ar-SA"/>
                <w:rPrChange w:id="693"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694" w:author="Nguyen Thi Thuy Duong" w:date="2019-12-23T23:51:00Z">
                  <w:rPr>
                    <w:rStyle w:val="Hyperlink"/>
                    <w:noProof/>
                  </w:rPr>
                </w:rPrChange>
              </w:rPr>
              <w:delText>Họp offline</w:delText>
            </w:r>
            <w:r w:rsidRPr="00F864E5" w:rsidDel="00081918">
              <w:rPr>
                <w:noProof/>
                <w:webHidden/>
                <w:sz w:val="20"/>
                <w:rPrChange w:id="695" w:author="Nguyen Thi Thuy Duong" w:date="2019-12-23T23:51:00Z">
                  <w:rPr>
                    <w:noProof/>
                    <w:webHidden/>
                  </w:rPr>
                </w:rPrChange>
              </w:rPr>
              <w:tab/>
              <w:delText>5</w:delText>
            </w:r>
          </w:del>
        </w:p>
        <w:p w14:paraId="0214EE18" w14:textId="508EEDB0" w:rsidR="005F20E4" w:rsidRPr="00F864E5" w:rsidDel="00081918" w:rsidRDefault="005F20E4">
          <w:pPr>
            <w:pStyle w:val="TOC2"/>
            <w:rPr>
              <w:del w:id="696" w:author="Khanh Linh Trinh" w:date="2019-12-24T00:46:00Z"/>
              <w:rFonts w:asciiTheme="minorHAnsi" w:eastAsiaTheme="minorEastAsia" w:hAnsiTheme="minorHAnsi" w:cstheme="minorBidi"/>
              <w:noProof/>
              <w:sz w:val="20"/>
              <w:lang w:eastAsia="en-US" w:bidi="ar-SA"/>
              <w:rPrChange w:id="697" w:author="Nguyen Thi Thuy Duong" w:date="2019-12-23T23:51:00Z">
                <w:rPr>
                  <w:del w:id="698" w:author="Khanh Linh Trinh" w:date="2019-12-24T00:46:00Z"/>
                  <w:rFonts w:asciiTheme="minorHAnsi" w:eastAsiaTheme="minorEastAsia" w:hAnsiTheme="minorHAnsi" w:cstheme="minorBidi"/>
                  <w:noProof/>
                  <w:sz w:val="22"/>
                  <w:szCs w:val="22"/>
                  <w:lang w:eastAsia="en-US" w:bidi="ar-SA"/>
                </w:rPr>
              </w:rPrChange>
            </w:rPr>
          </w:pPr>
          <w:del w:id="699" w:author="Khanh Linh Trinh" w:date="2019-12-24T00:46:00Z">
            <w:r w:rsidRPr="00F864E5" w:rsidDel="00081918">
              <w:rPr>
                <w:noProof/>
                <w:sz w:val="20"/>
                <w:rPrChange w:id="700" w:author="Nguyen Thi Thuy Duong" w:date="2019-12-23T23:51:00Z">
                  <w:rPr>
                    <w:rStyle w:val="Hyperlink"/>
                    <w:rFonts w:cs="Tahoma"/>
                    <w:iCs/>
                    <w:noProof/>
                  </w:rPr>
                </w:rPrChange>
              </w:rPr>
              <w:delText>4.3.</w:delText>
            </w:r>
            <w:r w:rsidRPr="00F864E5" w:rsidDel="00081918">
              <w:rPr>
                <w:rFonts w:asciiTheme="minorHAnsi" w:eastAsiaTheme="minorEastAsia" w:hAnsiTheme="minorHAnsi" w:cstheme="minorBidi"/>
                <w:noProof/>
                <w:sz w:val="20"/>
                <w:lang w:eastAsia="en-US" w:bidi="ar-SA"/>
                <w:rPrChange w:id="701"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702" w:author="Nguyen Thi Thuy Duong" w:date="2019-12-23T23:51:00Z">
                  <w:rPr>
                    <w:rStyle w:val="Hyperlink"/>
                    <w:iCs/>
                    <w:noProof/>
                  </w:rPr>
                </w:rPrChange>
              </w:rPr>
              <w:delText>Thư mục dự án</w:delText>
            </w:r>
            <w:r w:rsidRPr="00F864E5" w:rsidDel="00081918">
              <w:rPr>
                <w:noProof/>
                <w:webHidden/>
                <w:sz w:val="20"/>
                <w:rPrChange w:id="703" w:author="Nguyen Thi Thuy Duong" w:date="2019-12-23T23:51:00Z">
                  <w:rPr>
                    <w:noProof/>
                    <w:webHidden/>
                  </w:rPr>
                </w:rPrChange>
              </w:rPr>
              <w:tab/>
              <w:delText>5</w:delText>
            </w:r>
          </w:del>
        </w:p>
        <w:p w14:paraId="77FEC650" w14:textId="10510D18" w:rsidR="005F20E4" w:rsidRPr="00F864E5" w:rsidDel="00081918" w:rsidRDefault="005F20E4">
          <w:pPr>
            <w:pStyle w:val="TOC2"/>
            <w:rPr>
              <w:del w:id="704" w:author="Khanh Linh Trinh" w:date="2019-12-24T00:46:00Z"/>
              <w:rFonts w:asciiTheme="minorHAnsi" w:eastAsiaTheme="minorEastAsia" w:hAnsiTheme="minorHAnsi" w:cstheme="minorBidi"/>
              <w:noProof/>
              <w:sz w:val="20"/>
              <w:lang w:eastAsia="en-US" w:bidi="ar-SA"/>
              <w:rPrChange w:id="705" w:author="Nguyen Thi Thuy Duong" w:date="2019-12-23T23:51:00Z">
                <w:rPr>
                  <w:del w:id="706" w:author="Khanh Linh Trinh" w:date="2019-12-24T00:46:00Z"/>
                  <w:rFonts w:asciiTheme="minorHAnsi" w:eastAsiaTheme="minorEastAsia" w:hAnsiTheme="minorHAnsi" w:cstheme="minorBidi"/>
                  <w:noProof/>
                  <w:sz w:val="22"/>
                  <w:szCs w:val="22"/>
                  <w:lang w:eastAsia="en-US" w:bidi="ar-SA"/>
                </w:rPr>
              </w:rPrChange>
            </w:rPr>
          </w:pPr>
          <w:del w:id="707" w:author="Khanh Linh Trinh" w:date="2019-12-24T00:46:00Z">
            <w:r w:rsidRPr="00F864E5" w:rsidDel="00081918">
              <w:rPr>
                <w:noProof/>
                <w:sz w:val="20"/>
                <w:rPrChange w:id="708" w:author="Nguyen Thi Thuy Duong" w:date="2019-12-23T23:51:00Z">
                  <w:rPr>
                    <w:rStyle w:val="Hyperlink"/>
                    <w:rFonts w:cs="Tahoma"/>
                    <w:noProof/>
                  </w:rPr>
                </w:rPrChange>
              </w:rPr>
              <w:delText>4.4.</w:delText>
            </w:r>
            <w:r w:rsidRPr="00F864E5" w:rsidDel="00081918">
              <w:rPr>
                <w:rFonts w:asciiTheme="minorHAnsi" w:eastAsiaTheme="minorEastAsia" w:hAnsiTheme="minorHAnsi" w:cstheme="minorBidi"/>
                <w:noProof/>
                <w:sz w:val="20"/>
                <w:lang w:eastAsia="en-US" w:bidi="ar-SA"/>
                <w:rPrChange w:id="709"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710" w:author="Nguyen Thi Thuy Duong" w:date="2019-12-23T23:51:00Z">
                  <w:rPr>
                    <w:rStyle w:val="Hyperlink"/>
                    <w:noProof/>
                  </w:rPr>
                </w:rPrChange>
              </w:rPr>
              <w:delText>Quản lý mã nguồn</w:delText>
            </w:r>
            <w:r w:rsidRPr="00F864E5" w:rsidDel="00081918">
              <w:rPr>
                <w:noProof/>
                <w:webHidden/>
                <w:sz w:val="20"/>
                <w:rPrChange w:id="711" w:author="Nguyen Thi Thuy Duong" w:date="2019-12-23T23:51:00Z">
                  <w:rPr>
                    <w:noProof/>
                    <w:webHidden/>
                  </w:rPr>
                </w:rPrChange>
              </w:rPr>
              <w:tab/>
              <w:delText>6</w:delText>
            </w:r>
          </w:del>
        </w:p>
        <w:p w14:paraId="040AE2BB" w14:textId="63BC0A51" w:rsidR="005F20E4" w:rsidRPr="00F864E5" w:rsidDel="00081918" w:rsidRDefault="005F20E4">
          <w:pPr>
            <w:pStyle w:val="TOC2"/>
            <w:rPr>
              <w:del w:id="712" w:author="Khanh Linh Trinh" w:date="2019-12-24T00:46:00Z"/>
              <w:rFonts w:asciiTheme="minorHAnsi" w:eastAsiaTheme="minorEastAsia" w:hAnsiTheme="minorHAnsi" w:cstheme="minorBidi"/>
              <w:noProof/>
              <w:sz w:val="20"/>
              <w:lang w:eastAsia="en-US" w:bidi="ar-SA"/>
              <w:rPrChange w:id="713" w:author="Nguyen Thi Thuy Duong" w:date="2019-12-23T23:51:00Z">
                <w:rPr>
                  <w:del w:id="714" w:author="Khanh Linh Trinh" w:date="2019-12-24T00:46:00Z"/>
                  <w:rFonts w:asciiTheme="minorHAnsi" w:eastAsiaTheme="minorEastAsia" w:hAnsiTheme="minorHAnsi" w:cstheme="minorBidi"/>
                  <w:noProof/>
                  <w:sz w:val="22"/>
                  <w:szCs w:val="22"/>
                  <w:lang w:eastAsia="en-US" w:bidi="ar-SA"/>
                </w:rPr>
              </w:rPrChange>
            </w:rPr>
          </w:pPr>
          <w:del w:id="715" w:author="Khanh Linh Trinh" w:date="2019-12-24T00:46:00Z">
            <w:r w:rsidRPr="00F864E5" w:rsidDel="00081918">
              <w:rPr>
                <w:noProof/>
                <w:sz w:val="20"/>
                <w:rPrChange w:id="716" w:author="Nguyen Thi Thuy Duong" w:date="2019-12-23T23:51:00Z">
                  <w:rPr>
                    <w:rStyle w:val="Hyperlink"/>
                    <w:rFonts w:cs="Tahoma"/>
                    <w:noProof/>
                  </w:rPr>
                </w:rPrChange>
              </w:rPr>
              <w:delText>4.5.</w:delText>
            </w:r>
            <w:r w:rsidRPr="00F864E5" w:rsidDel="00081918">
              <w:rPr>
                <w:rFonts w:asciiTheme="minorHAnsi" w:eastAsiaTheme="minorEastAsia" w:hAnsiTheme="minorHAnsi" w:cstheme="minorBidi"/>
                <w:noProof/>
                <w:sz w:val="20"/>
                <w:lang w:eastAsia="en-US" w:bidi="ar-SA"/>
                <w:rPrChange w:id="717"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718" w:author="Nguyen Thi Thuy Duong" w:date="2019-12-23T23:51:00Z">
                  <w:rPr>
                    <w:rStyle w:val="Hyperlink"/>
                    <w:noProof/>
                  </w:rPr>
                </w:rPrChange>
              </w:rPr>
              <w:delText>Chia sẻ mã nguồn</w:delText>
            </w:r>
            <w:r w:rsidRPr="00F864E5" w:rsidDel="00081918">
              <w:rPr>
                <w:noProof/>
                <w:webHidden/>
                <w:sz w:val="20"/>
                <w:rPrChange w:id="719" w:author="Nguyen Thi Thuy Duong" w:date="2019-12-23T23:51:00Z">
                  <w:rPr>
                    <w:noProof/>
                    <w:webHidden/>
                  </w:rPr>
                </w:rPrChange>
              </w:rPr>
              <w:tab/>
              <w:delText>6</w:delText>
            </w:r>
          </w:del>
        </w:p>
        <w:p w14:paraId="30A8C71F" w14:textId="0943D107" w:rsidR="005F20E4" w:rsidRPr="00F864E5" w:rsidDel="00081918" w:rsidRDefault="005F20E4">
          <w:pPr>
            <w:pStyle w:val="TOC2"/>
            <w:rPr>
              <w:del w:id="720" w:author="Khanh Linh Trinh" w:date="2019-12-24T00:46:00Z"/>
              <w:rFonts w:asciiTheme="minorHAnsi" w:eastAsiaTheme="minorEastAsia" w:hAnsiTheme="minorHAnsi" w:cstheme="minorBidi"/>
              <w:noProof/>
              <w:sz w:val="20"/>
              <w:lang w:eastAsia="en-US" w:bidi="ar-SA"/>
              <w:rPrChange w:id="721" w:author="Nguyen Thi Thuy Duong" w:date="2019-12-23T23:51:00Z">
                <w:rPr>
                  <w:del w:id="722" w:author="Khanh Linh Trinh" w:date="2019-12-24T00:46:00Z"/>
                  <w:rFonts w:asciiTheme="minorHAnsi" w:eastAsiaTheme="minorEastAsia" w:hAnsiTheme="minorHAnsi" w:cstheme="minorBidi"/>
                  <w:noProof/>
                  <w:sz w:val="22"/>
                  <w:szCs w:val="22"/>
                  <w:lang w:eastAsia="en-US" w:bidi="ar-SA"/>
                </w:rPr>
              </w:rPrChange>
            </w:rPr>
          </w:pPr>
          <w:del w:id="723" w:author="Khanh Linh Trinh" w:date="2019-12-24T00:46:00Z">
            <w:r w:rsidRPr="00F864E5" w:rsidDel="00081918">
              <w:rPr>
                <w:noProof/>
                <w:sz w:val="20"/>
                <w:rPrChange w:id="724" w:author="Nguyen Thi Thuy Duong" w:date="2019-12-23T23:51:00Z">
                  <w:rPr>
                    <w:rStyle w:val="Hyperlink"/>
                    <w:rFonts w:cs="Tahoma"/>
                    <w:noProof/>
                  </w:rPr>
                </w:rPrChange>
              </w:rPr>
              <w:delText>4.6.</w:delText>
            </w:r>
            <w:r w:rsidRPr="00F864E5" w:rsidDel="00081918">
              <w:rPr>
                <w:rFonts w:asciiTheme="minorHAnsi" w:eastAsiaTheme="minorEastAsia" w:hAnsiTheme="minorHAnsi" w:cstheme="minorBidi"/>
                <w:noProof/>
                <w:sz w:val="20"/>
                <w:lang w:eastAsia="en-US" w:bidi="ar-SA"/>
                <w:rPrChange w:id="725"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726" w:author="Nguyen Thi Thuy Duong" w:date="2019-12-23T23:51:00Z">
                  <w:rPr>
                    <w:rStyle w:val="Hyperlink"/>
                    <w:noProof/>
                  </w:rPr>
                </w:rPrChange>
              </w:rPr>
              <w:delText>Một số gợi ý khác</w:delText>
            </w:r>
            <w:r w:rsidRPr="00F864E5" w:rsidDel="00081918">
              <w:rPr>
                <w:noProof/>
                <w:webHidden/>
                <w:sz w:val="20"/>
                <w:rPrChange w:id="727" w:author="Nguyen Thi Thuy Duong" w:date="2019-12-23T23:51:00Z">
                  <w:rPr>
                    <w:noProof/>
                    <w:webHidden/>
                  </w:rPr>
                </w:rPrChange>
              </w:rPr>
              <w:tab/>
              <w:delText>6</w:delText>
            </w:r>
          </w:del>
        </w:p>
        <w:p w14:paraId="55EBCA06" w14:textId="0C010D15" w:rsidR="005F20E4" w:rsidRPr="00F864E5" w:rsidDel="00081918" w:rsidRDefault="005F20E4">
          <w:pPr>
            <w:pStyle w:val="TOC1"/>
            <w:rPr>
              <w:del w:id="728" w:author="Khanh Linh Trinh" w:date="2019-12-24T00:46:00Z"/>
              <w:rFonts w:asciiTheme="minorHAnsi" w:eastAsiaTheme="minorEastAsia" w:hAnsiTheme="minorHAnsi" w:cstheme="minorBidi"/>
              <w:b w:val="0"/>
              <w:bCs w:val="0"/>
              <w:caps w:val="0"/>
              <w:noProof/>
              <w:sz w:val="20"/>
              <w:lang w:eastAsia="en-US" w:bidi="ar-SA"/>
              <w:rPrChange w:id="729" w:author="Nguyen Thi Thuy Duong" w:date="2019-12-23T23:51:00Z">
                <w:rPr>
                  <w:del w:id="730" w:author="Khanh Linh Trinh" w:date="2019-12-24T00:46:00Z"/>
                  <w:rFonts w:asciiTheme="minorHAnsi" w:eastAsiaTheme="minorEastAsia" w:hAnsiTheme="minorHAnsi" w:cstheme="minorBidi"/>
                  <w:b w:val="0"/>
                  <w:bCs w:val="0"/>
                  <w:caps w:val="0"/>
                  <w:noProof/>
                  <w:sz w:val="22"/>
                  <w:szCs w:val="22"/>
                  <w:lang w:eastAsia="en-US" w:bidi="ar-SA"/>
                </w:rPr>
              </w:rPrChange>
            </w:rPr>
          </w:pPr>
          <w:del w:id="731" w:author="Khanh Linh Trinh" w:date="2019-12-24T00:46:00Z">
            <w:r w:rsidRPr="00F864E5" w:rsidDel="00081918">
              <w:rPr>
                <w:noProof/>
                <w:sz w:val="20"/>
                <w:rPrChange w:id="732" w:author="Nguyen Thi Thuy Duong" w:date="2019-12-23T23:51:00Z">
                  <w:rPr>
                    <w:rStyle w:val="Hyperlink"/>
                    <w:b w:val="0"/>
                    <w:bCs w:val="0"/>
                    <w:caps w:val="0"/>
                    <w:noProof/>
                  </w:rPr>
                </w:rPrChange>
              </w:rPr>
              <w:delText>5.</w:delText>
            </w:r>
            <w:r w:rsidRPr="00F864E5" w:rsidDel="00081918">
              <w:rPr>
                <w:rFonts w:asciiTheme="minorHAnsi" w:eastAsiaTheme="minorEastAsia" w:hAnsiTheme="minorHAnsi" w:cstheme="minorBidi"/>
                <w:noProof/>
                <w:sz w:val="20"/>
                <w:lang w:eastAsia="en-US" w:bidi="ar-SA"/>
                <w:rPrChange w:id="733"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734" w:author="Nguyen Thi Thuy Duong" w:date="2019-12-23T23:51:00Z">
                  <w:rPr>
                    <w:rStyle w:val="Hyperlink"/>
                    <w:b w:val="0"/>
                    <w:bCs w:val="0"/>
                    <w:caps w:val="0"/>
                    <w:noProof/>
                  </w:rPr>
                </w:rPrChange>
              </w:rPr>
              <w:delText>Ước lượng chung</w:delText>
            </w:r>
            <w:r w:rsidRPr="00F864E5" w:rsidDel="00081918">
              <w:rPr>
                <w:b w:val="0"/>
                <w:bCs w:val="0"/>
                <w:caps w:val="0"/>
                <w:noProof/>
                <w:webHidden/>
                <w:sz w:val="20"/>
                <w:rPrChange w:id="735" w:author="Nguyen Thi Thuy Duong" w:date="2019-12-23T23:51:00Z">
                  <w:rPr>
                    <w:b w:val="0"/>
                    <w:bCs w:val="0"/>
                    <w:caps w:val="0"/>
                    <w:noProof/>
                    <w:webHidden/>
                  </w:rPr>
                </w:rPrChange>
              </w:rPr>
              <w:tab/>
              <w:delText>6</w:delText>
            </w:r>
          </w:del>
        </w:p>
        <w:p w14:paraId="51B2393F" w14:textId="2B4CF4B5" w:rsidR="005F20E4" w:rsidRPr="00F864E5" w:rsidDel="00081918" w:rsidRDefault="005F20E4">
          <w:pPr>
            <w:pStyle w:val="TOC2"/>
            <w:rPr>
              <w:del w:id="736" w:author="Khanh Linh Trinh" w:date="2019-12-24T00:46:00Z"/>
              <w:rFonts w:asciiTheme="minorHAnsi" w:eastAsiaTheme="minorEastAsia" w:hAnsiTheme="minorHAnsi" w:cstheme="minorBidi"/>
              <w:noProof/>
              <w:sz w:val="20"/>
              <w:lang w:eastAsia="en-US" w:bidi="ar-SA"/>
              <w:rPrChange w:id="737" w:author="Nguyen Thi Thuy Duong" w:date="2019-12-23T23:51:00Z">
                <w:rPr>
                  <w:del w:id="738" w:author="Khanh Linh Trinh" w:date="2019-12-24T00:46:00Z"/>
                  <w:rFonts w:asciiTheme="minorHAnsi" w:eastAsiaTheme="minorEastAsia" w:hAnsiTheme="minorHAnsi" w:cstheme="minorBidi"/>
                  <w:noProof/>
                  <w:sz w:val="22"/>
                  <w:szCs w:val="22"/>
                  <w:lang w:eastAsia="en-US" w:bidi="ar-SA"/>
                </w:rPr>
              </w:rPrChange>
            </w:rPr>
          </w:pPr>
          <w:del w:id="739" w:author="Khanh Linh Trinh" w:date="2019-12-24T00:46:00Z">
            <w:r w:rsidRPr="00F864E5" w:rsidDel="00081918">
              <w:rPr>
                <w:noProof/>
                <w:sz w:val="20"/>
                <w:rPrChange w:id="740" w:author="Nguyen Thi Thuy Duong" w:date="2019-12-23T23:51:00Z">
                  <w:rPr>
                    <w:rStyle w:val="Hyperlink"/>
                    <w:rFonts w:cs="Tahoma"/>
                    <w:noProof/>
                  </w:rPr>
                </w:rPrChange>
              </w:rPr>
              <w:delText>5.1.</w:delText>
            </w:r>
            <w:r w:rsidRPr="00F864E5" w:rsidDel="00081918">
              <w:rPr>
                <w:rFonts w:asciiTheme="minorHAnsi" w:eastAsiaTheme="minorEastAsia" w:hAnsiTheme="minorHAnsi" w:cstheme="minorBidi"/>
                <w:noProof/>
                <w:sz w:val="20"/>
                <w:lang w:eastAsia="en-US" w:bidi="ar-SA"/>
                <w:rPrChange w:id="741"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742" w:author="Nguyen Thi Thuy Duong" w:date="2019-12-23T23:51:00Z">
                  <w:rPr>
                    <w:rStyle w:val="Hyperlink"/>
                    <w:noProof/>
                  </w:rPr>
                </w:rPrChange>
              </w:rPr>
              <w:delText>Ước lượng tính năng</w:delText>
            </w:r>
            <w:r w:rsidRPr="00F864E5" w:rsidDel="00081918">
              <w:rPr>
                <w:noProof/>
                <w:webHidden/>
                <w:sz w:val="20"/>
                <w:rPrChange w:id="743" w:author="Nguyen Thi Thuy Duong" w:date="2019-12-23T23:51:00Z">
                  <w:rPr>
                    <w:noProof/>
                    <w:webHidden/>
                  </w:rPr>
                </w:rPrChange>
              </w:rPr>
              <w:tab/>
              <w:delText>6</w:delText>
            </w:r>
          </w:del>
        </w:p>
        <w:p w14:paraId="3D4B0366" w14:textId="1A03FE3C" w:rsidR="005F20E4" w:rsidRPr="00F864E5" w:rsidDel="00081918" w:rsidRDefault="005F20E4">
          <w:pPr>
            <w:pStyle w:val="TOC2"/>
            <w:rPr>
              <w:del w:id="744" w:author="Khanh Linh Trinh" w:date="2019-12-24T00:46:00Z"/>
              <w:rFonts w:asciiTheme="minorHAnsi" w:eastAsiaTheme="minorEastAsia" w:hAnsiTheme="minorHAnsi" w:cstheme="minorBidi"/>
              <w:noProof/>
              <w:sz w:val="20"/>
              <w:lang w:eastAsia="en-US" w:bidi="ar-SA"/>
              <w:rPrChange w:id="745" w:author="Nguyen Thi Thuy Duong" w:date="2019-12-23T23:51:00Z">
                <w:rPr>
                  <w:del w:id="746" w:author="Khanh Linh Trinh" w:date="2019-12-24T00:46:00Z"/>
                  <w:rFonts w:asciiTheme="minorHAnsi" w:eastAsiaTheme="minorEastAsia" w:hAnsiTheme="minorHAnsi" w:cstheme="minorBidi"/>
                  <w:noProof/>
                  <w:sz w:val="22"/>
                  <w:szCs w:val="22"/>
                  <w:lang w:eastAsia="en-US" w:bidi="ar-SA"/>
                </w:rPr>
              </w:rPrChange>
            </w:rPr>
          </w:pPr>
          <w:del w:id="747" w:author="Khanh Linh Trinh" w:date="2019-12-24T00:46:00Z">
            <w:r w:rsidRPr="00F864E5" w:rsidDel="00081918">
              <w:rPr>
                <w:rFonts w:asciiTheme="minorHAnsi" w:eastAsiaTheme="minorEastAsia" w:hAnsiTheme="minorHAnsi" w:cstheme="minorBidi"/>
                <w:noProof/>
                <w:sz w:val="20"/>
                <w:lang w:eastAsia="en-US" w:bidi="ar-SA"/>
                <w:rPrChange w:id="748"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749" w:author="Nguyen Thi Thuy Duong" w:date="2019-12-23T23:51:00Z">
                  <w:rPr>
                    <w:rStyle w:val="Hyperlink"/>
                    <w:noProof/>
                  </w:rPr>
                </w:rPrChange>
              </w:rPr>
              <w:delText>Work Breakdown Structure</w:delText>
            </w:r>
            <w:r w:rsidRPr="00F864E5" w:rsidDel="00081918">
              <w:rPr>
                <w:noProof/>
                <w:webHidden/>
                <w:sz w:val="20"/>
                <w:rPrChange w:id="750" w:author="Nguyen Thi Thuy Duong" w:date="2019-12-23T23:51:00Z">
                  <w:rPr>
                    <w:noProof/>
                    <w:webHidden/>
                  </w:rPr>
                </w:rPrChange>
              </w:rPr>
              <w:tab/>
              <w:delText>7</w:delText>
            </w:r>
          </w:del>
        </w:p>
        <w:p w14:paraId="01CE2DE9" w14:textId="0ECC0621" w:rsidR="005F20E4" w:rsidRPr="00F864E5" w:rsidDel="00081918" w:rsidRDefault="005F20E4">
          <w:pPr>
            <w:pStyle w:val="TOC2"/>
            <w:rPr>
              <w:del w:id="751" w:author="Khanh Linh Trinh" w:date="2019-12-24T00:46:00Z"/>
              <w:rFonts w:asciiTheme="minorHAnsi" w:eastAsiaTheme="minorEastAsia" w:hAnsiTheme="minorHAnsi" w:cstheme="minorBidi"/>
              <w:noProof/>
              <w:sz w:val="20"/>
              <w:lang w:eastAsia="en-US" w:bidi="ar-SA"/>
              <w:rPrChange w:id="752" w:author="Nguyen Thi Thuy Duong" w:date="2019-12-23T23:51:00Z">
                <w:rPr>
                  <w:del w:id="753" w:author="Khanh Linh Trinh" w:date="2019-12-24T00:46:00Z"/>
                  <w:rFonts w:asciiTheme="minorHAnsi" w:eastAsiaTheme="minorEastAsia" w:hAnsiTheme="minorHAnsi" w:cstheme="minorBidi"/>
                  <w:noProof/>
                  <w:sz w:val="22"/>
                  <w:szCs w:val="22"/>
                  <w:lang w:eastAsia="en-US" w:bidi="ar-SA"/>
                </w:rPr>
              </w:rPrChange>
            </w:rPr>
          </w:pPr>
          <w:del w:id="754" w:author="Khanh Linh Trinh" w:date="2019-12-24T00:46:00Z">
            <w:r w:rsidRPr="00F864E5" w:rsidDel="00081918">
              <w:rPr>
                <w:noProof/>
                <w:sz w:val="20"/>
                <w:rPrChange w:id="755" w:author="Nguyen Thi Thuy Duong" w:date="2019-12-23T23:51:00Z">
                  <w:rPr>
                    <w:rStyle w:val="Hyperlink"/>
                    <w:rFonts w:cs="Tahoma"/>
                    <w:noProof/>
                  </w:rPr>
                </w:rPrChange>
              </w:rPr>
              <w:delText>5.2.</w:delText>
            </w:r>
            <w:r w:rsidRPr="00F864E5" w:rsidDel="00081918">
              <w:rPr>
                <w:noProof/>
                <w:webHidden/>
                <w:sz w:val="20"/>
                <w:rPrChange w:id="756" w:author="Nguyen Thi Thuy Duong" w:date="2019-12-23T23:51:00Z">
                  <w:rPr>
                    <w:noProof/>
                    <w:webHidden/>
                  </w:rPr>
                </w:rPrChange>
              </w:rPr>
              <w:tab/>
              <w:delText>7</w:delText>
            </w:r>
          </w:del>
        </w:p>
        <w:p w14:paraId="5DC3EC8E" w14:textId="058794F8" w:rsidR="005F20E4" w:rsidRPr="00F864E5" w:rsidDel="00081918" w:rsidRDefault="005F20E4">
          <w:pPr>
            <w:pStyle w:val="TOC2"/>
            <w:rPr>
              <w:del w:id="757" w:author="Khanh Linh Trinh" w:date="2019-12-24T00:46:00Z"/>
              <w:rFonts w:asciiTheme="minorHAnsi" w:eastAsiaTheme="minorEastAsia" w:hAnsiTheme="minorHAnsi" w:cstheme="minorBidi"/>
              <w:noProof/>
              <w:sz w:val="20"/>
              <w:lang w:eastAsia="en-US" w:bidi="ar-SA"/>
              <w:rPrChange w:id="758" w:author="Nguyen Thi Thuy Duong" w:date="2019-12-23T23:51:00Z">
                <w:rPr>
                  <w:del w:id="759" w:author="Khanh Linh Trinh" w:date="2019-12-24T00:46:00Z"/>
                  <w:rFonts w:asciiTheme="minorHAnsi" w:eastAsiaTheme="minorEastAsia" w:hAnsiTheme="minorHAnsi" w:cstheme="minorBidi"/>
                  <w:noProof/>
                  <w:sz w:val="22"/>
                  <w:szCs w:val="22"/>
                  <w:lang w:eastAsia="en-US" w:bidi="ar-SA"/>
                </w:rPr>
              </w:rPrChange>
            </w:rPr>
          </w:pPr>
          <w:del w:id="760" w:author="Khanh Linh Trinh" w:date="2019-12-24T00:46:00Z">
            <w:r w:rsidRPr="00F864E5" w:rsidDel="00081918">
              <w:rPr>
                <w:noProof/>
                <w:sz w:val="20"/>
                <w:rPrChange w:id="761" w:author="Nguyen Thi Thuy Duong" w:date="2019-12-23T23:51:00Z">
                  <w:rPr>
                    <w:rStyle w:val="Hyperlink"/>
                    <w:rFonts w:cs="Tahoma"/>
                    <w:noProof/>
                  </w:rPr>
                </w:rPrChange>
              </w:rPr>
              <w:delText>5.3.</w:delText>
            </w:r>
            <w:r w:rsidRPr="00F864E5" w:rsidDel="00081918">
              <w:rPr>
                <w:rFonts w:asciiTheme="minorHAnsi" w:eastAsiaTheme="minorEastAsia" w:hAnsiTheme="minorHAnsi" w:cstheme="minorBidi"/>
                <w:noProof/>
                <w:sz w:val="20"/>
                <w:lang w:eastAsia="en-US" w:bidi="ar-SA"/>
                <w:rPrChange w:id="762"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763" w:author="Nguyen Thi Thuy Duong" w:date="2019-12-23T23:51:00Z">
                  <w:rPr>
                    <w:rStyle w:val="Hyperlink"/>
                    <w:noProof/>
                  </w:rPr>
                </w:rPrChange>
              </w:rPr>
              <w:delText>Ước lượng thời gian</w:delText>
            </w:r>
            <w:r w:rsidRPr="00F864E5" w:rsidDel="00081918">
              <w:rPr>
                <w:noProof/>
                <w:webHidden/>
                <w:sz w:val="20"/>
                <w:rPrChange w:id="764" w:author="Nguyen Thi Thuy Duong" w:date="2019-12-23T23:51:00Z">
                  <w:rPr>
                    <w:noProof/>
                    <w:webHidden/>
                  </w:rPr>
                </w:rPrChange>
              </w:rPr>
              <w:tab/>
              <w:delText>7</w:delText>
            </w:r>
          </w:del>
        </w:p>
        <w:p w14:paraId="4056E42C" w14:textId="6E625488" w:rsidR="005F20E4" w:rsidRPr="00F864E5" w:rsidDel="00081918" w:rsidRDefault="005F20E4">
          <w:pPr>
            <w:pStyle w:val="TOC2"/>
            <w:rPr>
              <w:del w:id="765" w:author="Khanh Linh Trinh" w:date="2019-12-24T00:46:00Z"/>
              <w:rFonts w:asciiTheme="minorHAnsi" w:eastAsiaTheme="minorEastAsia" w:hAnsiTheme="minorHAnsi" w:cstheme="minorBidi"/>
              <w:noProof/>
              <w:sz w:val="20"/>
              <w:lang w:eastAsia="en-US" w:bidi="ar-SA"/>
              <w:rPrChange w:id="766" w:author="Nguyen Thi Thuy Duong" w:date="2019-12-23T23:51:00Z">
                <w:rPr>
                  <w:del w:id="767" w:author="Khanh Linh Trinh" w:date="2019-12-24T00:46:00Z"/>
                  <w:rFonts w:asciiTheme="minorHAnsi" w:eastAsiaTheme="minorEastAsia" w:hAnsiTheme="minorHAnsi" w:cstheme="minorBidi"/>
                  <w:noProof/>
                  <w:sz w:val="22"/>
                  <w:szCs w:val="22"/>
                  <w:lang w:eastAsia="en-US" w:bidi="ar-SA"/>
                </w:rPr>
              </w:rPrChange>
            </w:rPr>
          </w:pPr>
          <w:del w:id="768" w:author="Khanh Linh Trinh" w:date="2019-12-24T00:46:00Z">
            <w:r w:rsidRPr="00F864E5" w:rsidDel="00081918">
              <w:rPr>
                <w:noProof/>
                <w:sz w:val="20"/>
                <w:rPrChange w:id="769" w:author="Nguyen Thi Thuy Duong" w:date="2019-12-23T23:51:00Z">
                  <w:rPr>
                    <w:rStyle w:val="Hyperlink"/>
                    <w:rFonts w:cs="Tahoma"/>
                    <w:noProof/>
                  </w:rPr>
                </w:rPrChange>
              </w:rPr>
              <w:delText>5.4.</w:delText>
            </w:r>
            <w:r w:rsidRPr="00F864E5" w:rsidDel="00081918">
              <w:rPr>
                <w:rFonts w:asciiTheme="minorHAnsi" w:eastAsiaTheme="minorEastAsia" w:hAnsiTheme="minorHAnsi" w:cstheme="minorBidi"/>
                <w:noProof/>
                <w:sz w:val="20"/>
                <w:lang w:eastAsia="en-US" w:bidi="ar-SA"/>
                <w:rPrChange w:id="770"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771" w:author="Nguyen Thi Thuy Duong" w:date="2019-12-23T23:51:00Z">
                  <w:rPr>
                    <w:rStyle w:val="Hyperlink"/>
                    <w:noProof/>
                  </w:rPr>
                </w:rPrChange>
              </w:rPr>
              <w:delText>Ước lượng rủi ro</w:delText>
            </w:r>
            <w:r w:rsidRPr="00F864E5" w:rsidDel="00081918">
              <w:rPr>
                <w:noProof/>
                <w:webHidden/>
                <w:sz w:val="20"/>
                <w:rPrChange w:id="772" w:author="Nguyen Thi Thuy Duong" w:date="2019-12-23T23:51:00Z">
                  <w:rPr>
                    <w:noProof/>
                    <w:webHidden/>
                  </w:rPr>
                </w:rPrChange>
              </w:rPr>
              <w:tab/>
              <w:delText>9</w:delText>
            </w:r>
          </w:del>
        </w:p>
        <w:p w14:paraId="607C3BA2" w14:textId="3901050B" w:rsidR="005F20E4" w:rsidRPr="00F864E5" w:rsidDel="00081918" w:rsidRDefault="005F20E4">
          <w:pPr>
            <w:pStyle w:val="TOC1"/>
            <w:rPr>
              <w:del w:id="773" w:author="Khanh Linh Trinh" w:date="2019-12-24T00:46:00Z"/>
              <w:rFonts w:asciiTheme="minorHAnsi" w:eastAsiaTheme="minorEastAsia" w:hAnsiTheme="minorHAnsi" w:cstheme="minorBidi"/>
              <w:b w:val="0"/>
              <w:bCs w:val="0"/>
              <w:caps w:val="0"/>
              <w:noProof/>
              <w:sz w:val="20"/>
              <w:lang w:eastAsia="en-US" w:bidi="ar-SA"/>
              <w:rPrChange w:id="774" w:author="Nguyen Thi Thuy Duong" w:date="2019-12-23T23:51:00Z">
                <w:rPr>
                  <w:del w:id="775" w:author="Khanh Linh Trinh" w:date="2019-12-24T00:46:00Z"/>
                  <w:rFonts w:asciiTheme="minorHAnsi" w:eastAsiaTheme="minorEastAsia" w:hAnsiTheme="minorHAnsi" w:cstheme="minorBidi"/>
                  <w:b w:val="0"/>
                  <w:bCs w:val="0"/>
                  <w:caps w:val="0"/>
                  <w:noProof/>
                  <w:sz w:val="22"/>
                  <w:szCs w:val="22"/>
                  <w:lang w:eastAsia="en-US" w:bidi="ar-SA"/>
                </w:rPr>
              </w:rPrChange>
            </w:rPr>
          </w:pPr>
          <w:del w:id="776" w:author="Khanh Linh Trinh" w:date="2019-12-24T00:46:00Z">
            <w:r w:rsidRPr="00F864E5" w:rsidDel="00081918">
              <w:rPr>
                <w:noProof/>
                <w:sz w:val="20"/>
                <w:rPrChange w:id="777" w:author="Nguyen Thi Thuy Duong" w:date="2019-12-23T23:51:00Z">
                  <w:rPr>
                    <w:rStyle w:val="Hyperlink"/>
                    <w:b w:val="0"/>
                    <w:bCs w:val="0"/>
                    <w:caps w:val="0"/>
                    <w:noProof/>
                  </w:rPr>
                </w:rPrChange>
              </w:rPr>
              <w:delText>6.</w:delText>
            </w:r>
            <w:r w:rsidRPr="00F864E5" w:rsidDel="00081918">
              <w:rPr>
                <w:rFonts w:asciiTheme="minorHAnsi" w:eastAsiaTheme="minorEastAsia" w:hAnsiTheme="minorHAnsi" w:cstheme="minorBidi"/>
                <w:noProof/>
                <w:sz w:val="20"/>
                <w:lang w:eastAsia="en-US" w:bidi="ar-SA"/>
                <w:rPrChange w:id="778"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779" w:author="Nguyen Thi Thuy Duong" w:date="2019-12-23T23:51:00Z">
                  <w:rPr>
                    <w:rStyle w:val="Hyperlink"/>
                    <w:b w:val="0"/>
                    <w:bCs w:val="0"/>
                    <w:caps w:val="0"/>
                    <w:noProof/>
                  </w:rPr>
                </w:rPrChange>
              </w:rPr>
              <w:delText>Ước lượng giá thành</w:delText>
            </w:r>
            <w:r w:rsidRPr="00F864E5" w:rsidDel="00081918">
              <w:rPr>
                <w:b w:val="0"/>
                <w:bCs w:val="0"/>
                <w:caps w:val="0"/>
                <w:noProof/>
                <w:webHidden/>
                <w:sz w:val="20"/>
                <w:rPrChange w:id="780" w:author="Nguyen Thi Thuy Duong" w:date="2019-12-23T23:51:00Z">
                  <w:rPr>
                    <w:b w:val="0"/>
                    <w:bCs w:val="0"/>
                    <w:caps w:val="0"/>
                    <w:noProof/>
                    <w:webHidden/>
                  </w:rPr>
                </w:rPrChange>
              </w:rPr>
              <w:tab/>
              <w:delText>9</w:delText>
            </w:r>
          </w:del>
        </w:p>
        <w:p w14:paraId="190892EA" w14:textId="683B120F" w:rsidR="005F20E4" w:rsidRPr="00F864E5" w:rsidDel="00081918" w:rsidRDefault="005F20E4">
          <w:pPr>
            <w:pStyle w:val="TOC1"/>
            <w:rPr>
              <w:del w:id="781" w:author="Khanh Linh Trinh" w:date="2019-12-24T00:46:00Z"/>
              <w:rFonts w:asciiTheme="minorHAnsi" w:eastAsiaTheme="minorEastAsia" w:hAnsiTheme="minorHAnsi" w:cstheme="minorBidi"/>
              <w:b w:val="0"/>
              <w:bCs w:val="0"/>
              <w:caps w:val="0"/>
              <w:noProof/>
              <w:sz w:val="20"/>
              <w:lang w:eastAsia="en-US" w:bidi="ar-SA"/>
              <w:rPrChange w:id="782" w:author="Nguyen Thi Thuy Duong" w:date="2019-12-23T23:51:00Z">
                <w:rPr>
                  <w:del w:id="783" w:author="Khanh Linh Trinh" w:date="2019-12-24T00:46:00Z"/>
                  <w:rFonts w:asciiTheme="minorHAnsi" w:eastAsiaTheme="minorEastAsia" w:hAnsiTheme="minorHAnsi" w:cstheme="minorBidi"/>
                  <w:b w:val="0"/>
                  <w:bCs w:val="0"/>
                  <w:caps w:val="0"/>
                  <w:noProof/>
                  <w:sz w:val="22"/>
                  <w:szCs w:val="22"/>
                  <w:lang w:eastAsia="en-US" w:bidi="ar-SA"/>
                </w:rPr>
              </w:rPrChange>
            </w:rPr>
          </w:pPr>
          <w:del w:id="784" w:author="Khanh Linh Trinh" w:date="2019-12-24T00:46:00Z">
            <w:r w:rsidRPr="00F864E5" w:rsidDel="00081918">
              <w:rPr>
                <w:noProof/>
                <w:sz w:val="20"/>
                <w:rPrChange w:id="785" w:author="Nguyen Thi Thuy Duong" w:date="2019-12-23T23:51:00Z">
                  <w:rPr>
                    <w:rStyle w:val="Hyperlink"/>
                    <w:b w:val="0"/>
                    <w:bCs w:val="0"/>
                    <w:caps w:val="0"/>
                    <w:noProof/>
                  </w:rPr>
                </w:rPrChange>
              </w:rPr>
              <w:delText>7.</w:delText>
            </w:r>
            <w:r w:rsidRPr="00F864E5" w:rsidDel="00081918">
              <w:rPr>
                <w:rFonts w:asciiTheme="minorHAnsi" w:eastAsiaTheme="minorEastAsia" w:hAnsiTheme="minorHAnsi" w:cstheme="minorBidi"/>
                <w:noProof/>
                <w:sz w:val="20"/>
                <w:lang w:eastAsia="en-US" w:bidi="ar-SA"/>
                <w:rPrChange w:id="786"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787" w:author="Nguyen Thi Thuy Duong" w:date="2019-12-23T23:51:00Z">
                  <w:rPr>
                    <w:rStyle w:val="Hyperlink"/>
                    <w:b w:val="0"/>
                    <w:bCs w:val="0"/>
                    <w:caps w:val="0"/>
                    <w:noProof/>
                  </w:rPr>
                </w:rPrChange>
              </w:rPr>
              <w:delText>Ước lượng chất lượng</w:delText>
            </w:r>
            <w:r w:rsidRPr="00F864E5" w:rsidDel="00081918">
              <w:rPr>
                <w:b w:val="0"/>
                <w:bCs w:val="0"/>
                <w:caps w:val="0"/>
                <w:noProof/>
                <w:webHidden/>
                <w:sz w:val="20"/>
                <w:rPrChange w:id="788" w:author="Nguyen Thi Thuy Duong" w:date="2019-12-23T23:51:00Z">
                  <w:rPr>
                    <w:b w:val="0"/>
                    <w:bCs w:val="0"/>
                    <w:caps w:val="0"/>
                    <w:noProof/>
                    <w:webHidden/>
                  </w:rPr>
                </w:rPrChange>
              </w:rPr>
              <w:tab/>
              <w:delText>9</w:delText>
            </w:r>
          </w:del>
        </w:p>
        <w:p w14:paraId="78F8E569" w14:textId="793EF7C0" w:rsidR="005F20E4" w:rsidRPr="00F864E5" w:rsidDel="00081918" w:rsidRDefault="005F20E4">
          <w:pPr>
            <w:pStyle w:val="TOC1"/>
            <w:rPr>
              <w:del w:id="789" w:author="Khanh Linh Trinh" w:date="2019-12-24T00:46:00Z"/>
              <w:rFonts w:asciiTheme="minorHAnsi" w:eastAsiaTheme="minorEastAsia" w:hAnsiTheme="minorHAnsi" w:cstheme="minorBidi"/>
              <w:b w:val="0"/>
              <w:bCs w:val="0"/>
              <w:caps w:val="0"/>
              <w:noProof/>
              <w:sz w:val="20"/>
              <w:lang w:eastAsia="en-US" w:bidi="ar-SA"/>
              <w:rPrChange w:id="790" w:author="Nguyen Thi Thuy Duong" w:date="2019-12-23T23:51:00Z">
                <w:rPr>
                  <w:del w:id="791" w:author="Khanh Linh Trinh" w:date="2019-12-24T00:46:00Z"/>
                  <w:rFonts w:asciiTheme="minorHAnsi" w:eastAsiaTheme="minorEastAsia" w:hAnsiTheme="minorHAnsi" w:cstheme="minorBidi"/>
                  <w:b w:val="0"/>
                  <w:bCs w:val="0"/>
                  <w:caps w:val="0"/>
                  <w:noProof/>
                  <w:sz w:val="22"/>
                  <w:szCs w:val="22"/>
                  <w:lang w:eastAsia="en-US" w:bidi="ar-SA"/>
                </w:rPr>
              </w:rPrChange>
            </w:rPr>
          </w:pPr>
          <w:del w:id="792" w:author="Khanh Linh Trinh" w:date="2019-12-24T00:46:00Z">
            <w:r w:rsidRPr="00F864E5" w:rsidDel="00081918">
              <w:rPr>
                <w:noProof/>
                <w:sz w:val="20"/>
                <w:rPrChange w:id="793" w:author="Nguyen Thi Thuy Duong" w:date="2019-12-23T23:51:00Z">
                  <w:rPr>
                    <w:rStyle w:val="Hyperlink"/>
                    <w:b w:val="0"/>
                    <w:bCs w:val="0"/>
                    <w:caps w:val="0"/>
                    <w:noProof/>
                  </w:rPr>
                </w:rPrChange>
              </w:rPr>
              <w:delText>8.</w:delText>
            </w:r>
            <w:r w:rsidRPr="00F864E5" w:rsidDel="00081918">
              <w:rPr>
                <w:rFonts w:asciiTheme="minorHAnsi" w:eastAsiaTheme="minorEastAsia" w:hAnsiTheme="minorHAnsi" w:cstheme="minorBidi"/>
                <w:noProof/>
                <w:sz w:val="20"/>
                <w:lang w:eastAsia="en-US" w:bidi="ar-SA"/>
                <w:rPrChange w:id="794"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795" w:author="Nguyen Thi Thuy Duong" w:date="2019-12-23T23:51:00Z">
                  <w:rPr>
                    <w:rStyle w:val="Hyperlink"/>
                    <w:b w:val="0"/>
                    <w:bCs w:val="0"/>
                    <w:caps w:val="0"/>
                    <w:noProof/>
                  </w:rPr>
                </w:rPrChange>
              </w:rPr>
              <w:delText>Phân tích thiết kế</w:delText>
            </w:r>
            <w:r w:rsidRPr="00F864E5" w:rsidDel="00081918">
              <w:rPr>
                <w:b w:val="0"/>
                <w:bCs w:val="0"/>
                <w:caps w:val="0"/>
                <w:noProof/>
                <w:webHidden/>
                <w:sz w:val="20"/>
                <w:rPrChange w:id="796" w:author="Nguyen Thi Thuy Duong" w:date="2019-12-23T23:51:00Z">
                  <w:rPr>
                    <w:b w:val="0"/>
                    <w:bCs w:val="0"/>
                    <w:caps w:val="0"/>
                    <w:noProof/>
                    <w:webHidden/>
                  </w:rPr>
                </w:rPrChange>
              </w:rPr>
              <w:tab/>
              <w:delText>10</w:delText>
            </w:r>
          </w:del>
        </w:p>
        <w:p w14:paraId="7F85D524" w14:textId="06F40B72" w:rsidR="005F20E4" w:rsidRPr="00F864E5" w:rsidDel="00081918" w:rsidRDefault="005F20E4">
          <w:pPr>
            <w:pStyle w:val="TOC2"/>
            <w:rPr>
              <w:del w:id="797" w:author="Khanh Linh Trinh" w:date="2019-12-24T00:46:00Z"/>
              <w:rFonts w:asciiTheme="minorHAnsi" w:eastAsiaTheme="minorEastAsia" w:hAnsiTheme="minorHAnsi" w:cstheme="minorBidi"/>
              <w:noProof/>
              <w:sz w:val="20"/>
              <w:lang w:eastAsia="en-US" w:bidi="ar-SA"/>
              <w:rPrChange w:id="798" w:author="Nguyen Thi Thuy Duong" w:date="2019-12-23T23:51:00Z">
                <w:rPr>
                  <w:del w:id="799" w:author="Khanh Linh Trinh" w:date="2019-12-24T00:46:00Z"/>
                  <w:rFonts w:asciiTheme="minorHAnsi" w:eastAsiaTheme="minorEastAsia" w:hAnsiTheme="minorHAnsi" w:cstheme="minorBidi"/>
                  <w:noProof/>
                  <w:sz w:val="22"/>
                  <w:szCs w:val="22"/>
                  <w:lang w:eastAsia="en-US" w:bidi="ar-SA"/>
                </w:rPr>
              </w:rPrChange>
            </w:rPr>
          </w:pPr>
          <w:del w:id="800" w:author="Khanh Linh Trinh" w:date="2019-12-24T00:46:00Z">
            <w:r w:rsidRPr="00F864E5" w:rsidDel="00081918">
              <w:rPr>
                <w:noProof/>
                <w:sz w:val="20"/>
                <w:rPrChange w:id="801" w:author="Nguyen Thi Thuy Duong" w:date="2019-12-23T23:51:00Z">
                  <w:rPr>
                    <w:rStyle w:val="Hyperlink"/>
                    <w:rFonts w:cs="Tahoma"/>
                    <w:noProof/>
                    <w:lang w:eastAsia="en-US"/>
                  </w:rPr>
                </w:rPrChange>
              </w:rPr>
              <w:delText>8.1.</w:delText>
            </w:r>
            <w:r w:rsidRPr="00F864E5" w:rsidDel="00081918">
              <w:rPr>
                <w:rFonts w:asciiTheme="minorHAnsi" w:eastAsiaTheme="minorEastAsia" w:hAnsiTheme="minorHAnsi" w:cstheme="minorBidi"/>
                <w:noProof/>
                <w:sz w:val="20"/>
                <w:lang w:eastAsia="en-US" w:bidi="ar-SA"/>
                <w:rPrChange w:id="802"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803" w:author="Nguyen Thi Thuy Duong" w:date="2019-12-23T23:51:00Z">
                  <w:rPr>
                    <w:rStyle w:val="Hyperlink"/>
                    <w:noProof/>
                    <w:lang w:eastAsia="en-US"/>
                  </w:rPr>
                </w:rPrChange>
              </w:rPr>
              <w:delText>Mô hình tích hợp phần cứng/phần mềm</w:delText>
            </w:r>
            <w:r w:rsidRPr="00F864E5" w:rsidDel="00081918">
              <w:rPr>
                <w:noProof/>
                <w:webHidden/>
                <w:sz w:val="20"/>
                <w:rPrChange w:id="804" w:author="Nguyen Thi Thuy Duong" w:date="2019-12-23T23:51:00Z">
                  <w:rPr>
                    <w:noProof/>
                    <w:webHidden/>
                  </w:rPr>
                </w:rPrChange>
              </w:rPr>
              <w:tab/>
              <w:delText>10</w:delText>
            </w:r>
          </w:del>
        </w:p>
        <w:p w14:paraId="4C4ECAC7" w14:textId="433E9D68" w:rsidR="005F20E4" w:rsidRPr="00F864E5" w:rsidDel="00081918" w:rsidRDefault="005F20E4">
          <w:pPr>
            <w:pStyle w:val="TOC2"/>
            <w:rPr>
              <w:del w:id="805" w:author="Khanh Linh Trinh" w:date="2019-12-24T00:46:00Z"/>
              <w:rFonts w:asciiTheme="minorHAnsi" w:eastAsiaTheme="minorEastAsia" w:hAnsiTheme="minorHAnsi" w:cstheme="minorBidi"/>
              <w:noProof/>
              <w:sz w:val="20"/>
              <w:lang w:eastAsia="en-US" w:bidi="ar-SA"/>
              <w:rPrChange w:id="806" w:author="Nguyen Thi Thuy Duong" w:date="2019-12-23T23:51:00Z">
                <w:rPr>
                  <w:del w:id="807" w:author="Khanh Linh Trinh" w:date="2019-12-24T00:46:00Z"/>
                  <w:rFonts w:asciiTheme="minorHAnsi" w:eastAsiaTheme="minorEastAsia" w:hAnsiTheme="minorHAnsi" w:cstheme="minorBidi"/>
                  <w:noProof/>
                  <w:sz w:val="22"/>
                  <w:szCs w:val="22"/>
                  <w:lang w:eastAsia="en-US" w:bidi="ar-SA"/>
                </w:rPr>
              </w:rPrChange>
            </w:rPr>
          </w:pPr>
          <w:del w:id="808" w:author="Khanh Linh Trinh" w:date="2019-12-24T00:46:00Z">
            <w:r w:rsidRPr="00F864E5" w:rsidDel="00081918">
              <w:rPr>
                <w:noProof/>
                <w:sz w:val="20"/>
                <w:rPrChange w:id="809" w:author="Nguyen Thi Thuy Duong" w:date="2019-12-23T23:51:00Z">
                  <w:rPr>
                    <w:rStyle w:val="Hyperlink"/>
                    <w:rFonts w:cs="Tahoma"/>
                    <w:noProof/>
                    <w:lang w:eastAsia="en-US"/>
                  </w:rPr>
                </w:rPrChange>
              </w:rPr>
              <w:delText>8.2.</w:delText>
            </w:r>
            <w:r w:rsidRPr="00F864E5" w:rsidDel="00081918">
              <w:rPr>
                <w:rFonts w:asciiTheme="minorHAnsi" w:eastAsiaTheme="minorEastAsia" w:hAnsiTheme="minorHAnsi" w:cstheme="minorBidi"/>
                <w:noProof/>
                <w:sz w:val="20"/>
                <w:lang w:eastAsia="en-US" w:bidi="ar-SA"/>
                <w:rPrChange w:id="810"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811" w:author="Nguyen Thi Thuy Duong" w:date="2019-12-23T23:51:00Z">
                  <w:rPr>
                    <w:rStyle w:val="Hyperlink"/>
                    <w:noProof/>
                    <w:lang w:eastAsia="en-US"/>
                  </w:rPr>
                </w:rPrChange>
              </w:rPr>
              <w:delText>Giao diện</w:delText>
            </w:r>
            <w:r w:rsidRPr="00F864E5" w:rsidDel="00081918">
              <w:rPr>
                <w:noProof/>
                <w:webHidden/>
                <w:sz w:val="20"/>
                <w:rPrChange w:id="812" w:author="Nguyen Thi Thuy Duong" w:date="2019-12-23T23:51:00Z">
                  <w:rPr>
                    <w:noProof/>
                    <w:webHidden/>
                  </w:rPr>
                </w:rPrChange>
              </w:rPr>
              <w:tab/>
              <w:delText>10</w:delText>
            </w:r>
          </w:del>
        </w:p>
        <w:p w14:paraId="05C60226" w14:textId="74E2F9FB" w:rsidR="005F20E4" w:rsidRPr="00F864E5" w:rsidDel="00081918" w:rsidRDefault="005F20E4">
          <w:pPr>
            <w:pStyle w:val="TOC2"/>
            <w:rPr>
              <w:del w:id="813" w:author="Khanh Linh Trinh" w:date="2019-12-24T00:46:00Z"/>
              <w:rFonts w:asciiTheme="minorHAnsi" w:eastAsiaTheme="minorEastAsia" w:hAnsiTheme="minorHAnsi" w:cstheme="minorBidi"/>
              <w:noProof/>
              <w:sz w:val="20"/>
              <w:lang w:eastAsia="en-US" w:bidi="ar-SA"/>
              <w:rPrChange w:id="814" w:author="Nguyen Thi Thuy Duong" w:date="2019-12-23T23:51:00Z">
                <w:rPr>
                  <w:del w:id="815" w:author="Khanh Linh Trinh" w:date="2019-12-24T00:46:00Z"/>
                  <w:rFonts w:asciiTheme="minorHAnsi" w:eastAsiaTheme="minorEastAsia" w:hAnsiTheme="minorHAnsi" w:cstheme="minorBidi"/>
                  <w:noProof/>
                  <w:sz w:val="22"/>
                  <w:szCs w:val="22"/>
                  <w:lang w:eastAsia="en-US" w:bidi="ar-SA"/>
                </w:rPr>
              </w:rPrChange>
            </w:rPr>
          </w:pPr>
          <w:del w:id="816" w:author="Khanh Linh Trinh" w:date="2019-12-24T00:46:00Z">
            <w:r w:rsidRPr="00F864E5" w:rsidDel="00081918">
              <w:rPr>
                <w:noProof/>
                <w:sz w:val="20"/>
                <w:rPrChange w:id="817" w:author="Nguyen Thi Thuy Duong" w:date="2019-12-23T23:51:00Z">
                  <w:rPr>
                    <w:rStyle w:val="Hyperlink"/>
                    <w:rFonts w:cs="Tahoma"/>
                    <w:noProof/>
                    <w:lang w:eastAsia="en-US"/>
                  </w:rPr>
                </w:rPrChange>
              </w:rPr>
              <w:delText>8.3.</w:delText>
            </w:r>
            <w:r w:rsidRPr="00F864E5" w:rsidDel="00081918">
              <w:rPr>
                <w:rFonts w:asciiTheme="minorHAnsi" w:eastAsiaTheme="minorEastAsia" w:hAnsiTheme="minorHAnsi" w:cstheme="minorBidi"/>
                <w:noProof/>
                <w:sz w:val="20"/>
                <w:lang w:eastAsia="en-US" w:bidi="ar-SA"/>
                <w:rPrChange w:id="818"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819" w:author="Nguyen Thi Thuy Duong" w:date="2019-12-23T23:51:00Z">
                  <w:rPr>
                    <w:rStyle w:val="Hyperlink"/>
                    <w:noProof/>
                    <w:lang w:eastAsia="en-US"/>
                  </w:rPr>
                </w:rPrChange>
              </w:rPr>
              <w:delText>Cơ sở dữ liệu</w:delText>
            </w:r>
            <w:r w:rsidRPr="00F864E5" w:rsidDel="00081918">
              <w:rPr>
                <w:noProof/>
                <w:webHidden/>
                <w:sz w:val="20"/>
                <w:rPrChange w:id="820" w:author="Nguyen Thi Thuy Duong" w:date="2019-12-23T23:51:00Z">
                  <w:rPr>
                    <w:noProof/>
                    <w:webHidden/>
                  </w:rPr>
                </w:rPrChange>
              </w:rPr>
              <w:tab/>
              <w:delText>17</w:delText>
            </w:r>
          </w:del>
        </w:p>
        <w:p w14:paraId="184D14B8" w14:textId="12A3A9DF" w:rsidR="005F20E4" w:rsidRPr="00F864E5" w:rsidDel="00081918" w:rsidRDefault="005F20E4">
          <w:pPr>
            <w:pStyle w:val="TOC2"/>
            <w:rPr>
              <w:del w:id="821" w:author="Khanh Linh Trinh" w:date="2019-12-24T00:46:00Z"/>
              <w:rFonts w:asciiTheme="minorHAnsi" w:eastAsiaTheme="minorEastAsia" w:hAnsiTheme="minorHAnsi" w:cstheme="minorBidi"/>
              <w:noProof/>
              <w:sz w:val="20"/>
              <w:lang w:eastAsia="en-US" w:bidi="ar-SA"/>
              <w:rPrChange w:id="822" w:author="Nguyen Thi Thuy Duong" w:date="2019-12-23T23:51:00Z">
                <w:rPr>
                  <w:del w:id="823" w:author="Khanh Linh Trinh" w:date="2019-12-24T00:46:00Z"/>
                  <w:rFonts w:asciiTheme="minorHAnsi" w:eastAsiaTheme="minorEastAsia" w:hAnsiTheme="minorHAnsi" w:cstheme="minorBidi"/>
                  <w:noProof/>
                  <w:sz w:val="22"/>
                  <w:szCs w:val="22"/>
                  <w:lang w:eastAsia="en-US" w:bidi="ar-SA"/>
                </w:rPr>
              </w:rPrChange>
            </w:rPr>
          </w:pPr>
          <w:del w:id="824" w:author="Khanh Linh Trinh" w:date="2019-12-24T00:46:00Z">
            <w:r w:rsidRPr="00F864E5" w:rsidDel="00081918">
              <w:rPr>
                <w:noProof/>
                <w:sz w:val="20"/>
                <w:rPrChange w:id="825" w:author="Nguyen Thi Thuy Duong" w:date="2019-12-23T23:51:00Z">
                  <w:rPr>
                    <w:rStyle w:val="Hyperlink"/>
                    <w:rFonts w:cs="Tahoma"/>
                    <w:noProof/>
                    <w:lang w:eastAsia="en-US"/>
                  </w:rPr>
                </w:rPrChange>
              </w:rPr>
              <w:delText>8.4.</w:delText>
            </w:r>
            <w:r w:rsidRPr="00F864E5" w:rsidDel="00081918">
              <w:rPr>
                <w:rFonts w:asciiTheme="minorHAnsi" w:eastAsiaTheme="minorEastAsia" w:hAnsiTheme="minorHAnsi" w:cstheme="minorBidi"/>
                <w:noProof/>
                <w:sz w:val="20"/>
                <w:lang w:eastAsia="en-US" w:bidi="ar-SA"/>
                <w:rPrChange w:id="826"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827" w:author="Nguyen Thi Thuy Duong" w:date="2019-12-23T23:51:00Z">
                  <w:rPr>
                    <w:rStyle w:val="Hyperlink"/>
                    <w:noProof/>
                    <w:lang w:eastAsia="en-US"/>
                  </w:rPr>
                </w:rPrChange>
              </w:rPr>
              <w:delText>Mạng</w:delText>
            </w:r>
            <w:r w:rsidRPr="00F864E5" w:rsidDel="00081918">
              <w:rPr>
                <w:noProof/>
                <w:webHidden/>
                <w:sz w:val="20"/>
                <w:rPrChange w:id="828" w:author="Nguyen Thi Thuy Duong" w:date="2019-12-23T23:51:00Z">
                  <w:rPr>
                    <w:noProof/>
                    <w:webHidden/>
                  </w:rPr>
                </w:rPrChange>
              </w:rPr>
              <w:tab/>
              <w:delText>17</w:delText>
            </w:r>
          </w:del>
        </w:p>
        <w:p w14:paraId="60209110" w14:textId="3D13F4FC" w:rsidR="005F20E4" w:rsidRPr="00F864E5" w:rsidDel="00081918" w:rsidRDefault="005F20E4">
          <w:pPr>
            <w:pStyle w:val="TOC1"/>
            <w:rPr>
              <w:del w:id="829" w:author="Khanh Linh Trinh" w:date="2019-12-24T00:46:00Z"/>
              <w:rFonts w:asciiTheme="minorHAnsi" w:eastAsiaTheme="minorEastAsia" w:hAnsiTheme="minorHAnsi" w:cstheme="minorBidi"/>
              <w:b w:val="0"/>
              <w:bCs w:val="0"/>
              <w:caps w:val="0"/>
              <w:noProof/>
              <w:sz w:val="20"/>
              <w:lang w:eastAsia="en-US" w:bidi="ar-SA"/>
              <w:rPrChange w:id="830" w:author="Nguyen Thi Thuy Duong" w:date="2019-12-23T23:51:00Z">
                <w:rPr>
                  <w:del w:id="831" w:author="Khanh Linh Trinh" w:date="2019-12-24T00:46:00Z"/>
                  <w:rFonts w:asciiTheme="minorHAnsi" w:eastAsiaTheme="minorEastAsia" w:hAnsiTheme="minorHAnsi" w:cstheme="minorBidi"/>
                  <w:b w:val="0"/>
                  <w:bCs w:val="0"/>
                  <w:caps w:val="0"/>
                  <w:noProof/>
                  <w:sz w:val="22"/>
                  <w:szCs w:val="22"/>
                  <w:lang w:eastAsia="en-US" w:bidi="ar-SA"/>
                </w:rPr>
              </w:rPrChange>
            </w:rPr>
          </w:pPr>
          <w:del w:id="832" w:author="Khanh Linh Trinh" w:date="2019-12-24T00:46:00Z">
            <w:r w:rsidRPr="00F864E5" w:rsidDel="00081918">
              <w:rPr>
                <w:noProof/>
                <w:sz w:val="20"/>
                <w:rPrChange w:id="833" w:author="Nguyen Thi Thuy Duong" w:date="2019-12-23T23:51:00Z">
                  <w:rPr>
                    <w:rStyle w:val="Hyperlink"/>
                    <w:b w:val="0"/>
                    <w:bCs w:val="0"/>
                    <w:caps w:val="0"/>
                    <w:noProof/>
                  </w:rPr>
                </w:rPrChange>
              </w:rPr>
              <w:delText>9.</w:delText>
            </w:r>
            <w:r w:rsidRPr="00F864E5" w:rsidDel="00081918">
              <w:rPr>
                <w:rFonts w:asciiTheme="minorHAnsi" w:eastAsiaTheme="minorEastAsia" w:hAnsiTheme="minorHAnsi" w:cstheme="minorBidi"/>
                <w:noProof/>
                <w:sz w:val="20"/>
                <w:lang w:eastAsia="en-US" w:bidi="ar-SA"/>
                <w:rPrChange w:id="834"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835" w:author="Nguyen Thi Thuy Duong" w:date="2019-12-23T23:51:00Z">
                  <w:rPr>
                    <w:rStyle w:val="Hyperlink"/>
                    <w:b w:val="0"/>
                    <w:bCs w:val="0"/>
                    <w:caps w:val="0"/>
                    <w:noProof/>
                  </w:rPr>
                </w:rPrChange>
              </w:rPr>
              <w:delText>Giám sát dự án</w:delText>
            </w:r>
            <w:r w:rsidRPr="00F864E5" w:rsidDel="00081918">
              <w:rPr>
                <w:b w:val="0"/>
                <w:bCs w:val="0"/>
                <w:caps w:val="0"/>
                <w:noProof/>
                <w:webHidden/>
                <w:sz w:val="20"/>
                <w:rPrChange w:id="836" w:author="Nguyen Thi Thuy Duong" w:date="2019-12-23T23:51:00Z">
                  <w:rPr>
                    <w:b w:val="0"/>
                    <w:bCs w:val="0"/>
                    <w:caps w:val="0"/>
                    <w:noProof/>
                    <w:webHidden/>
                  </w:rPr>
                </w:rPrChange>
              </w:rPr>
              <w:tab/>
              <w:delText>18</w:delText>
            </w:r>
          </w:del>
        </w:p>
        <w:p w14:paraId="5C69F1D2" w14:textId="0BF9A240" w:rsidR="005F20E4" w:rsidRPr="00F864E5" w:rsidDel="00081918" w:rsidRDefault="005F20E4">
          <w:pPr>
            <w:pStyle w:val="TOC2"/>
            <w:rPr>
              <w:del w:id="837" w:author="Khanh Linh Trinh" w:date="2019-12-24T00:46:00Z"/>
              <w:rFonts w:asciiTheme="minorHAnsi" w:eastAsiaTheme="minorEastAsia" w:hAnsiTheme="minorHAnsi" w:cstheme="minorBidi"/>
              <w:noProof/>
              <w:sz w:val="20"/>
              <w:lang w:eastAsia="en-US" w:bidi="ar-SA"/>
              <w:rPrChange w:id="838" w:author="Nguyen Thi Thuy Duong" w:date="2019-12-23T23:51:00Z">
                <w:rPr>
                  <w:del w:id="839" w:author="Khanh Linh Trinh" w:date="2019-12-24T00:46:00Z"/>
                  <w:rFonts w:asciiTheme="minorHAnsi" w:eastAsiaTheme="minorEastAsia" w:hAnsiTheme="minorHAnsi" w:cstheme="minorBidi"/>
                  <w:noProof/>
                  <w:sz w:val="22"/>
                  <w:szCs w:val="22"/>
                  <w:lang w:eastAsia="en-US" w:bidi="ar-SA"/>
                </w:rPr>
              </w:rPrChange>
            </w:rPr>
          </w:pPr>
          <w:del w:id="840" w:author="Khanh Linh Trinh" w:date="2019-12-24T00:46:00Z">
            <w:r w:rsidRPr="00F864E5" w:rsidDel="00081918">
              <w:rPr>
                <w:noProof/>
                <w:sz w:val="20"/>
                <w:rPrChange w:id="841" w:author="Nguyen Thi Thuy Duong" w:date="2019-12-23T23:51:00Z">
                  <w:rPr>
                    <w:rStyle w:val="Hyperlink"/>
                    <w:rFonts w:cs="Tahoma"/>
                    <w:noProof/>
                  </w:rPr>
                </w:rPrChange>
              </w:rPr>
              <w:delText>9.1.</w:delText>
            </w:r>
            <w:r w:rsidRPr="00F864E5" w:rsidDel="00081918">
              <w:rPr>
                <w:rFonts w:asciiTheme="minorHAnsi" w:eastAsiaTheme="minorEastAsia" w:hAnsiTheme="minorHAnsi" w:cstheme="minorBidi"/>
                <w:noProof/>
                <w:sz w:val="20"/>
                <w:lang w:eastAsia="en-US" w:bidi="ar-SA"/>
                <w:rPrChange w:id="842"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843" w:author="Nguyen Thi Thuy Duong" w:date="2019-12-23T23:51:00Z">
                  <w:rPr>
                    <w:rStyle w:val="Hyperlink"/>
                    <w:noProof/>
                  </w:rPr>
                </w:rPrChange>
              </w:rPr>
              <w:delText>Trả lời câu hỏi</w:delText>
            </w:r>
            <w:r w:rsidRPr="00F864E5" w:rsidDel="00081918">
              <w:rPr>
                <w:noProof/>
                <w:webHidden/>
                <w:sz w:val="20"/>
                <w:rPrChange w:id="844" w:author="Nguyen Thi Thuy Duong" w:date="2019-12-23T23:51:00Z">
                  <w:rPr>
                    <w:noProof/>
                    <w:webHidden/>
                  </w:rPr>
                </w:rPrChange>
              </w:rPr>
              <w:tab/>
              <w:delText>18</w:delText>
            </w:r>
          </w:del>
        </w:p>
        <w:p w14:paraId="676EEB6A" w14:textId="5242B3A7" w:rsidR="005F20E4" w:rsidRPr="00F864E5" w:rsidDel="00081918" w:rsidRDefault="005F20E4">
          <w:pPr>
            <w:pStyle w:val="TOC1"/>
            <w:rPr>
              <w:del w:id="845" w:author="Khanh Linh Trinh" w:date="2019-12-24T00:46:00Z"/>
              <w:rFonts w:asciiTheme="minorHAnsi" w:eastAsiaTheme="minorEastAsia" w:hAnsiTheme="minorHAnsi" w:cstheme="minorBidi"/>
              <w:b w:val="0"/>
              <w:bCs w:val="0"/>
              <w:caps w:val="0"/>
              <w:noProof/>
              <w:sz w:val="20"/>
              <w:lang w:eastAsia="en-US" w:bidi="ar-SA"/>
              <w:rPrChange w:id="846" w:author="Nguyen Thi Thuy Duong" w:date="2019-12-23T23:51:00Z">
                <w:rPr>
                  <w:del w:id="847" w:author="Khanh Linh Trinh" w:date="2019-12-24T00:46:00Z"/>
                  <w:rFonts w:asciiTheme="minorHAnsi" w:eastAsiaTheme="minorEastAsia" w:hAnsiTheme="minorHAnsi" w:cstheme="minorBidi"/>
                  <w:b w:val="0"/>
                  <w:bCs w:val="0"/>
                  <w:caps w:val="0"/>
                  <w:noProof/>
                  <w:sz w:val="22"/>
                  <w:szCs w:val="22"/>
                  <w:lang w:eastAsia="en-US" w:bidi="ar-SA"/>
                </w:rPr>
              </w:rPrChange>
            </w:rPr>
          </w:pPr>
          <w:del w:id="848" w:author="Khanh Linh Trinh" w:date="2019-12-24T00:46:00Z">
            <w:r w:rsidRPr="00F864E5" w:rsidDel="00081918">
              <w:rPr>
                <w:noProof/>
                <w:sz w:val="20"/>
                <w:rPrChange w:id="849" w:author="Nguyen Thi Thuy Duong" w:date="2019-12-23T23:51:00Z">
                  <w:rPr>
                    <w:rStyle w:val="Hyperlink"/>
                    <w:b w:val="0"/>
                    <w:bCs w:val="0"/>
                    <w:caps w:val="0"/>
                    <w:noProof/>
                  </w:rPr>
                </w:rPrChange>
              </w:rPr>
              <w:delText>10.</w:delText>
            </w:r>
            <w:r w:rsidRPr="00F864E5" w:rsidDel="00081918">
              <w:rPr>
                <w:rFonts w:asciiTheme="minorHAnsi" w:eastAsiaTheme="minorEastAsia" w:hAnsiTheme="minorHAnsi" w:cstheme="minorBidi"/>
                <w:noProof/>
                <w:sz w:val="20"/>
                <w:lang w:eastAsia="en-US" w:bidi="ar-SA"/>
                <w:rPrChange w:id="850"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851" w:author="Nguyen Thi Thuy Duong" w:date="2019-12-23T23:51:00Z">
                  <w:rPr>
                    <w:rStyle w:val="Hyperlink"/>
                    <w:b w:val="0"/>
                    <w:bCs w:val="0"/>
                    <w:caps w:val="0"/>
                    <w:noProof/>
                  </w:rPr>
                </w:rPrChange>
              </w:rPr>
              <w:delText>Đóng dự án</w:delText>
            </w:r>
            <w:r w:rsidRPr="00F864E5" w:rsidDel="00081918">
              <w:rPr>
                <w:b w:val="0"/>
                <w:bCs w:val="0"/>
                <w:caps w:val="0"/>
                <w:noProof/>
                <w:webHidden/>
                <w:sz w:val="20"/>
                <w:rPrChange w:id="852" w:author="Nguyen Thi Thuy Duong" w:date="2019-12-23T23:51:00Z">
                  <w:rPr>
                    <w:b w:val="0"/>
                    <w:bCs w:val="0"/>
                    <w:caps w:val="0"/>
                    <w:noProof/>
                    <w:webHidden/>
                  </w:rPr>
                </w:rPrChange>
              </w:rPr>
              <w:tab/>
              <w:delText>18</w:delText>
            </w:r>
          </w:del>
        </w:p>
        <w:p w14:paraId="254A3174" w14:textId="7ABB646B" w:rsidR="005F20E4" w:rsidRPr="00F864E5" w:rsidDel="00081918" w:rsidRDefault="005F20E4">
          <w:pPr>
            <w:pStyle w:val="TOC2"/>
            <w:rPr>
              <w:del w:id="853" w:author="Khanh Linh Trinh" w:date="2019-12-24T00:46:00Z"/>
              <w:rFonts w:asciiTheme="minorHAnsi" w:eastAsiaTheme="minorEastAsia" w:hAnsiTheme="minorHAnsi" w:cstheme="minorBidi"/>
              <w:noProof/>
              <w:sz w:val="20"/>
              <w:lang w:eastAsia="en-US" w:bidi="ar-SA"/>
              <w:rPrChange w:id="854" w:author="Nguyen Thi Thuy Duong" w:date="2019-12-23T23:51:00Z">
                <w:rPr>
                  <w:del w:id="855" w:author="Khanh Linh Trinh" w:date="2019-12-24T00:46:00Z"/>
                  <w:rFonts w:asciiTheme="minorHAnsi" w:eastAsiaTheme="minorEastAsia" w:hAnsiTheme="minorHAnsi" w:cstheme="minorBidi"/>
                  <w:noProof/>
                  <w:sz w:val="22"/>
                  <w:szCs w:val="22"/>
                  <w:lang w:eastAsia="en-US" w:bidi="ar-SA"/>
                </w:rPr>
              </w:rPrChange>
            </w:rPr>
          </w:pPr>
          <w:del w:id="856" w:author="Khanh Linh Trinh" w:date="2019-12-24T00:46:00Z">
            <w:r w:rsidRPr="00F864E5" w:rsidDel="00081918">
              <w:rPr>
                <w:noProof/>
                <w:sz w:val="20"/>
                <w:rPrChange w:id="857" w:author="Nguyen Thi Thuy Duong" w:date="2019-12-23T23:51:00Z">
                  <w:rPr>
                    <w:rStyle w:val="Hyperlink"/>
                    <w:rFonts w:cs="Tahoma"/>
                    <w:noProof/>
                  </w:rPr>
                </w:rPrChange>
              </w:rPr>
              <w:delText>10.1.</w:delText>
            </w:r>
            <w:r w:rsidRPr="00F864E5" w:rsidDel="00081918">
              <w:rPr>
                <w:rFonts w:asciiTheme="minorHAnsi" w:eastAsiaTheme="minorEastAsia" w:hAnsiTheme="minorHAnsi" w:cstheme="minorBidi"/>
                <w:noProof/>
                <w:sz w:val="20"/>
                <w:lang w:eastAsia="en-US" w:bidi="ar-SA"/>
                <w:rPrChange w:id="858"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859" w:author="Nguyen Thi Thuy Duong" w:date="2019-12-23T23:51:00Z">
                  <w:rPr>
                    <w:rStyle w:val="Hyperlink"/>
                    <w:noProof/>
                  </w:rPr>
                </w:rPrChange>
              </w:rPr>
              <w:delText>Quản lý mã nguồn</w:delText>
            </w:r>
            <w:r w:rsidRPr="00F864E5" w:rsidDel="00081918">
              <w:rPr>
                <w:noProof/>
                <w:webHidden/>
                <w:sz w:val="20"/>
                <w:rPrChange w:id="860" w:author="Nguyen Thi Thuy Duong" w:date="2019-12-23T23:51:00Z">
                  <w:rPr>
                    <w:noProof/>
                    <w:webHidden/>
                  </w:rPr>
                </w:rPrChange>
              </w:rPr>
              <w:tab/>
              <w:delText>18</w:delText>
            </w:r>
          </w:del>
        </w:p>
        <w:p w14:paraId="2A57F0DB" w14:textId="20C5D508" w:rsidR="005F20E4" w:rsidRPr="00F864E5" w:rsidDel="00081918" w:rsidRDefault="005F20E4">
          <w:pPr>
            <w:pStyle w:val="TOC2"/>
            <w:rPr>
              <w:del w:id="861" w:author="Khanh Linh Trinh" w:date="2019-12-24T00:46:00Z"/>
              <w:rFonts w:asciiTheme="minorHAnsi" w:eastAsiaTheme="minorEastAsia" w:hAnsiTheme="minorHAnsi" w:cstheme="minorBidi"/>
              <w:noProof/>
              <w:sz w:val="20"/>
              <w:lang w:eastAsia="en-US" w:bidi="ar-SA"/>
              <w:rPrChange w:id="862" w:author="Nguyen Thi Thuy Duong" w:date="2019-12-23T23:51:00Z">
                <w:rPr>
                  <w:del w:id="863" w:author="Khanh Linh Trinh" w:date="2019-12-24T00:46:00Z"/>
                  <w:rFonts w:asciiTheme="minorHAnsi" w:eastAsiaTheme="minorEastAsia" w:hAnsiTheme="minorHAnsi" w:cstheme="minorBidi"/>
                  <w:noProof/>
                  <w:sz w:val="22"/>
                  <w:szCs w:val="22"/>
                  <w:lang w:eastAsia="en-US" w:bidi="ar-SA"/>
                </w:rPr>
              </w:rPrChange>
            </w:rPr>
          </w:pPr>
          <w:del w:id="864" w:author="Khanh Linh Trinh" w:date="2019-12-24T00:46:00Z">
            <w:r w:rsidRPr="00F864E5" w:rsidDel="00081918">
              <w:rPr>
                <w:noProof/>
                <w:sz w:val="20"/>
                <w:rPrChange w:id="865" w:author="Nguyen Thi Thuy Duong" w:date="2019-12-23T23:51:00Z">
                  <w:rPr>
                    <w:rStyle w:val="Hyperlink"/>
                    <w:rFonts w:cs="Tahoma"/>
                    <w:noProof/>
                  </w:rPr>
                </w:rPrChange>
              </w:rPr>
              <w:delText>10.2.</w:delText>
            </w:r>
            <w:r w:rsidRPr="00F864E5" w:rsidDel="00081918">
              <w:rPr>
                <w:rFonts w:asciiTheme="minorHAnsi" w:eastAsiaTheme="minorEastAsia" w:hAnsiTheme="minorHAnsi" w:cstheme="minorBidi"/>
                <w:noProof/>
                <w:sz w:val="20"/>
                <w:lang w:eastAsia="en-US" w:bidi="ar-SA"/>
                <w:rPrChange w:id="866"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867" w:author="Nguyen Thi Thuy Duong" w:date="2019-12-23T23:51:00Z">
                  <w:rPr>
                    <w:rStyle w:val="Hyperlink"/>
                    <w:noProof/>
                  </w:rPr>
                </w:rPrChange>
              </w:rPr>
              <w:delText>Quản lý công việc</w:delText>
            </w:r>
            <w:r w:rsidRPr="00F864E5" w:rsidDel="00081918">
              <w:rPr>
                <w:noProof/>
                <w:webHidden/>
                <w:sz w:val="20"/>
                <w:rPrChange w:id="868" w:author="Nguyen Thi Thuy Duong" w:date="2019-12-23T23:51:00Z">
                  <w:rPr>
                    <w:noProof/>
                    <w:webHidden/>
                  </w:rPr>
                </w:rPrChange>
              </w:rPr>
              <w:tab/>
              <w:delText>19</w:delText>
            </w:r>
          </w:del>
        </w:p>
        <w:p w14:paraId="0ABFC080" w14:textId="3933180C" w:rsidR="005F20E4" w:rsidRPr="00F864E5" w:rsidDel="00081918" w:rsidRDefault="005F20E4">
          <w:pPr>
            <w:pStyle w:val="TOC1"/>
            <w:rPr>
              <w:del w:id="869" w:author="Khanh Linh Trinh" w:date="2019-12-24T00:46:00Z"/>
              <w:rFonts w:asciiTheme="minorHAnsi" w:eastAsiaTheme="minorEastAsia" w:hAnsiTheme="minorHAnsi" w:cstheme="minorBidi"/>
              <w:b w:val="0"/>
              <w:bCs w:val="0"/>
              <w:caps w:val="0"/>
              <w:noProof/>
              <w:sz w:val="20"/>
              <w:lang w:eastAsia="en-US" w:bidi="ar-SA"/>
              <w:rPrChange w:id="870" w:author="Nguyen Thi Thuy Duong" w:date="2019-12-23T23:51:00Z">
                <w:rPr>
                  <w:del w:id="871" w:author="Khanh Linh Trinh" w:date="2019-12-24T00:46:00Z"/>
                  <w:rFonts w:asciiTheme="minorHAnsi" w:eastAsiaTheme="minorEastAsia" w:hAnsiTheme="minorHAnsi" w:cstheme="minorBidi"/>
                  <w:b w:val="0"/>
                  <w:bCs w:val="0"/>
                  <w:caps w:val="0"/>
                  <w:noProof/>
                  <w:sz w:val="22"/>
                  <w:szCs w:val="22"/>
                  <w:lang w:eastAsia="en-US" w:bidi="ar-SA"/>
                </w:rPr>
              </w:rPrChange>
            </w:rPr>
          </w:pPr>
          <w:del w:id="872" w:author="Khanh Linh Trinh" w:date="2019-12-24T00:46:00Z">
            <w:r w:rsidRPr="00F864E5" w:rsidDel="00081918">
              <w:rPr>
                <w:noProof/>
                <w:sz w:val="20"/>
                <w:rPrChange w:id="873" w:author="Nguyen Thi Thuy Duong" w:date="2019-12-23T23:51:00Z">
                  <w:rPr>
                    <w:rStyle w:val="Hyperlink"/>
                    <w:b w:val="0"/>
                    <w:bCs w:val="0"/>
                    <w:caps w:val="0"/>
                    <w:noProof/>
                    <w:lang w:eastAsia="en-US"/>
                  </w:rPr>
                </w:rPrChange>
              </w:rPr>
              <w:delText>11.</w:delText>
            </w:r>
            <w:r w:rsidRPr="00F864E5" w:rsidDel="00081918">
              <w:rPr>
                <w:rFonts w:asciiTheme="minorHAnsi" w:eastAsiaTheme="minorEastAsia" w:hAnsiTheme="minorHAnsi" w:cstheme="minorBidi"/>
                <w:noProof/>
                <w:sz w:val="20"/>
                <w:lang w:eastAsia="en-US" w:bidi="ar-SA"/>
                <w:rPrChange w:id="874" w:author="Nguyen Thi Thuy Duong" w:date="2019-12-23T23:51:00Z">
                  <w:rPr>
                    <w:rFonts w:asciiTheme="minorHAnsi" w:eastAsiaTheme="minorEastAsia" w:hAnsiTheme="minorHAnsi" w:cstheme="minorBidi"/>
                    <w:noProof/>
                    <w:sz w:val="22"/>
                    <w:szCs w:val="22"/>
                    <w:lang w:eastAsia="en-US" w:bidi="ar-SA"/>
                  </w:rPr>
                </w:rPrChange>
              </w:rPr>
              <w:tab/>
            </w:r>
            <w:r w:rsidRPr="00F864E5" w:rsidDel="00081918">
              <w:rPr>
                <w:noProof/>
                <w:sz w:val="20"/>
                <w:rPrChange w:id="875" w:author="Nguyen Thi Thuy Duong" w:date="2019-12-23T23:51:00Z">
                  <w:rPr>
                    <w:rStyle w:val="Hyperlink"/>
                    <w:b w:val="0"/>
                    <w:bCs w:val="0"/>
                    <w:caps w:val="0"/>
                    <w:noProof/>
                    <w:lang w:eastAsia="en-US"/>
                  </w:rPr>
                </w:rPrChange>
              </w:rPr>
              <w:delText>Danh mục tài liệu liên quan</w:delText>
            </w:r>
            <w:r w:rsidRPr="00F864E5" w:rsidDel="00081918">
              <w:rPr>
                <w:b w:val="0"/>
                <w:bCs w:val="0"/>
                <w:caps w:val="0"/>
                <w:noProof/>
                <w:webHidden/>
                <w:sz w:val="20"/>
                <w:rPrChange w:id="876" w:author="Nguyen Thi Thuy Duong" w:date="2019-12-23T23:51:00Z">
                  <w:rPr>
                    <w:b w:val="0"/>
                    <w:bCs w:val="0"/>
                    <w:caps w:val="0"/>
                    <w:noProof/>
                    <w:webHidden/>
                  </w:rPr>
                </w:rPrChange>
              </w:rPr>
              <w:tab/>
              <w:delText>19</w:delText>
            </w:r>
          </w:del>
        </w:p>
        <w:p w14:paraId="5DA675F6" w14:textId="288299F6" w:rsidR="005F20E4" w:rsidDel="00F864E5" w:rsidRDefault="005F20E4">
          <w:pPr>
            <w:rPr>
              <w:ins w:id="877" w:author="Khanh Linh Trinh" w:date="2019-12-19T23:23:00Z"/>
              <w:del w:id="878" w:author="Nguyen Thi Thuy Duong" w:date="2019-12-23T23:52:00Z"/>
            </w:rPr>
          </w:pPr>
          <w:ins w:id="879" w:author="Khanh Linh Trinh" w:date="2019-12-19T23:23:00Z">
            <w:r w:rsidRPr="00F864E5">
              <w:rPr>
                <w:b/>
                <w:bCs/>
                <w:noProof/>
                <w:sz w:val="20"/>
                <w:rPrChange w:id="880" w:author="Nguyen Thi Thuy Duong" w:date="2019-12-23T23:51:00Z">
                  <w:rPr>
                    <w:b/>
                    <w:bCs/>
                    <w:noProof/>
                  </w:rPr>
                </w:rPrChange>
              </w:rPr>
              <w:fldChar w:fldCharType="end"/>
            </w:r>
          </w:ins>
        </w:p>
        <w:customXmlInsRangeStart w:id="881" w:author="Khanh Linh Trinh" w:date="2019-12-19T23:23:00Z"/>
      </w:sdtContent>
    </w:sdt>
    <w:customXmlInsRangeEnd w:id="881"/>
    <w:p w14:paraId="6C1612E7" w14:textId="77777777" w:rsidR="0079274C" w:rsidDel="00F864E5" w:rsidRDefault="0079274C" w:rsidP="0079274C">
      <w:pPr>
        <w:pStyle w:val="TOC2"/>
        <w:tabs>
          <w:tab w:val="clear" w:pos="1540"/>
          <w:tab w:val="left" w:pos="-110"/>
          <w:tab w:val="right" w:leader="dot" w:pos="8467"/>
        </w:tabs>
        <w:ind w:left="990" w:firstLine="0"/>
        <w:rPr>
          <w:del w:id="882" w:author="Nguyen Thi Thuy Duong" w:date="2019-12-23T23:52:00Z"/>
          <w:b/>
          <w:bCs/>
        </w:rPr>
      </w:pPr>
    </w:p>
    <w:p w14:paraId="25E017CA" w14:textId="77777777" w:rsidR="0079274C" w:rsidRDefault="0079274C">
      <w:pPr>
        <w:pPrChange w:id="883" w:author="Nguyen Thi Thuy Duong" w:date="2019-12-23T23:52:00Z">
          <w:pPr>
            <w:pStyle w:val="TOC3"/>
          </w:pPr>
        </w:pPrChange>
      </w:pPr>
      <w:r>
        <w:tab/>
      </w:r>
    </w:p>
    <w:p w14:paraId="28BE2AC9" w14:textId="77777777" w:rsidR="0079274C" w:rsidRDefault="0079274C" w:rsidP="0079274C">
      <w:pPr>
        <w:pStyle w:val="Heading1"/>
      </w:pPr>
      <w:bookmarkStart w:id="884" w:name="_Toc25660378"/>
      <w:bookmarkStart w:id="885" w:name="_Toc28040788"/>
      <w:r>
        <w:t>Giới thiệu dự án</w:t>
      </w:r>
      <w:bookmarkEnd w:id="884"/>
      <w:bookmarkEnd w:id="885"/>
    </w:p>
    <w:p w14:paraId="227C22BC" w14:textId="02B2702D" w:rsidR="0079274C" w:rsidRDefault="0079274C" w:rsidP="0079274C">
      <w:pPr>
        <w:pStyle w:val="Heading2"/>
        <w:rPr>
          <w:ins w:id="886" w:author="Khanh Linh Trinh" w:date="2019-12-19T22:09:00Z"/>
        </w:rPr>
      </w:pPr>
      <w:bookmarkStart w:id="887" w:name="_Toc25660379"/>
      <w:bookmarkStart w:id="888" w:name="_Toc28040789"/>
      <w:r>
        <w:t>Mô tả dự án</w:t>
      </w:r>
      <w:bookmarkEnd w:id="887"/>
      <w:bookmarkEnd w:id="888"/>
    </w:p>
    <w:p w14:paraId="3F538740" w14:textId="3167E413" w:rsidR="009601E4" w:rsidRPr="008037DD" w:rsidDel="008037DD" w:rsidRDefault="008037DD">
      <w:pPr>
        <w:rPr>
          <w:ins w:id="889" w:author="Khanh Linh Trinh" w:date="2019-12-19T22:09:00Z"/>
          <w:del w:id="890" w:author="Nguyen Thi Thuy Duong" w:date="2019-12-23T23:13:00Z"/>
          <w:szCs w:val="24"/>
          <w:rPrChange w:id="891" w:author="Nguyen Thi Thuy Duong" w:date="2019-12-23T23:15:00Z">
            <w:rPr>
              <w:ins w:id="892" w:author="Khanh Linh Trinh" w:date="2019-12-19T22:09:00Z"/>
              <w:del w:id="893" w:author="Nguyen Thi Thuy Duong" w:date="2019-12-23T23:13:00Z"/>
            </w:rPr>
          </w:rPrChange>
        </w:rPr>
      </w:pPr>
      <w:ins w:id="894" w:author="Nguyen Thi Thuy Duong" w:date="2019-12-23T23:13:00Z">
        <w:r w:rsidRPr="00F51530">
          <w:rPr>
            <w:szCs w:val="24"/>
          </w:rPr>
          <w:t>Ngày nay , việc áp dụng Website trong vi</w:t>
        </w:r>
        <w:r w:rsidRPr="00081918">
          <w:rPr>
            <w:szCs w:val="24"/>
          </w:rPr>
          <w:t>ệc phát triển kinh doanh c</w:t>
        </w:r>
        <w:r w:rsidRPr="001B27DA">
          <w:rPr>
            <w:szCs w:val="24"/>
          </w:rPr>
          <w:t>ủa c</w:t>
        </w:r>
        <w:r w:rsidRPr="008037DD">
          <w:rPr>
            <w:szCs w:val="24"/>
            <w:rPrChange w:id="895" w:author="Nguyen Thi Thuy Duong" w:date="2019-12-23T23:15:00Z">
              <w:rPr/>
            </w:rPrChange>
          </w:rPr>
          <w:t xml:space="preserve">ửa hàng trở nên rất phổ biến và hiệu quả, trong đó ngành thời trang cũng có sử dụng nhiều đến Website để giới thiệu và quảng bá sản phẩm của cửa hàng, công ty. Việc Lên mạng tìm kiếm và mua sản phầm trở nên  gần gũi với các bạn trẻ ngày nay. </w:t>
        </w:r>
      </w:ins>
      <w:ins w:id="896" w:author="Khanh Linh Trinh" w:date="2019-12-19T22:09:00Z">
        <w:del w:id="897" w:author="Nguyen Thi Thuy Duong" w:date="2019-12-23T23:13:00Z">
          <w:r w:rsidR="009601E4" w:rsidRPr="008037DD" w:rsidDel="008037DD">
            <w:rPr>
              <w:szCs w:val="24"/>
              <w:rPrChange w:id="898" w:author="Nguyen Thi Thuy Duong" w:date="2019-12-23T23:15:00Z">
                <w:rPr/>
              </w:rPrChange>
            </w:rPr>
            <w:delText xml:space="preserve">Hiện nay, </w:delText>
          </w:r>
        </w:del>
      </w:ins>
      <w:ins w:id="899" w:author="Khanh Linh Trinh" w:date="2019-12-19T22:10:00Z">
        <w:del w:id="900" w:author="Nguyen Thi Thuy Duong" w:date="2019-12-23T23:13:00Z">
          <w:r w:rsidR="009601E4" w:rsidRPr="008037DD" w:rsidDel="008037DD">
            <w:rPr>
              <w:szCs w:val="24"/>
              <w:rPrChange w:id="901" w:author="Nguyen Thi Thuy Duong" w:date="2019-12-23T23:15:00Z">
                <w:rPr/>
              </w:rPrChange>
            </w:rPr>
            <w:delText>thời buổi công nghiệp hóa hiện đại hóa ứng dụng công nghệ vào cuộc sống rất nhiều. Nhu cầu của mọi người về việc mua sắm online tăng lên.</w:delText>
          </w:r>
        </w:del>
      </w:ins>
    </w:p>
    <w:p w14:paraId="12862559" w14:textId="35A2D1BD" w:rsidR="009601E4" w:rsidRPr="008037DD" w:rsidRDefault="009601E4">
      <w:pPr>
        <w:rPr>
          <w:szCs w:val="24"/>
          <w:rPrChange w:id="902" w:author="Nguyen Thi Thuy Duong" w:date="2019-12-23T23:15:00Z">
            <w:rPr/>
          </w:rPrChange>
        </w:rPr>
        <w:pPrChange w:id="903" w:author="Nguyen Thi Thuy Duong" w:date="2019-12-23T23:13:00Z">
          <w:pPr>
            <w:pStyle w:val="Heading2"/>
          </w:pPr>
        </w:pPrChange>
      </w:pPr>
      <w:ins w:id="904" w:author="Khanh Linh Trinh" w:date="2019-12-19T22:09:00Z">
        <w:r w:rsidRPr="008037DD">
          <w:rPr>
            <w:szCs w:val="24"/>
            <w:rPrChange w:id="905" w:author="Nguyen Thi Thuy Duong" w:date="2019-12-23T23:15:00Z">
              <w:rPr>
                <w:b w:val="0"/>
              </w:rPr>
            </w:rPrChange>
          </w:rPr>
          <w:t xml:space="preserve">Vì vậy khách hàng yều cầu có 1 website </w:t>
        </w:r>
      </w:ins>
      <w:ins w:id="906" w:author="Khanh Linh Trinh" w:date="2019-12-19T22:11:00Z">
        <w:r w:rsidRPr="008037DD">
          <w:rPr>
            <w:szCs w:val="24"/>
            <w:rPrChange w:id="907" w:author="Nguyen Thi Thuy Duong" w:date="2019-12-23T23:15:00Z">
              <w:rPr>
                <w:b w:val="0"/>
              </w:rPr>
            </w:rPrChange>
          </w:rPr>
          <w:t xml:space="preserve">bán quần áo với mục đích phục vụ được các khác hàng không có thời gian </w:t>
        </w:r>
      </w:ins>
      <w:ins w:id="908" w:author="Khanh Linh Trinh" w:date="2019-12-19T22:12:00Z">
        <w:r w:rsidR="00D7299A" w:rsidRPr="008037DD">
          <w:rPr>
            <w:szCs w:val="24"/>
            <w:rPrChange w:id="909" w:author="Nguyen Thi Thuy Duong" w:date="2019-12-23T23:15:00Z">
              <w:rPr>
                <w:b w:val="0"/>
              </w:rPr>
            </w:rPrChange>
          </w:rPr>
          <w:t>đến cửa hàng mua sắm trực tiếp.</w:t>
        </w:r>
      </w:ins>
    </w:p>
    <w:p w14:paraId="65785DE2" w14:textId="77777777" w:rsidR="0079274C" w:rsidRDefault="0079274C" w:rsidP="0079274C">
      <w:pPr>
        <w:pStyle w:val="Heading2"/>
      </w:pPr>
      <w:bookmarkStart w:id="910" w:name="_Toc25660380"/>
      <w:bookmarkStart w:id="911" w:name="_Toc28040790"/>
      <w:r>
        <w:t>Công cụ quản lý</w:t>
      </w:r>
      <w:bookmarkEnd w:id="910"/>
      <w:bookmarkEnd w:id="911"/>
    </w:p>
    <w:p w14:paraId="55B68104" w14:textId="7DFC5554" w:rsidR="00570E93" w:rsidRPr="008037DD" w:rsidDel="008037DD" w:rsidRDefault="0079274C">
      <w:pPr>
        <w:jc w:val="left"/>
        <w:rPr>
          <w:del w:id="912" w:author="Nguyen Thi Thuy Duong" w:date="2019-12-23T23:14:00Z"/>
          <w:color w:val="00B0F0"/>
          <w:szCs w:val="24"/>
          <w:u w:val="single"/>
          <w:rPrChange w:id="913" w:author="Nguyen Thi Thuy Duong" w:date="2019-12-23T23:16:00Z">
            <w:rPr>
              <w:del w:id="914" w:author="Nguyen Thi Thuy Duong" w:date="2019-12-23T23:14:00Z"/>
              <w:color w:val="000000" w:themeColor="text1"/>
            </w:rPr>
          </w:rPrChange>
        </w:rPr>
      </w:pPr>
      <w:r w:rsidRPr="00F51530">
        <w:rPr>
          <w:b/>
          <w:bCs/>
          <w:szCs w:val="24"/>
        </w:rPr>
        <w:t>Link Quản lý và phân chia công việc:</w:t>
      </w:r>
      <w:r w:rsidRPr="008037DD">
        <w:rPr>
          <w:b/>
          <w:szCs w:val="24"/>
          <w:rPrChange w:id="915" w:author="Nguyen Thi Thuy Duong" w:date="2019-12-23T23:16:00Z">
            <w:rPr/>
          </w:rPrChange>
        </w:rPr>
        <w:t xml:space="preserve"> </w:t>
      </w:r>
      <w:r w:rsidRPr="00F51530">
        <w:rPr>
          <w:szCs w:val="24"/>
        </w:rPr>
        <w:t xml:space="preserve">MS </w:t>
      </w:r>
      <w:r w:rsidRPr="00F51530">
        <w:rPr>
          <w:color w:val="000000" w:themeColor="text1"/>
          <w:szCs w:val="24"/>
        </w:rPr>
        <w:t>Planner</w:t>
      </w:r>
      <w:r w:rsidR="003474F8" w:rsidRPr="00F51530">
        <w:rPr>
          <w:color w:val="000000" w:themeColor="text1"/>
          <w:szCs w:val="24"/>
        </w:rPr>
        <w:t>:</w:t>
      </w:r>
      <w:ins w:id="916" w:author="Nguyen Thi Thuy Duong" w:date="2019-12-23T23:14:00Z">
        <w:r w:rsidR="008037DD" w:rsidRPr="00F51530">
          <w:rPr>
            <w:color w:val="1F497D" w:themeColor="text2"/>
            <w:szCs w:val="24"/>
          </w:rPr>
          <w:t xml:space="preserve"> </w:t>
        </w:r>
      </w:ins>
    </w:p>
    <w:p w14:paraId="55804F18" w14:textId="132F233F" w:rsidR="008264A6" w:rsidRPr="008037DD" w:rsidRDefault="008264A6">
      <w:pPr>
        <w:jc w:val="left"/>
        <w:rPr>
          <w:color w:val="00B0F0"/>
          <w:szCs w:val="24"/>
          <w:u w:val="single"/>
          <w:rPrChange w:id="917" w:author="Nguyen Thi Thuy Duong" w:date="2019-12-23T23:16:00Z">
            <w:rPr>
              <w:color w:val="1F497D" w:themeColor="text2"/>
            </w:rPr>
          </w:rPrChange>
        </w:rPr>
        <w:pPrChange w:id="918" w:author="Nguyen Thi Thuy Duong" w:date="2019-12-23T23:14:00Z">
          <w:pPr/>
        </w:pPrChange>
      </w:pPr>
      <w:del w:id="919" w:author="Nguyen Thi Thuy Duong" w:date="2019-12-23T23:14:00Z">
        <w:r w:rsidRPr="008037DD" w:rsidDel="008037DD">
          <w:rPr>
            <w:color w:val="00B0F0"/>
            <w:szCs w:val="24"/>
            <w:u w:val="single"/>
            <w:rPrChange w:id="920" w:author="Nguyen Thi Thuy Duong" w:date="2019-12-23T23:16:00Z">
              <w:rPr>
                <w:color w:val="1F497D" w:themeColor="text2"/>
              </w:rPr>
            </w:rPrChange>
          </w:rPr>
          <w:tab/>
        </w:r>
      </w:del>
      <w:ins w:id="921" w:author="Khanh Linh Trinh" w:date="2019-12-19T22:05:00Z">
        <w:r w:rsidR="009601E4" w:rsidRPr="008037DD">
          <w:rPr>
            <w:color w:val="00B0F0"/>
            <w:szCs w:val="24"/>
            <w:u w:val="single"/>
            <w:rPrChange w:id="922" w:author="Nguyen Thi Thuy Duong" w:date="2019-12-23T23:16:00Z">
              <w:rPr>
                <w:color w:val="1F497D" w:themeColor="text2"/>
              </w:rPr>
            </w:rPrChange>
          </w:rPr>
          <w:t>https://tasks.office.com/husteduvn.onmicrosoft.com/vi-vn/Home/PlanViews/1sdJ6J10k023MIntXVPQvMkAEWIR?Type=PlanLink&amp;Channel=Link&amp;CreatedTime=637123646945280000</w:t>
        </w:r>
      </w:ins>
    </w:p>
    <w:p w14:paraId="366720FD" w14:textId="77777777" w:rsidR="00570E93" w:rsidRPr="008037DD" w:rsidDel="008037DD" w:rsidRDefault="0079274C">
      <w:pPr>
        <w:jc w:val="left"/>
        <w:rPr>
          <w:del w:id="923" w:author="Nguyen Thi Thuy Duong" w:date="2019-12-23T23:14:00Z"/>
          <w:color w:val="00B0F0"/>
          <w:szCs w:val="24"/>
          <w:rPrChange w:id="924" w:author="Nguyen Thi Thuy Duong" w:date="2019-12-23T23:16:00Z">
            <w:rPr>
              <w:del w:id="925" w:author="Nguyen Thi Thuy Duong" w:date="2019-12-23T23:14:00Z"/>
            </w:rPr>
          </w:rPrChange>
        </w:rPr>
        <w:pPrChange w:id="926" w:author="Nguyen Thi Thuy Duong" w:date="2019-12-23T23:14:00Z">
          <w:pPr/>
        </w:pPrChange>
      </w:pPr>
      <w:r w:rsidRPr="00F51530">
        <w:rPr>
          <w:b/>
          <w:bCs/>
          <w:szCs w:val="24"/>
        </w:rPr>
        <w:t>Link Quản lý mã nguồn:</w:t>
      </w:r>
      <w:r w:rsidRPr="008037DD">
        <w:rPr>
          <w:b/>
          <w:szCs w:val="24"/>
          <w:rPrChange w:id="927" w:author="Nguyen Thi Thuy Duong" w:date="2019-12-23T23:16:00Z">
            <w:rPr/>
          </w:rPrChange>
        </w:rPr>
        <w:t xml:space="preserve"> </w:t>
      </w:r>
      <w:r w:rsidRPr="00F51530">
        <w:rPr>
          <w:szCs w:val="24"/>
        </w:rPr>
        <w:t>GitHub</w:t>
      </w:r>
      <w:del w:id="928" w:author="Nguyen Thi Thuy Duong" w:date="2019-12-23T23:15:00Z">
        <w:r w:rsidRPr="00F51530" w:rsidDel="008037DD">
          <w:rPr>
            <w:szCs w:val="24"/>
          </w:rPr>
          <w:delText>/GitLab</w:delText>
        </w:r>
      </w:del>
      <w:r w:rsidR="003474F8" w:rsidRPr="00F51530">
        <w:rPr>
          <w:szCs w:val="24"/>
        </w:rPr>
        <w:t>:</w:t>
      </w:r>
      <w:r w:rsidR="003474F8" w:rsidRPr="008037DD">
        <w:rPr>
          <w:b/>
          <w:szCs w:val="24"/>
          <w:rPrChange w:id="929" w:author="Nguyen Thi Thuy Duong" w:date="2019-12-23T23:16:00Z">
            <w:rPr/>
          </w:rPrChange>
        </w:rPr>
        <w:t xml:space="preserve"> </w:t>
      </w:r>
    </w:p>
    <w:p w14:paraId="590B8189" w14:textId="50C4013C" w:rsidR="002752DC" w:rsidRPr="00F51530" w:rsidRDefault="009601E4">
      <w:pPr>
        <w:jc w:val="left"/>
        <w:rPr>
          <w:rStyle w:val="Hyperlink"/>
          <w:szCs w:val="24"/>
        </w:rPr>
        <w:pPrChange w:id="930" w:author="Nguyen Thi Thuy Duong" w:date="2019-12-23T23:14:00Z">
          <w:pPr>
            <w:ind w:firstLine="720"/>
          </w:pPr>
        </w:pPrChange>
      </w:pPr>
      <w:ins w:id="931" w:author="Khanh Linh Trinh" w:date="2019-12-19T22:06:00Z">
        <w:r w:rsidRPr="008037DD">
          <w:rPr>
            <w:color w:val="00B0F0"/>
            <w:szCs w:val="24"/>
            <w:rPrChange w:id="932" w:author="Nguyen Thi Thuy Duong" w:date="2019-12-23T23:16:00Z">
              <w:rPr>
                <w:color w:val="0000FF"/>
                <w:u w:val="single"/>
              </w:rPr>
            </w:rPrChange>
          </w:rPr>
          <w:fldChar w:fldCharType="begin"/>
        </w:r>
        <w:r w:rsidRPr="008037DD">
          <w:rPr>
            <w:color w:val="00B0F0"/>
            <w:szCs w:val="24"/>
            <w:rPrChange w:id="933" w:author="Nguyen Thi Thuy Duong" w:date="2019-12-23T23:16:00Z">
              <w:rPr/>
            </w:rPrChange>
          </w:rPr>
          <w:instrText xml:space="preserve"> HYPERLINK "https://github.com/thuyduongbka/webbanhang-qtda2019-team29" </w:instrText>
        </w:r>
        <w:r w:rsidRPr="008037DD">
          <w:rPr>
            <w:color w:val="00B0F0"/>
            <w:szCs w:val="24"/>
            <w:rPrChange w:id="934" w:author="Nguyen Thi Thuy Duong" w:date="2019-12-23T23:16:00Z">
              <w:rPr/>
            </w:rPrChange>
          </w:rPr>
          <w:fldChar w:fldCharType="separate"/>
        </w:r>
        <w:r w:rsidRPr="008037DD">
          <w:rPr>
            <w:rStyle w:val="Hyperlink"/>
            <w:color w:val="00B0F0"/>
            <w:szCs w:val="24"/>
            <w:rPrChange w:id="935" w:author="Nguyen Thi Thuy Duong" w:date="2019-12-23T23:16:00Z">
              <w:rPr>
                <w:rStyle w:val="Hyperlink"/>
              </w:rPr>
            </w:rPrChange>
          </w:rPr>
          <w:t>https://github.com/thuyduongbka/webbanhang-qtda2019-team29</w:t>
        </w:r>
        <w:r w:rsidRPr="008037DD">
          <w:rPr>
            <w:color w:val="00B0F0"/>
            <w:szCs w:val="24"/>
            <w:rPrChange w:id="936" w:author="Nguyen Thi Thuy Duong" w:date="2019-12-23T23:16:00Z">
              <w:rPr/>
            </w:rPrChange>
          </w:rPr>
          <w:fldChar w:fldCharType="end"/>
        </w:r>
      </w:ins>
    </w:p>
    <w:p w14:paraId="15F1EA2D" w14:textId="250986DE" w:rsidR="002752DC" w:rsidRPr="008037DD" w:rsidRDefault="002752DC" w:rsidP="00570E93">
      <w:pPr>
        <w:ind w:firstLine="720"/>
        <w:rPr>
          <w:rStyle w:val="Hyperlink"/>
        </w:rPr>
      </w:pPr>
    </w:p>
    <w:p w14:paraId="7987A8E5" w14:textId="1606F19A" w:rsidR="002752DC" w:rsidRDefault="002752DC" w:rsidP="00570E93">
      <w:pPr>
        <w:ind w:firstLine="720"/>
        <w:rPr>
          <w:rStyle w:val="Hyperlink"/>
        </w:rPr>
      </w:pPr>
    </w:p>
    <w:p w14:paraId="236F595E" w14:textId="7FFEEF17" w:rsidR="002752DC" w:rsidRDefault="002752DC" w:rsidP="00570E93">
      <w:pPr>
        <w:ind w:firstLine="720"/>
        <w:rPr>
          <w:rStyle w:val="Hyperlink"/>
        </w:rPr>
      </w:pPr>
    </w:p>
    <w:p w14:paraId="72274C39" w14:textId="6DB1114F" w:rsidR="002752DC" w:rsidRDefault="002752DC" w:rsidP="00570E93">
      <w:pPr>
        <w:ind w:firstLine="720"/>
        <w:rPr>
          <w:rStyle w:val="Hyperlink"/>
        </w:rPr>
      </w:pPr>
    </w:p>
    <w:p w14:paraId="3CF1EB53" w14:textId="59D86E7E" w:rsidR="002752DC" w:rsidRDefault="002752DC" w:rsidP="00570E93">
      <w:pPr>
        <w:ind w:firstLine="720"/>
        <w:rPr>
          <w:rStyle w:val="Hyperlink"/>
        </w:rPr>
      </w:pPr>
    </w:p>
    <w:p w14:paraId="5F13CE89" w14:textId="4DCA49EF" w:rsidR="002752DC" w:rsidRDefault="002752DC" w:rsidP="00570E93">
      <w:pPr>
        <w:ind w:firstLine="720"/>
        <w:rPr>
          <w:rStyle w:val="Hyperlink"/>
        </w:rPr>
      </w:pPr>
    </w:p>
    <w:p w14:paraId="6483374E" w14:textId="5B7FEE9A" w:rsidR="002752DC" w:rsidRDefault="002752DC" w:rsidP="00570E93">
      <w:pPr>
        <w:ind w:firstLine="720"/>
        <w:rPr>
          <w:rStyle w:val="Hyperlink"/>
        </w:rPr>
      </w:pPr>
    </w:p>
    <w:p w14:paraId="55F16E46" w14:textId="124012EB" w:rsidR="002752DC" w:rsidRDefault="002752DC" w:rsidP="00570E93">
      <w:pPr>
        <w:ind w:firstLine="720"/>
        <w:rPr>
          <w:rStyle w:val="Hyperlink"/>
        </w:rPr>
      </w:pPr>
    </w:p>
    <w:p w14:paraId="3F226C75" w14:textId="069AF522" w:rsidR="002752DC" w:rsidRDefault="002752DC" w:rsidP="00570E93">
      <w:pPr>
        <w:ind w:firstLine="720"/>
        <w:rPr>
          <w:rStyle w:val="Hyperlink"/>
        </w:rPr>
      </w:pPr>
    </w:p>
    <w:p w14:paraId="01BAC989" w14:textId="007729D4" w:rsidR="002752DC" w:rsidRDefault="002752DC" w:rsidP="00570E93">
      <w:pPr>
        <w:ind w:firstLine="720"/>
        <w:rPr>
          <w:rStyle w:val="Hyperlink"/>
        </w:rPr>
      </w:pPr>
    </w:p>
    <w:p w14:paraId="768C47D6" w14:textId="0F66807F" w:rsidR="002752DC" w:rsidRDefault="002752DC" w:rsidP="00570E93">
      <w:pPr>
        <w:ind w:firstLine="720"/>
        <w:rPr>
          <w:rStyle w:val="Hyperlink"/>
        </w:rPr>
      </w:pPr>
    </w:p>
    <w:p w14:paraId="6A5C2FD9" w14:textId="7126DDD4" w:rsidR="002752DC" w:rsidRDefault="002752DC" w:rsidP="00570E93">
      <w:pPr>
        <w:ind w:firstLine="720"/>
        <w:rPr>
          <w:rStyle w:val="Hyperlink"/>
        </w:rPr>
      </w:pPr>
    </w:p>
    <w:p w14:paraId="7B190FF0" w14:textId="51592B02" w:rsidR="002752DC" w:rsidRDefault="002752DC" w:rsidP="00570E93">
      <w:pPr>
        <w:ind w:firstLine="720"/>
        <w:rPr>
          <w:rStyle w:val="Hyperlink"/>
        </w:rPr>
      </w:pPr>
    </w:p>
    <w:p w14:paraId="64D3D633" w14:textId="3F59EC72" w:rsidR="002752DC" w:rsidRDefault="002752DC" w:rsidP="00570E93">
      <w:pPr>
        <w:ind w:firstLine="720"/>
        <w:rPr>
          <w:rStyle w:val="Hyperlink"/>
        </w:rPr>
      </w:pPr>
    </w:p>
    <w:p w14:paraId="77D0B4FE" w14:textId="1B79003E" w:rsidR="002752DC" w:rsidRDefault="002752DC" w:rsidP="00570E93">
      <w:pPr>
        <w:ind w:firstLine="720"/>
        <w:rPr>
          <w:ins w:id="937" w:author="Khanh Linh Trinh" w:date="2019-12-19T23:25:00Z"/>
          <w:color w:val="1F497D" w:themeColor="text2"/>
        </w:rPr>
      </w:pPr>
    </w:p>
    <w:p w14:paraId="0C0B100F" w14:textId="1F73D882" w:rsidR="00C56E39" w:rsidRDefault="00C56E39" w:rsidP="00570E93">
      <w:pPr>
        <w:ind w:firstLine="720"/>
        <w:rPr>
          <w:ins w:id="938" w:author="Khanh Linh Trinh" w:date="2019-12-19T23:25:00Z"/>
          <w:color w:val="1F497D" w:themeColor="text2"/>
        </w:rPr>
      </w:pPr>
    </w:p>
    <w:p w14:paraId="3A45AA86" w14:textId="77777777" w:rsidR="00C56E39" w:rsidRPr="00570E93" w:rsidRDefault="00C56E39" w:rsidP="00570E93">
      <w:pPr>
        <w:ind w:firstLine="720"/>
        <w:rPr>
          <w:color w:val="1F497D" w:themeColor="text2"/>
        </w:rPr>
      </w:pPr>
    </w:p>
    <w:p w14:paraId="3D7561D2" w14:textId="77777777" w:rsidR="0079274C" w:rsidRDefault="0079274C" w:rsidP="0079274C">
      <w:pPr>
        <w:pStyle w:val="Heading1"/>
      </w:pPr>
      <w:bookmarkStart w:id="939" w:name="_Toc25660381"/>
      <w:bookmarkStart w:id="940" w:name="_Toc28040791"/>
      <w:r>
        <w:t>Các nhân sự tham gia dự án</w:t>
      </w:r>
      <w:bookmarkEnd w:id="939"/>
      <w:bookmarkEnd w:id="940"/>
    </w:p>
    <w:p w14:paraId="5B369306" w14:textId="77777777" w:rsidR="0079274C" w:rsidRDefault="0079274C" w:rsidP="0079274C">
      <w:pPr>
        <w:pStyle w:val="Heading2"/>
      </w:pPr>
      <w:bookmarkStart w:id="941" w:name="_Toc25660382"/>
      <w:bookmarkStart w:id="942" w:name="_Toc28040792"/>
      <w:r>
        <w:t>Thông tin liên hệ phía khách hàng</w:t>
      </w:r>
      <w:bookmarkEnd w:id="941"/>
      <w:bookmarkEnd w:id="942"/>
    </w:p>
    <w:p w14:paraId="57B32FEF" w14:textId="77777777" w:rsidR="003474F8" w:rsidRPr="008037DD" w:rsidRDefault="001B64A9" w:rsidP="003474F8">
      <w:pPr>
        <w:rPr>
          <w:iCs/>
          <w:szCs w:val="24"/>
          <w:rPrChange w:id="943" w:author="Nguyen Thi Thuy Duong" w:date="2019-12-23T23:16:00Z">
            <w:rPr>
              <w:iCs/>
            </w:rPr>
          </w:rPrChange>
        </w:rPr>
      </w:pPr>
      <w:r w:rsidRPr="00F51530">
        <w:rPr>
          <w:iCs/>
          <w:szCs w:val="24"/>
        </w:rPr>
        <w:t>Giám đốc:</w:t>
      </w:r>
      <w:r w:rsidR="0079274C" w:rsidRPr="00F51530">
        <w:rPr>
          <w:iCs/>
          <w:szCs w:val="24"/>
        </w:rPr>
        <w:t xml:space="preserve"> </w:t>
      </w:r>
      <w:r w:rsidR="006E02F6" w:rsidRPr="00F51530">
        <w:rPr>
          <w:iCs/>
          <w:szCs w:val="24"/>
        </w:rPr>
        <w:t>Nguy</w:t>
      </w:r>
      <w:r w:rsidR="006E02F6" w:rsidRPr="00081918">
        <w:rPr>
          <w:iCs/>
          <w:szCs w:val="24"/>
        </w:rPr>
        <w:t>ễn Đức Ti</w:t>
      </w:r>
      <w:r w:rsidR="006E02F6" w:rsidRPr="001B27DA">
        <w:rPr>
          <w:iCs/>
          <w:szCs w:val="24"/>
        </w:rPr>
        <w:t>ến</w:t>
      </w:r>
    </w:p>
    <w:p w14:paraId="1042CD1A" w14:textId="77777777" w:rsidR="003474F8" w:rsidRPr="008037DD" w:rsidRDefault="003474F8" w:rsidP="006E02F6">
      <w:pPr>
        <w:pStyle w:val="ListParagraph"/>
        <w:numPr>
          <w:ilvl w:val="0"/>
          <w:numId w:val="24"/>
        </w:numPr>
        <w:rPr>
          <w:iCs/>
          <w:szCs w:val="24"/>
          <w:rPrChange w:id="944" w:author="Nguyen Thi Thuy Duong" w:date="2019-12-23T23:16:00Z">
            <w:rPr>
              <w:iCs/>
            </w:rPr>
          </w:rPrChange>
        </w:rPr>
      </w:pPr>
      <w:r w:rsidRPr="008037DD">
        <w:rPr>
          <w:iCs/>
          <w:szCs w:val="24"/>
          <w:rPrChange w:id="945" w:author="Nguyen Thi Thuy Duong" w:date="2019-12-23T23:16:00Z">
            <w:rPr>
              <w:iCs/>
            </w:rPr>
          </w:rPrChange>
        </w:rPr>
        <w:t>Email: t</w:t>
      </w:r>
      <w:r w:rsidR="006E02F6" w:rsidRPr="008037DD">
        <w:rPr>
          <w:iCs/>
          <w:szCs w:val="24"/>
          <w:rPrChange w:id="946" w:author="Nguyen Thi Thuy Duong" w:date="2019-12-23T23:16:00Z">
            <w:rPr>
              <w:iCs/>
            </w:rPr>
          </w:rPrChange>
        </w:rPr>
        <w:t>ien.nguyenduc@hust.edu.vn</w:t>
      </w:r>
    </w:p>
    <w:p w14:paraId="6DC319C9" w14:textId="77777777" w:rsidR="0079274C" w:rsidRPr="008037DD" w:rsidRDefault="003474F8" w:rsidP="006E02F6">
      <w:pPr>
        <w:pStyle w:val="ListParagraph"/>
        <w:numPr>
          <w:ilvl w:val="0"/>
          <w:numId w:val="24"/>
        </w:numPr>
        <w:rPr>
          <w:iCs/>
          <w:szCs w:val="24"/>
          <w:rPrChange w:id="947" w:author="Nguyen Thi Thuy Duong" w:date="2019-12-23T23:16:00Z">
            <w:rPr>
              <w:iCs/>
            </w:rPr>
          </w:rPrChange>
        </w:rPr>
      </w:pPr>
      <w:r w:rsidRPr="008037DD">
        <w:rPr>
          <w:iCs/>
          <w:szCs w:val="24"/>
          <w:rPrChange w:id="948" w:author="Nguyen Thi Thuy Duong" w:date="2019-12-23T23:16:00Z">
            <w:rPr>
              <w:iCs/>
            </w:rPr>
          </w:rPrChange>
        </w:rPr>
        <w:t>SĐT: 0123 456 788</w:t>
      </w:r>
    </w:p>
    <w:p w14:paraId="70C12ED3" w14:textId="77777777" w:rsidR="006901CF" w:rsidRPr="008037DD" w:rsidRDefault="006901CF" w:rsidP="006901CF">
      <w:pPr>
        <w:rPr>
          <w:iCs/>
          <w:szCs w:val="24"/>
          <w:rPrChange w:id="949" w:author="Nguyen Thi Thuy Duong" w:date="2019-12-23T23:16:00Z">
            <w:rPr>
              <w:iCs/>
            </w:rPr>
          </w:rPrChange>
        </w:rPr>
      </w:pPr>
      <w:r w:rsidRPr="008037DD">
        <w:rPr>
          <w:iCs/>
          <w:szCs w:val="24"/>
          <w:rPrChange w:id="950" w:author="Nguyen Thi Thuy Duong" w:date="2019-12-23T23:16:00Z">
            <w:rPr>
              <w:iCs/>
            </w:rPr>
          </w:rPrChange>
        </w:rPr>
        <w:t>Kỹ thuật viên:</w:t>
      </w:r>
    </w:p>
    <w:p w14:paraId="3E2E49C4" w14:textId="24824A01" w:rsidR="006901CF" w:rsidRPr="00F51530" w:rsidRDefault="006901CF" w:rsidP="00980AD7">
      <w:pPr>
        <w:pStyle w:val="ListParagraph"/>
        <w:numPr>
          <w:ilvl w:val="0"/>
          <w:numId w:val="31"/>
        </w:numPr>
        <w:rPr>
          <w:iCs/>
          <w:szCs w:val="24"/>
        </w:rPr>
      </w:pPr>
      <w:r w:rsidRPr="008037DD">
        <w:rPr>
          <w:iCs/>
          <w:szCs w:val="24"/>
          <w:rPrChange w:id="951" w:author="Nguyen Thi Thuy Duong" w:date="2019-12-23T23:16:00Z">
            <w:rPr>
              <w:iCs/>
            </w:rPr>
          </w:rPrChange>
        </w:rPr>
        <w:t xml:space="preserve">Tên: Đoàn Văn </w:t>
      </w:r>
      <w:ins w:id="952" w:author="Nguyen Thi Thuy Duong" w:date="2019-12-23T23:16:00Z">
        <w:r w:rsidR="008037DD">
          <w:rPr>
            <w:iCs/>
            <w:szCs w:val="24"/>
          </w:rPr>
          <w:t>Toàn</w:t>
        </w:r>
      </w:ins>
      <w:del w:id="953" w:author="Nguyen Thi Thuy Duong" w:date="2019-12-23T23:16:00Z">
        <w:r w:rsidRPr="00F51530" w:rsidDel="008037DD">
          <w:rPr>
            <w:iCs/>
            <w:szCs w:val="24"/>
          </w:rPr>
          <w:delText>Hậu</w:delText>
        </w:r>
      </w:del>
    </w:p>
    <w:p w14:paraId="10D0BA73" w14:textId="70156F70" w:rsidR="006901CF" w:rsidRPr="00F51530" w:rsidRDefault="006901CF" w:rsidP="00980AD7">
      <w:pPr>
        <w:pStyle w:val="ListParagraph"/>
        <w:numPr>
          <w:ilvl w:val="0"/>
          <w:numId w:val="31"/>
        </w:numPr>
        <w:rPr>
          <w:iCs/>
          <w:szCs w:val="24"/>
        </w:rPr>
      </w:pPr>
      <w:r w:rsidRPr="00F51530">
        <w:rPr>
          <w:iCs/>
          <w:szCs w:val="24"/>
        </w:rPr>
        <w:t xml:space="preserve">Email: </w:t>
      </w:r>
      <w:del w:id="954" w:author="Nguyen Thi Thuy Duong" w:date="2019-12-23T23:16:00Z">
        <w:r w:rsidR="008037DD" w:rsidRPr="00F51530" w:rsidDel="008037DD">
          <w:fldChar w:fldCharType="begin"/>
        </w:r>
        <w:r w:rsidR="008037DD" w:rsidRPr="008037DD" w:rsidDel="008037DD">
          <w:rPr>
            <w:szCs w:val="24"/>
            <w:rPrChange w:id="955" w:author="Nguyen Thi Thuy Duong" w:date="2019-12-23T23:16:00Z">
              <w:rPr/>
            </w:rPrChange>
          </w:rPr>
          <w:delInstrText xml:space="preserve"> HYPERLINK "mailto:hau.doanvan@hust.edu.vn" </w:delInstrText>
        </w:r>
        <w:r w:rsidR="008037DD" w:rsidRPr="00F51530" w:rsidDel="008037DD">
          <w:rPr>
            <w:szCs w:val="24"/>
            <w:rPrChange w:id="956" w:author="Nguyen Thi Thuy Duong" w:date="2019-12-23T23:16:00Z">
              <w:rPr>
                <w:rStyle w:val="Hyperlink"/>
                <w:iCs/>
                <w:szCs w:val="24"/>
              </w:rPr>
            </w:rPrChange>
          </w:rPr>
          <w:fldChar w:fldCharType="separate"/>
        </w:r>
        <w:r w:rsidRPr="00F51530" w:rsidDel="008037DD">
          <w:rPr>
            <w:rStyle w:val="Hyperlink"/>
            <w:iCs/>
            <w:szCs w:val="24"/>
          </w:rPr>
          <w:delText>hau.doanvan@hust.edu.vn</w:delText>
        </w:r>
        <w:r w:rsidR="008037DD" w:rsidRPr="00F51530" w:rsidDel="008037DD">
          <w:rPr>
            <w:rStyle w:val="Hyperlink"/>
            <w:iCs/>
            <w:szCs w:val="24"/>
          </w:rPr>
          <w:fldChar w:fldCharType="end"/>
        </w:r>
      </w:del>
      <w:ins w:id="957" w:author="Nguyen Thi Thuy Duong" w:date="2019-12-23T23:16:00Z">
        <w:r w:rsidR="008037DD" w:rsidRPr="00F51530">
          <w:fldChar w:fldCharType="begin"/>
        </w:r>
        <w:r w:rsidR="008037DD" w:rsidRPr="008037DD">
          <w:rPr>
            <w:szCs w:val="24"/>
            <w:rPrChange w:id="958" w:author="Nguyen Thi Thuy Duong" w:date="2019-12-23T23:16:00Z">
              <w:rPr/>
            </w:rPrChange>
          </w:rPr>
          <w:instrText xml:space="preserve"> HYPERLINK "mailto:hau.doanvan@hust.edu.vn" </w:instrText>
        </w:r>
        <w:r w:rsidR="008037DD" w:rsidRPr="00F51530">
          <w:rPr>
            <w:szCs w:val="24"/>
            <w:rPrChange w:id="959" w:author="Nguyen Thi Thuy Duong" w:date="2019-12-23T23:16:00Z">
              <w:rPr>
                <w:rStyle w:val="Hyperlink"/>
                <w:iCs/>
                <w:szCs w:val="24"/>
              </w:rPr>
            </w:rPrChange>
          </w:rPr>
          <w:fldChar w:fldCharType="separate"/>
        </w:r>
        <w:r w:rsidR="008037DD">
          <w:rPr>
            <w:rStyle w:val="Hyperlink"/>
            <w:iCs/>
            <w:szCs w:val="24"/>
          </w:rPr>
          <w:t>toan</w:t>
        </w:r>
        <w:r w:rsidR="008037DD" w:rsidRPr="00F51530">
          <w:rPr>
            <w:rStyle w:val="Hyperlink"/>
            <w:iCs/>
            <w:szCs w:val="24"/>
          </w:rPr>
          <w:t>.doanvan@hust.edu.vn</w:t>
        </w:r>
        <w:r w:rsidR="008037DD" w:rsidRPr="00F51530">
          <w:rPr>
            <w:rStyle w:val="Hyperlink"/>
            <w:iCs/>
            <w:szCs w:val="24"/>
          </w:rPr>
          <w:fldChar w:fldCharType="end"/>
        </w:r>
      </w:ins>
    </w:p>
    <w:p w14:paraId="328D83E0" w14:textId="77777777" w:rsidR="006901CF" w:rsidRPr="00081918" w:rsidRDefault="006901CF" w:rsidP="00980AD7">
      <w:pPr>
        <w:pStyle w:val="ListParagraph"/>
        <w:numPr>
          <w:ilvl w:val="0"/>
          <w:numId w:val="31"/>
        </w:numPr>
        <w:rPr>
          <w:iCs/>
          <w:szCs w:val="24"/>
        </w:rPr>
      </w:pPr>
      <w:r w:rsidRPr="00081918">
        <w:rPr>
          <w:iCs/>
          <w:szCs w:val="24"/>
        </w:rPr>
        <w:t>SĐT: 0345 555 555</w:t>
      </w:r>
    </w:p>
    <w:p w14:paraId="7A0907C1" w14:textId="77777777" w:rsidR="00980AD7" w:rsidRPr="00081918" w:rsidRDefault="00980AD7" w:rsidP="00980AD7">
      <w:pPr>
        <w:rPr>
          <w:iCs/>
          <w:szCs w:val="24"/>
        </w:rPr>
      </w:pPr>
      <w:r w:rsidRPr="00081918">
        <w:rPr>
          <w:iCs/>
          <w:szCs w:val="24"/>
        </w:rPr>
        <w:t>Thư ký:</w:t>
      </w:r>
    </w:p>
    <w:p w14:paraId="477B8015" w14:textId="5A1EA562" w:rsidR="00980AD7" w:rsidRPr="00F51530" w:rsidRDefault="00525A11" w:rsidP="00426239">
      <w:pPr>
        <w:pStyle w:val="ListParagraph"/>
        <w:numPr>
          <w:ilvl w:val="0"/>
          <w:numId w:val="32"/>
        </w:numPr>
        <w:rPr>
          <w:iCs/>
          <w:szCs w:val="24"/>
        </w:rPr>
      </w:pPr>
      <w:r w:rsidRPr="008037DD">
        <w:rPr>
          <w:iCs/>
          <w:szCs w:val="24"/>
          <w:rPrChange w:id="960" w:author="Nguyen Thi Thuy Duong" w:date="2019-12-23T23:16:00Z">
            <w:rPr>
              <w:iCs/>
            </w:rPr>
          </w:rPrChange>
        </w:rPr>
        <w:t xml:space="preserve">Tên: Nguyễn Thị </w:t>
      </w:r>
      <w:ins w:id="961" w:author="Nguyen Thi Thuy Duong" w:date="2019-12-23T23:16:00Z">
        <w:r w:rsidR="008037DD">
          <w:rPr>
            <w:iCs/>
            <w:szCs w:val="24"/>
          </w:rPr>
          <w:t>Lấp Lánh</w:t>
        </w:r>
      </w:ins>
      <w:del w:id="962" w:author="Nguyen Thi Thuy Duong" w:date="2019-12-23T23:16:00Z">
        <w:r w:rsidRPr="00F51530" w:rsidDel="008037DD">
          <w:rPr>
            <w:iCs/>
            <w:szCs w:val="24"/>
          </w:rPr>
          <w:delText>Ánh Viên</w:delText>
        </w:r>
      </w:del>
    </w:p>
    <w:p w14:paraId="67ED80F7" w14:textId="09E0A35E" w:rsidR="00525A11" w:rsidRPr="00F51530" w:rsidRDefault="00525A11" w:rsidP="00426239">
      <w:pPr>
        <w:pStyle w:val="ListParagraph"/>
        <w:numPr>
          <w:ilvl w:val="0"/>
          <w:numId w:val="32"/>
        </w:numPr>
        <w:rPr>
          <w:iCs/>
          <w:szCs w:val="24"/>
        </w:rPr>
      </w:pPr>
      <w:r w:rsidRPr="00F51530">
        <w:rPr>
          <w:iCs/>
          <w:szCs w:val="24"/>
        </w:rPr>
        <w:t xml:space="preserve">Email: </w:t>
      </w:r>
      <w:del w:id="963" w:author="Nguyen Thi Thuy Duong" w:date="2019-12-23T23:16:00Z">
        <w:r w:rsidR="008037DD" w:rsidRPr="00F51530" w:rsidDel="008037DD">
          <w:fldChar w:fldCharType="begin"/>
        </w:r>
        <w:r w:rsidR="008037DD" w:rsidRPr="008037DD" w:rsidDel="008037DD">
          <w:rPr>
            <w:szCs w:val="24"/>
            <w:rPrChange w:id="964" w:author="Nguyen Thi Thuy Duong" w:date="2019-12-23T23:16:00Z">
              <w:rPr/>
            </w:rPrChange>
          </w:rPr>
          <w:delInstrText xml:space="preserve"> HYPERLINK "mailto:vien.nguyenthi@hust.edu.vn" </w:delInstrText>
        </w:r>
        <w:r w:rsidR="008037DD" w:rsidRPr="00F51530" w:rsidDel="008037DD">
          <w:rPr>
            <w:szCs w:val="24"/>
            <w:rPrChange w:id="965" w:author="Nguyen Thi Thuy Duong" w:date="2019-12-23T23:16:00Z">
              <w:rPr>
                <w:rStyle w:val="Hyperlink"/>
                <w:iCs/>
                <w:szCs w:val="24"/>
              </w:rPr>
            </w:rPrChange>
          </w:rPr>
          <w:fldChar w:fldCharType="separate"/>
        </w:r>
        <w:r w:rsidRPr="00F51530" w:rsidDel="008037DD">
          <w:rPr>
            <w:rStyle w:val="Hyperlink"/>
            <w:iCs/>
            <w:szCs w:val="24"/>
          </w:rPr>
          <w:delText>vien.nguyenthi@hust.edu.vn</w:delText>
        </w:r>
        <w:r w:rsidR="008037DD" w:rsidRPr="00F51530" w:rsidDel="008037DD">
          <w:rPr>
            <w:rStyle w:val="Hyperlink"/>
            <w:iCs/>
            <w:szCs w:val="24"/>
          </w:rPr>
          <w:fldChar w:fldCharType="end"/>
        </w:r>
      </w:del>
      <w:ins w:id="966" w:author="Nguyen Thi Thuy Duong" w:date="2019-12-23T23:17:00Z">
        <w:r w:rsidR="008037DD">
          <w:rPr>
            <w:iCs/>
            <w:szCs w:val="24"/>
          </w:rPr>
          <w:fldChar w:fldCharType="begin"/>
        </w:r>
        <w:r w:rsidR="008037DD">
          <w:rPr>
            <w:iCs/>
            <w:szCs w:val="24"/>
          </w:rPr>
          <w:instrText xml:space="preserve"> HYPERLINK "mailto:</w:instrText>
        </w:r>
      </w:ins>
      <w:ins w:id="967" w:author="Nguyen Thi Thuy Duong" w:date="2019-12-23T23:16:00Z">
        <w:r w:rsidR="008037DD" w:rsidRPr="008037DD">
          <w:rPr>
            <w:rPrChange w:id="968" w:author="Nguyen Thi Thuy Duong" w:date="2019-12-23T23:17:00Z">
              <w:rPr>
                <w:rStyle w:val="Hyperlink"/>
                <w:iCs/>
                <w:szCs w:val="24"/>
              </w:rPr>
            </w:rPrChange>
          </w:rPr>
          <w:instrText>lanh</w:instrText>
        </w:r>
        <w:r w:rsidR="008037DD" w:rsidRPr="008037DD">
          <w:rPr>
            <w:szCs w:val="24"/>
            <w:rPrChange w:id="969" w:author="Nguyen Thi Thuy Duong" w:date="2019-12-23T23:17:00Z">
              <w:rPr>
                <w:rStyle w:val="Hyperlink"/>
                <w:iCs/>
              </w:rPr>
            </w:rPrChange>
          </w:rPr>
          <w:instrText>.nguyenthi</w:instrText>
        </w:r>
        <w:r w:rsidR="008037DD" w:rsidRPr="008037DD">
          <w:rPr>
            <w:rPrChange w:id="970" w:author="Nguyen Thi Thuy Duong" w:date="2019-12-23T23:17:00Z">
              <w:rPr>
                <w:rStyle w:val="Hyperlink"/>
                <w:iCs/>
                <w:szCs w:val="24"/>
              </w:rPr>
            </w:rPrChange>
          </w:rPr>
          <w:instrText>lap</w:instrText>
        </w:r>
        <w:r w:rsidR="008037DD" w:rsidRPr="008037DD">
          <w:rPr>
            <w:szCs w:val="24"/>
            <w:rPrChange w:id="971" w:author="Nguyen Thi Thuy Duong" w:date="2019-12-23T23:17:00Z">
              <w:rPr>
                <w:rStyle w:val="Hyperlink"/>
                <w:iCs/>
              </w:rPr>
            </w:rPrChange>
          </w:rPr>
          <w:instrText>@hust.edu.vn</w:instrText>
        </w:r>
      </w:ins>
      <w:ins w:id="972" w:author="Nguyen Thi Thuy Duong" w:date="2019-12-23T23:17:00Z">
        <w:r w:rsidR="008037DD">
          <w:rPr>
            <w:iCs/>
            <w:szCs w:val="24"/>
          </w:rPr>
          <w:instrText xml:space="preserve">" </w:instrText>
        </w:r>
        <w:r w:rsidR="008037DD">
          <w:rPr>
            <w:iCs/>
            <w:szCs w:val="24"/>
          </w:rPr>
          <w:fldChar w:fldCharType="separate"/>
        </w:r>
      </w:ins>
      <w:ins w:id="973" w:author="Nguyen Thi Thuy Duong" w:date="2019-12-23T23:16:00Z">
        <w:r w:rsidR="008037DD" w:rsidRPr="00CF0617">
          <w:rPr>
            <w:rStyle w:val="Hyperlink"/>
            <w:iCs/>
            <w:szCs w:val="24"/>
          </w:rPr>
          <w:t>lanh</w:t>
        </w:r>
        <w:r w:rsidR="008037DD" w:rsidRPr="00F51530">
          <w:rPr>
            <w:rStyle w:val="Hyperlink"/>
            <w:iCs/>
            <w:szCs w:val="24"/>
          </w:rPr>
          <w:t>.nguyenthi</w:t>
        </w:r>
        <w:r w:rsidR="008037DD" w:rsidRPr="00CF0617">
          <w:rPr>
            <w:rStyle w:val="Hyperlink"/>
            <w:iCs/>
            <w:szCs w:val="24"/>
          </w:rPr>
          <w:t>lap</w:t>
        </w:r>
        <w:r w:rsidR="008037DD" w:rsidRPr="00F51530">
          <w:rPr>
            <w:rStyle w:val="Hyperlink"/>
            <w:iCs/>
            <w:szCs w:val="24"/>
          </w:rPr>
          <w:t>@hust.edu.vn</w:t>
        </w:r>
      </w:ins>
      <w:ins w:id="974" w:author="Nguyen Thi Thuy Duong" w:date="2019-12-23T23:17:00Z">
        <w:r w:rsidR="008037DD">
          <w:rPr>
            <w:iCs/>
            <w:szCs w:val="24"/>
          </w:rPr>
          <w:fldChar w:fldCharType="end"/>
        </w:r>
      </w:ins>
    </w:p>
    <w:p w14:paraId="1D796DAE" w14:textId="77777777" w:rsidR="00525A11" w:rsidRPr="00081918" w:rsidRDefault="00525A11" w:rsidP="00426239">
      <w:pPr>
        <w:pStyle w:val="ListParagraph"/>
        <w:numPr>
          <w:ilvl w:val="0"/>
          <w:numId w:val="32"/>
        </w:numPr>
        <w:rPr>
          <w:iCs/>
          <w:szCs w:val="24"/>
        </w:rPr>
      </w:pPr>
      <w:r w:rsidRPr="00081918">
        <w:rPr>
          <w:iCs/>
          <w:szCs w:val="24"/>
        </w:rPr>
        <w:t>SĐT: 0324 467 456</w:t>
      </w:r>
    </w:p>
    <w:p w14:paraId="56717FE8" w14:textId="77777777" w:rsidR="0079274C" w:rsidRDefault="0079274C" w:rsidP="0079274C">
      <w:pPr>
        <w:pStyle w:val="Heading2"/>
      </w:pPr>
      <w:bookmarkStart w:id="975" w:name="_Toc25660383"/>
      <w:bookmarkStart w:id="976" w:name="_Toc28040793"/>
      <w:r>
        <w:t>Thông tin liên hệ phía công ty</w:t>
      </w:r>
      <w:bookmarkEnd w:id="975"/>
      <w:bookmarkEnd w:id="976"/>
    </w:p>
    <w:p w14:paraId="5B44BCFF" w14:textId="75206179" w:rsidR="003C6D26" w:rsidRPr="00081918" w:rsidRDefault="002752DC" w:rsidP="003474F8">
      <w:pPr>
        <w:rPr>
          <w:iCs/>
          <w:szCs w:val="24"/>
        </w:rPr>
      </w:pPr>
      <w:bookmarkStart w:id="977" w:name="_Toc25660384"/>
      <w:r w:rsidRPr="00F51530">
        <w:rPr>
          <w:iCs/>
          <w:szCs w:val="24"/>
        </w:rPr>
        <w:t>Quản lý dự án</w:t>
      </w:r>
      <w:r w:rsidR="003474F8" w:rsidRPr="00081918">
        <w:rPr>
          <w:iCs/>
          <w:szCs w:val="24"/>
        </w:rPr>
        <w:t>:</w:t>
      </w:r>
    </w:p>
    <w:p w14:paraId="77137B0B" w14:textId="4E7C977B" w:rsidR="003474F8" w:rsidRPr="008037DD" w:rsidRDefault="003C6D26" w:rsidP="003C6D26">
      <w:pPr>
        <w:pStyle w:val="ListParagraph"/>
        <w:numPr>
          <w:ilvl w:val="0"/>
          <w:numId w:val="28"/>
        </w:numPr>
        <w:rPr>
          <w:iCs/>
          <w:szCs w:val="24"/>
          <w:rPrChange w:id="978" w:author="Nguyen Thi Thuy Duong" w:date="2019-12-23T23:17:00Z">
            <w:rPr>
              <w:iCs/>
            </w:rPr>
          </w:rPrChange>
        </w:rPr>
      </w:pPr>
      <w:r w:rsidRPr="00081918">
        <w:rPr>
          <w:iCs/>
          <w:szCs w:val="24"/>
        </w:rPr>
        <w:t>Tên:</w:t>
      </w:r>
      <w:r w:rsidR="003474F8" w:rsidRPr="00081918">
        <w:rPr>
          <w:iCs/>
          <w:szCs w:val="24"/>
        </w:rPr>
        <w:t xml:space="preserve"> </w:t>
      </w:r>
      <w:r w:rsidR="00BE03BE" w:rsidRPr="001B27DA">
        <w:rPr>
          <w:iCs/>
          <w:szCs w:val="24"/>
        </w:rPr>
        <w:t>Nguyễ</w:t>
      </w:r>
      <w:r w:rsidR="00BE03BE" w:rsidRPr="008037DD">
        <w:rPr>
          <w:iCs/>
          <w:szCs w:val="24"/>
          <w:rPrChange w:id="979" w:author="Nguyen Thi Thuy Duong" w:date="2019-12-23T23:17:00Z">
            <w:rPr>
              <w:iCs/>
            </w:rPr>
          </w:rPrChange>
        </w:rPr>
        <w:t xml:space="preserve">n </w:t>
      </w:r>
      <w:del w:id="980" w:author="Nguyen Thi Thuy Duong" w:date="2019-12-17T15:35:00Z">
        <w:r w:rsidR="00BE03BE" w:rsidRPr="008037DD" w:rsidDel="007E67DA">
          <w:rPr>
            <w:iCs/>
            <w:szCs w:val="24"/>
            <w:rPrChange w:id="981" w:author="Nguyen Thi Thuy Duong" w:date="2019-12-23T23:17:00Z">
              <w:rPr>
                <w:iCs/>
              </w:rPr>
            </w:rPrChange>
          </w:rPr>
          <w:delText>Thị Oanh</w:delText>
        </w:r>
      </w:del>
      <w:ins w:id="982" w:author="Nguyen Thi Thuy Duong" w:date="2019-12-17T15:35:00Z">
        <w:r w:rsidR="007E67DA" w:rsidRPr="008037DD">
          <w:rPr>
            <w:iCs/>
            <w:szCs w:val="24"/>
            <w:rPrChange w:id="983" w:author="Nguyen Thi Thuy Duong" w:date="2019-12-23T23:17:00Z">
              <w:rPr>
                <w:iCs/>
              </w:rPr>
            </w:rPrChange>
          </w:rPr>
          <w:t>Đức Thắng</w:t>
        </w:r>
      </w:ins>
    </w:p>
    <w:p w14:paraId="4164513A" w14:textId="6AC769F0" w:rsidR="003474F8" w:rsidRPr="008037DD" w:rsidRDefault="003474F8" w:rsidP="006E02F6">
      <w:pPr>
        <w:pStyle w:val="ListParagraph"/>
        <w:numPr>
          <w:ilvl w:val="0"/>
          <w:numId w:val="25"/>
        </w:numPr>
        <w:rPr>
          <w:iCs/>
          <w:szCs w:val="24"/>
          <w:rPrChange w:id="984" w:author="Nguyen Thi Thuy Duong" w:date="2019-12-23T23:17:00Z">
            <w:rPr>
              <w:iCs/>
            </w:rPr>
          </w:rPrChange>
        </w:rPr>
      </w:pPr>
      <w:r w:rsidRPr="008037DD">
        <w:rPr>
          <w:iCs/>
          <w:szCs w:val="24"/>
          <w:rPrChange w:id="985" w:author="Nguyen Thi Thuy Duong" w:date="2019-12-23T23:17:00Z">
            <w:rPr>
              <w:iCs/>
            </w:rPr>
          </w:rPrChange>
        </w:rPr>
        <w:t xml:space="preserve">Email: </w:t>
      </w:r>
      <w:del w:id="986" w:author="Nguyen Thi Thuy Duong" w:date="2019-12-17T15:35:00Z">
        <w:r w:rsidR="0090450F" w:rsidRPr="008037DD" w:rsidDel="007E67DA">
          <w:rPr>
            <w:iCs/>
            <w:szCs w:val="24"/>
            <w:rPrChange w:id="987" w:author="Nguyen Thi Thuy Duong" w:date="2019-12-23T23:17:00Z">
              <w:rPr>
                <w:iCs/>
              </w:rPr>
            </w:rPrChange>
          </w:rPr>
          <w:delText>oanhnguyen@soict.hust.edu.vn</w:delText>
        </w:r>
      </w:del>
      <w:ins w:id="988" w:author="Nguyen Thi Thuy Duong" w:date="2019-12-17T15:35:00Z">
        <w:r w:rsidR="007E67DA" w:rsidRPr="008037DD">
          <w:rPr>
            <w:iCs/>
            <w:szCs w:val="24"/>
            <w:rPrChange w:id="989" w:author="Nguyen Thi Thuy Duong" w:date="2019-12-23T23:17:00Z">
              <w:rPr>
                <w:iCs/>
              </w:rPr>
            </w:rPrChange>
          </w:rPr>
          <w:t>thangnd@</w:t>
        </w:r>
      </w:ins>
      <w:ins w:id="990" w:author="Nguyen Thi Thuy Duong" w:date="2019-12-17T15:37:00Z">
        <w:r w:rsidR="007E67DA" w:rsidRPr="008037DD">
          <w:rPr>
            <w:iCs/>
            <w:szCs w:val="24"/>
            <w:rPrChange w:id="991" w:author="Nguyen Thi Thuy Duong" w:date="2019-12-23T23:17:00Z">
              <w:rPr>
                <w:iCs/>
              </w:rPr>
            </w:rPrChange>
          </w:rPr>
          <w:t>gmail.com</w:t>
        </w:r>
      </w:ins>
    </w:p>
    <w:p w14:paraId="408CFE34" w14:textId="77777777" w:rsidR="00BE03BE" w:rsidRPr="008037DD" w:rsidRDefault="003474F8" w:rsidP="006E02F6">
      <w:pPr>
        <w:pStyle w:val="ListParagraph"/>
        <w:numPr>
          <w:ilvl w:val="0"/>
          <w:numId w:val="25"/>
        </w:numPr>
        <w:rPr>
          <w:iCs/>
          <w:szCs w:val="24"/>
          <w:rPrChange w:id="992" w:author="Nguyen Thi Thuy Duong" w:date="2019-12-23T23:17:00Z">
            <w:rPr>
              <w:iCs/>
            </w:rPr>
          </w:rPrChange>
        </w:rPr>
      </w:pPr>
      <w:r w:rsidRPr="008037DD">
        <w:rPr>
          <w:iCs/>
          <w:szCs w:val="24"/>
          <w:rPrChange w:id="993" w:author="Nguyen Thi Thuy Duong" w:date="2019-12-23T23:17:00Z">
            <w:rPr>
              <w:iCs/>
            </w:rPr>
          </w:rPrChange>
        </w:rPr>
        <w:t>SĐT: 0986 456 786</w:t>
      </w:r>
    </w:p>
    <w:p w14:paraId="7C00EC73" w14:textId="77777777" w:rsidR="003C6D26" w:rsidRPr="008037DD" w:rsidRDefault="00BE03BE" w:rsidP="003474F8">
      <w:pPr>
        <w:rPr>
          <w:iCs/>
          <w:szCs w:val="24"/>
          <w:rPrChange w:id="994" w:author="Nguyen Thi Thuy Duong" w:date="2019-12-23T23:17:00Z">
            <w:rPr>
              <w:iCs/>
            </w:rPr>
          </w:rPrChange>
        </w:rPr>
      </w:pPr>
      <w:r w:rsidRPr="008037DD">
        <w:rPr>
          <w:iCs/>
          <w:szCs w:val="24"/>
          <w:rPrChange w:id="995" w:author="Nguyen Thi Thuy Duong" w:date="2019-12-23T23:17:00Z">
            <w:rPr>
              <w:iCs/>
            </w:rPr>
          </w:rPrChange>
        </w:rPr>
        <w:t>Thư ký</w:t>
      </w:r>
      <w:r w:rsidR="003474F8" w:rsidRPr="008037DD">
        <w:rPr>
          <w:iCs/>
          <w:szCs w:val="24"/>
          <w:rPrChange w:id="996" w:author="Nguyen Thi Thuy Duong" w:date="2019-12-23T23:17:00Z">
            <w:rPr>
              <w:iCs/>
            </w:rPr>
          </w:rPrChange>
        </w:rPr>
        <w:t xml:space="preserve">: </w:t>
      </w:r>
    </w:p>
    <w:p w14:paraId="4A7BF6A1" w14:textId="758E24FE" w:rsidR="003474F8" w:rsidRPr="008037DD" w:rsidRDefault="003C6D26" w:rsidP="003C6D26">
      <w:pPr>
        <w:pStyle w:val="ListParagraph"/>
        <w:numPr>
          <w:ilvl w:val="0"/>
          <w:numId w:val="29"/>
        </w:numPr>
        <w:rPr>
          <w:iCs/>
          <w:szCs w:val="24"/>
          <w:rPrChange w:id="997" w:author="Nguyen Thi Thuy Duong" w:date="2019-12-23T23:17:00Z">
            <w:rPr>
              <w:iCs/>
            </w:rPr>
          </w:rPrChange>
        </w:rPr>
      </w:pPr>
      <w:r w:rsidRPr="008037DD">
        <w:rPr>
          <w:iCs/>
          <w:szCs w:val="24"/>
          <w:rPrChange w:id="998" w:author="Nguyen Thi Thuy Duong" w:date="2019-12-23T23:17:00Z">
            <w:rPr>
              <w:iCs/>
            </w:rPr>
          </w:rPrChange>
        </w:rPr>
        <w:t>Tên</w:t>
      </w:r>
      <w:r w:rsidR="00C72661" w:rsidRPr="008037DD">
        <w:rPr>
          <w:iCs/>
          <w:szCs w:val="24"/>
          <w:rPrChange w:id="999" w:author="Nguyen Thi Thuy Duong" w:date="2019-12-23T23:17:00Z">
            <w:rPr>
              <w:iCs/>
            </w:rPr>
          </w:rPrChange>
        </w:rPr>
        <w:t>:</w:t>
      </w:r>
      <w:r w:rsidRPr="008037DD">
        <w:rPr>
          <w:iCs/>
          <w:szCs w:val="24"/>
          <w:rPrChange w:id="1000" w:author="Nguyen Thi Thuy Duong" w:date="2019-12-23T23:17:00Z">
            <w:rPr>
              <w:iCs/>
            </w:rPr>
          </w:rPrChange>
        </w:rPr>
        <w:t xml:space="preserve"> </w:t>
      </w:r>
      <w:r w:rsidR="00BE03BE" w:rsidRPr="008037DD">
        <w:rPr>
          <w:iCs/>
          <w:szCs w:val="24"/>
          <w:rPrChange w:id="1001" w:author="Nguyen Thi Thuy Duong" w:date="2019-12-23T23:17:00Z">
            <w:rPr>
              <w:iCs/>
            </w:rPr>
          </w:rPrChange>
        </w:rPr>
        <w:t xml:space="preserve">Nguyễn Thị </w:t>
      </w:r>
      <w:del w:id="1002" w:author="Nguyen Thi Thuy Duong" w:date="2019-12-17T15:35:00Z">
        <w:r w:rsidR="00BE03BE" w:rsidRPr="008037DD" w:rsidDel="007E67DA">
          <w:rPr>
            <w:iCs/>
            <w:szCs w:val="24"/>
            <w:rPrChange w:id="1003" w:author="Nguyen Thi Thuy Duong" w:date="2019-12-23T23:17:00Z">
              <w:rPr>
                <w:iCs/>
              </w:rPr>
            </w:rPrChange>
          </w:rPr>
          <w:delText>Quỳnh Trang</w:delText>
        </w:r>
      </w:del>
      <w:ins w:id="1004" w:author="Nguyen Thi Thuy Duong" w:date="2019-12-17T15:35:00Z">
        <w:r w:rsidR="007E67DA" w:rsidRPr="008037DD">
          <w:rPr>
            <w:iCs/>
            <w:szCs w:val="24"/>
            <w:rPrChange w:id="1005" w:author="Nguyen Thi Thuy Duong" w:date="2019-12-23T23:17:00Z">
              <w:rPr>
                <w:iCs/>
              </w:rPr>
            </w:rPrChange>
          </w:rPr>
          <w:t>Thùy Dương</w:t>
        </w:r>
      </w:ins>
    </w:p>
    <w:p w14:paraId="10B16C43" w14:textId="75B9D51F" w:rsidR="003474F8" w:rsidRPr="008037DD" w:rsidRDefault="003474F8" w:rsidP="006E02F6">
      <w:pPr>
        <w:pStyle w:val="ListParagraph"/>
        <w:numPr>
          <w:ilvl w:val="0"/>
          <w:numId w:val="27"/>
        </w:numPr>
        <w:rPr>
          <w:iCs/>
          <w:szCs w:val="24"/>
          <w:rPrChange w:id="1006" w:author="Nguyen Thi Thuy Duong" w:date="2019-12-23T23:17:00Z">
            <w:rPr>
              <w:iCs/>
            </w:rPr>
          </w:rPrChange>
        </w:rPr>
      </w:pPr>
      <w:r w:rsidRPr="008037DD">
        <w:rPr>
          <w:iCs/>
          <w:szCs w:val="24"/>
          <w:rPrChange w:id="1007" w:author="Nguyen Thi Thuy Duong" w:date="2019-12-23T23:17:00Z">
            <w:rPr>
              <w:iCs/>
            </w:rPr>
          </w:rPrChange>
        </w:rPr>
        <w:t xml:space="preserve">Email: </w:t>
      </w:r>
      <w:del w:id="1008" w:author="Nguyen Thi Thuy Duong" w:date="2019-12-17T15:37:00Z">
        <w:r w:rsidR="00BE03BE" w:rsidRPr="008037DD" w:rsidDel="007E67DA">
          <w:rPr>
            <w:iCs/>
            <w:szCs w:val="24"/>
            <w:rPrChange w:id="1009" w:author="Nguyen Thi Thuy Duong" w:date="2019-12-23T23:17:00Z">
              <w:rPr>
                <w:iCs/>
              </w:rPr>
            </w:rPrChange>
          </w:rPr>
          <w:delText>trangnguyen@soict.hust.edu.vn</w:delText>
        </w:r>
      </w:del>
      <w:ins w:id="1010" w:author="Nguyen Thi Thuy Duong" w:date="2019-12-17T15:37:00Z">
        <w:r w:rsidR="007E67DA" w:rsidRPr="008037DD">
          <w:rPr>
            <w:iCs/>
            <w:szCs w:val="24"/>
            <w:rPrChange w:id="1011" w:author="Nguyen Thi Thuy Duong" w:date="2019-12-23T23:17:00Z">
              <w:rPr>
                <w:iCs/>
              </w:rPr>
            </w:rPrChange>
          </w:rPr>
          <w:t>duongntt@gmail.com</w:t>
        </w:r>
      </w:ins>
    </w:p>
    <w:p w14:paraId="0192FDCA" w14:textId="77777777" w:rsidR="003474F8" w:rsidRPr="008037DD" w:rsidRDefault="003474F8" w:rsidP="006E02F6">
      <w:pPr>
        <w:pStyle w:val="ListParagraph"/>
        <w:numPr>
          <w:ilvl w:val="0"/>
          <w:numId w:val="27"/>
        </w:numPr>
        <w:rPr>
          <w:iCs/>
          <w:szCs w:val="24"/>
          <w:rPrChange w:id="1012" w:author="Nguyen Thi Thuy Duong" w:date="2019-12-23T23:17:00Z">
            <w:rPr>
              <w:iCs/>
            </w:rPr>
          </w:rPrChange>
        </w:rPr>
      </w:pPr>
      <w:r w:rsidRPr="008037DD">
        <w:rPr>
          <w:iCs/>
          <w:szCs w:val="24"/>
          <w:rPrChange w:id="1013" w:author="Nguyen Thi Thuy Duong" w:date="2019-12-23T23:17:00Z">
            <w:rPr>
              <w:iCs/>
            </w:rPr>
          </w:rPrChange>
        </w:rPr>
        <w:t xml:space="preserve">SĐT: </w:t>
      </w:r>
      <w:r w:rsidR="001E70FF" w:rsidRPr="008037DD">
        <w:rPr>
          <w:iCs/>
          <w:szCs w:val="24"/>
          <w:rPrChange w:id="1014" w:author="Nguyen Thi Thuy Duong" w:date="2019-12-23T23:17:00Z">
            <w:rPr>
              <w:iCs/>
            </w:rPr>
          </w:rPrChange>
        </w:rPr>
        <w:t>0342 567 458</w:t>
      </w:r>
    </w:p>
    <w:p w14:paraId="7F1EF1BD" w14:textId="77777777" w:rsidR="0079274C" w:rsidRDefault="0079274C" w:rsidP="0079274C">
      <w:pPr>
        <w:pStyle w:val="Heading2"/>
      </w:pPr>
      <w:bookmarkStart w:id="1015" w:name="_Toc28040794"/>
      <w:r>
        <w:t>Phân chia vai trò của thành viên dự án và khách hàng</w:t>
      </w:r>
      <w:bookmarkEnd w:id="977"/>
      <w:bookmarkEnd w:id="1015"/>
    </w:p>
    <w:p w14:paraId="612CEB2D" w14:textId="77777777" w:rsidR="00B862CB" w:rsidRPr="00081918" w:rsidRDefault="00B862CB" w:rsidP="0079274C">
      <w:pPr>
        <w:rPr>
          <w:iCs/>
          <w:szCs w:val="24"/>
        </w:rPr>
      </w:pPr>
      <w:r w:rsidRPr="00F51530">
        <w:rPr>
          <w:iCs/>
          <w:szCs w:val="24"/>
        </w:rPr>
        <w:t>Thành viên thực hiệ</w:t>
      </w:r>
      <w:r w:rsidRPr="00081918">
        <w:rPr>
          <w:iCs/>
          <w:szCs w:val="24"/>
        </w:rPr>
        <w:t>n dự án:</w:t>
      </w:r>
    </w:p>
    <w:p w14:paraId="13470AF9" w14:textId="61A87158" w:rsidR="0079274C" w:rsidRPr="008037DD" w:rsidRDefault="00B862CB" w:rsidP="00BC78B7">
      <w:pPr>
        <w:pStyle w:val="ListParagraph"/>
        <w:numPr>
          <w:ilvl w:val="0"/>
          <w:numId w:val="30"/>
        </w:numPr>
        <w:rPr>
          <w:iCs/>
          <w:szCs w:val="24"/>
          <w:rPrChange w:id="1016" w:author="Nguyen Thi Thuy Duong" w:date="2019-12-23T23:17:00Z">
            <w:rPr>
              <w:iCs/>
            </w:rPr>
          </w:rPrChange>
        </w:rPr>
      </w:pPr>
      <w:r w:rsidRPr="008037DD">
        <w:rPr>
          <w:iCs/>
          <w:szCs w:val="24"/>
          <w:rPrChange w:id="1017" w:author="Nguyen Thi Thuy Duong" w:date="2019-12-23T23:17:00Z">
            <w:rPr>
              <w:iCs/>
            </w:rPr>
          </w:rPrChange>
        </w:rPr>
        <w:t xml:space="preserve">Quản lý dự án: </w:t>
      </w:r>
      <w:del w:id="1018" w:author="Nguyen Thi Thuy Duong" w:date="2019-12-17T15:37:00Z">
        <w:r w:rsidRPr="008037DD" w:rsidDel="007E67DA">
          <w:rPr>
            <w:iCs/>
            <w:szCs w:val="24"/>
            <w:rPrChange w:id="1019" w:author="Nguyen Thi Thuy Duong" w:date="2019-12-23T23:17:00Z">
              <w:rPr>
                <w:iCs/>
              </w:rPr>
            </w:rPrChange>
          </w:rPr>
          <w:delText>Nguyễn Thị Oanh</w:delText>
        </w:r>
      </w:del>
      <w:ins w:id="1020" w:author="Nguyen Thi Thuy Duong" w:date="2019-12-17T15:37:00Z">
        <w:r w:rsidR="007E67DA" w:rsidRPr="008037DD">
          <w:rPr>
            <w:iCs/>
            <w:szCs w:val="24"/>
            <w:rPrChange w:id="1021" w:author="Nguyen Thi Thuy Duong" w:date="2019-12-23T23:17:00Z">
              <w:rPr>
                <w:iCs/>
              </w:rPr>
            </w:rPrChange>
          </w:rPr>
          <w:t>Nguyễn Đức Thắng</w:t>
        </w:r>
      </w:ins>
    </w:p>
    <w:p w14:paraId="277C9BF8" w14:textId="6BB0E19D" w:rsidR="00B862CB" w:rsidRPr="008037DD" w:rsidRDefault="00B862CB" w:rsidP="00BC78B7">
      <w:pPr>
        <w:pStyle w:val="ListParagraph"/>
        <w:numPr>
          <w:ilvl w:val="0"/>
          <w:numId w:val="30"/>
        </w:numPr>
        <w:rPr>
          <w:iCs/>
          <w:szCs w:val="24"/>
          <w:rPrChange w:id="1022" w:author="Nguyen Thi Thuy Duong" w:date="2019-12-23T23:17:00Z">
            <w:rPr>
              <w:iCs/>
            </w:rPr>
          </w:rPrChange>
        </w:rPr>
      </w:pPr>
      <w:r w:rsidRPr="008037DD">
        <w:rPr>
          <w:iCs/>
          <w:szCs w:val="24"/>
          <w:rPrChange w:id="1023" w:author="Nguyen Thi Thuy Duong" w:date="2019-12-23T23:17:00Z">
            <w:rPr>
              <w:iCs/>
            </w:rPr>
          </w:rPrChange>
        </w:rPr>
        <w:lastRenderedPageBreak/>
        <w:t xml:space="preserve">Lập trình viên: </w:t>
      </w:r>
      <w:del w:id="1024" w:author="Nguyen Thi Thuy Duong" w:date="2019-12-17T15:37:00Z">
        <w:r w:rsidRPr="008037DD" w:rsidDel="007E67DA">
          <w:rPr>
            <w:iCs/>
            <w:szCs w:val="24"/>
            <w:rPrChange w:id="1025" w:author="Nguyen Thi Thuy Duong" w:date="2019-12-23T23:17:00Z">
              <w:rPr>
                <w:iCs/>
              </w:rPr>
            </w:rPrChange>
          </w:rPr>
          <w:delText>Nguyễn Trung Đức, Mai Thị Ngọc</w:delText>
        </w:r>
      </w:del>
      <w:ins w:id="1026" w:author="Nguyen Thi Thuy Duong" w:date="2019-12-17T15:37:00Z">
        <w:r w:rsidR="007E67DA" w:rsidRPr="008037DD">
          <w:rPr>
            <w:iCs/>
            <w:szCs w:val="24"/>
            <w:rPrChange w:id="1027" w:author="Nguyen Thi Thuy Duong" w:date="2019-12-23T23:17:00Z">
              <w:rPr>
                <w:iCs/>
              </w:rPr>
            </w:rPrChange>
          </w:rPr>
          <w:t>Nguyễn Thị Thùy Dương, Trịnh Khánh Linh</w:t>
        </w:r>
      </w:ins>
    </w:p>
    <w:p w14:paraId="727844B2" w14:textId="45C0CA07" w:rsidR="00B862CB" w:rsidRPr="008037DD" w:rsidRDefault="00BC78B7" w:rsidP="00BC78B7">
      <w:pPr>
        <w:pStyle w:val="ListParagraph"/>
        <w:numPr>
          <w:ilvl w:val="0"/>
          <w:numId w:val="30"/>
        </w:numPr>
        <w:rPr>
          <w:szCs w:val="24"/>
          <w:rPrChange w:id="1028" w:author="Nguyen Thi Thuy Duong" w:date="2019-12-23T23:17:00Z">
            <w:rPr/>
          </w:rPrChange>
        </w:rPr>
      </w:pPr>
      <w:r w:rsidRPr="008037DD">
        <w:rPr>
          <w:iCs/>
          <w:szCs w:val="24"/>
          <w:rPrChange w:id="1029" w:author="Nguyen Thi Thuy Duong" w:date="2019-12-23T23:17:00Z">
            <w:rPr>
              <w:iCs/>
            </w:rPr>
          </w:rPrChange>
        </w:rPr>
        <w:t>Liên hệ khách hàng t</w:t>
      </w:r>
      <w:r w:rsidR="00B862CB" w:rsidRPr="008037DD">
        <w:rPr>
          <w:iCs/>
          <w:szCs w:val="24"/>
          <w:rPrChange w:id="1030" w:author="Nguyen Thi Thuy Duong" w:date="2019-12-23T23:17:00Z">
            <w:rPr>
              <w:iCs/>
            </w:rPr>
          </w:rPrChange>
        </w:rPr>
        <w:t xml:space="preserve">hư ký: </w:t>
      </w:r>
      <w:ins w:id="1031" w:author="Nguyen Thi Thuy Duong" w:date="2019-12-17T15:38:00Z">
        <w:r w:rsidR="007E67DA" w:rsidRPr="008037DD">
          <w:rPr>
            <w:iCs/>
            <w:szCs w:val="24"/>
            <w:rPrChange w:id="1032" w:author="Nguyen Thi Thuy Duong" w:date="2019-12-23T23:17:00Z">
              <w:rPr>
                <w:iCs/>
              </w:rPr>
            </w:rPrChange>
          </w:rPr>
          <w:t>Nguyễn Thị Thùy Dương</w:t>
        </w:r>
      </w:ins>
      <w:del w:id="1033" w:author="Nguyen Thi Thuy Duong" w:date="2019-12-17T15:38:00Z">
        <w:r w:rsidR="00B862CB" w:rsidRPr="008037DD" w:rsidDel="007E67DA">
          <w:rPr>
            <w:iCs/>
            <w:szCs w:val="24"/>
            <w:rPrChange w:id="1034" w:author="Nguyen Thi Thuy Duong" w:date="2019-12-23T23:17:00Z">
              <w:rPr>
                <w:iCs/>
              </w:rPr>
            </w:rPrChange>
          </w:rPr>
          <w:delText>Nguyễn Thị Quỳnh Trang</w:delText>
        </w:r>
      </w:del>
    </w:p>
    <w:p w14:paraId="0AF04512" w14:textId="77777777" w:rsidR="00BC78B7" w:rsidRPr="008037DD" w:rsidRDefault="00BC78B7" w:rsidP="00BC78B7">
      <w:pPr>
        <w:rPr>
          <w:szCs w:val="24"/>
          <w:rPrChange w:id="1035" w:author="Nguyen Thi Thuy Duong" w:date="2019-12-23T23:17:00Z">
            <w:rPr/>
          </w:rPrChange>
        </w:rPr>
      </w:pPr>
      <w:r w:rsidRPr="008037DD">
        <w:rPr>
          <w:szCs w:val="24"/>
          <w:rPrChange w:id="1036" w:author="Nguyen Thi Thuy Duong" w:date="2019-12-23T23:17:00Z">
            <w:rPr/>
          </w:rPrChange>
        </w:rPr>
        <w:t>Bên khách hàng:</w:t>
      </w:r>
    </w:p>
    <w:p w14:paraId="3E96864D" w14:textId="77777777" w:rsidR="00BC78B7" w:rsidRPr="008037DD" w:rsidRDefault="00BC78B7" w:rsidP="00F2005E">
      <w:pPr>
        <w:pStyle w:val="ListParagraph"/>
        <w:numPr>
          <w:ilvl w:val="0"/>
          <w:numId w:val="34"/>
        </w:numPr>
        <w:rPr>
          <w:szCs w:val="24"/>
          <w:rPrChange w:id="1037" w:author="Nguyen Thi Thuy Duong" w:date="2019-12-23T23:17:00Z">
            <w:rPr/>
          </w:rPrChange>
        </w:rPr>
      </w:pPr>
      <w:r w:rsidRPr="008037DD">
        <w:rPr>
          <w:szCs w:val="24"/>
          <w:rPrChange w:id="1038" w:author="Nguyen Thi Thuy Duong" w:date="2019-12-23T23:17:00Z">
            <w:rPr/>
          </w:rPrChange>
        </w:rPr>
        <w:t>Nghiệm thu dự án: GĐ Nguyễn Đức Tiến</w:t>
      </w:r>
    </w:p>
    <w:p w14:paraId="2FAB0BBE" w14:textId="2BD3D9F9" w:rsidR="006901CF" w:rsidRPr="008037DD" w:rsidRDefault="00FB5A0B" w:rsidP="00F2005E">
      <w:pPr>
        <w:pStyle w:val="ListParagraph"/>
        <w:numPr>
          <w:ilvl w:val="0"/>
          <w:numId w:val="34"/>
        </w:numPr>
        <w:rPr>
          <w:szCs w:val="24"/>
          <w:rPrChange w:id="1039" w:author="Nguyen Thi Thuy Duong" w:date="2019-12-23T23:17:00Z">
            <w:rPr/>
          </w:rPrChange>
        </w:rPr>
      </w:pPr>
      <w:r w:rsidRPr="008037DD">
        <w:rPr>
          <w:szCs w:val="24"/>
          <w:rPrChange w:id="1040" w:author="Nguyen Thi Thuy Duong" w:date="2019-12-23T23:17:00Z">
            <w:rPr/>
          </w:rPrChange>
        </w:rPr>
        <w:t xml:space="preserve">Kỹ thuật </w:t>
      </w:r>
      <w:r w:rsidR="006901CF" w:rsidRPr="008037DD">
        <w:rPr>
          <w:szCs w:val="24"/>
          <w:rPrChange w:id="1041" w:author="Nguyen Thi Thuy Duong" w:date="2019-12-23T23:17:00Z">
            <w:rPr/>
          </w:rPrChange>
        </w:rPr>
        <w:t xml:space="preserve">viên: </w:t>
      </w:r>
      <w:r w:rsidRPr="008037DD">
        <w:rPr>
          <w:szCs w:val="24"/>
          <w:rPrChange w:id="1042" w:author="Nguyen Thi Thuy Duong" w:date="2019-12-23T23:17:00Z">
            <w:rPr/>
          </w:rPrChange>
        </w:rPr>
        <w:t xml:space="preserve">Đoàn Văn </w:t>
      </w:r>
      <w:del w:id="1043" w:author="Nguyen Thi Thuy Duong" w:date="2019-12-23T23:17:00Z">
        <w:r w:rsidRPr="008037DD" w:rsidDel="008037DD">
          <w:rPr>
            <w:szCs w:val="24"/>
            <w:rPrChange w:id="1044" w:author="Nguyen Thi Thuy Duong" w:date="2019-12-23T23:17:00Z">
              <w:rPr/>
            </w:rPrChange>
          </w:rPr>
          <w:delText xml:space="preserve">Hậu </w:delText>
        </w:r>
      </w:del>
      <w:ins w:id="1045" w:author="Nguyen Thi Thuy Duong" w:date="2019-12-23T23:17:00Z">
        <w:r w:rsidR="008037DD">
          <w:rPr>
            <w:szCs w:val="24"/>
          </w:rPr>
          <w:t>Toàn</w:t>
        </w:r>
        <w:r w:rsidR="008037DD" w:rsidRPr="00F51530">
          <w:rPr>
            <w:szCs w:val="24"/>
          </w:rPr>
          <w:t xml:space="preserve"> </w:t>
        </w:r>
      </w:ins>
      <w:r w:rsidRPr="00F51530">
        <w:rPr>
          <w:szCs w:val="24"/>
        </w:rPr>
        <w:t>– đưa ra các yêu cầu c</w:t>
      </w:r>
      <w:r w:rsidRPr="00081918">
        <w:rPr>
          <w:szCs w:val="24"/>
        </w:rPr>
        <w:t>ụ thể c</w:t>
      </w:r>
      <w:r w:rsidRPr="001B27DA">
        <w:rPr>
          <w:szCs w:val="24"/>
        </w:rPr>
        <w:t>ủa d</w:t>
      </w:r>
      <w:r w:rsidRPr="008037DD">
        <w:rPr>
          <w:szCs w:val="24"/>
          <w:rPrChange w:id="1046" w:author="Nguyen Thi Thuy Duong" w:date="2019-12-23T23:17:00Z">
            <w:rPr/>
          </w:rPrChange>
        </w:rPr>
        <w:t>ự án</w:t>
      </w:r>
    </w:p>
    <w:p w14:paraId="4FEE54B6" w14:textId="1FAF5822" w:rsidR="0079274C" w:rsidRPr="00F51530" w:rsidRDefault="00FB5A0B" w:rsidP="00F2005E">
      <w:pPr>
        <w:pStyle w:val="ListParagraph"/>
        <w:numPr>
          <w:ilvl w:val="0"/>
          <w:numId w:val="34"/>
        </w:numPr>
        <w:rPr>
          <w:szCs w:val="24"/>
        </w:rPr>
      </w:pPr>
      <w:r w:rsidRPr="008037DD">
        <w:rPr>
          <w:szCs w:val="24"/>
          <w:rPrChange w:id="1047" w:author="Nguyen Thi Thuy Duong" w:date="2019-12-23T23:17:00Z">
            <w:rPr/>
          </w:rPrChange>
        </w:rPr>
        <w:t xml:space="preserve">Trao đổi thông tin dự án thư ký: Nguyễn Thị </w:t>
      </w:r>
      <w:del w:id="1048" w:author="Nguyen Thi Thuy Duong" w:date="2019-12-23T23:17:00Z">
        <w:r w:rsidRPr="008037DD" w:rsidDel="008037DD">
          <w:rPr>
            <w:szCs w:val="24"/>
            <w:rPrChange w:id="1049" w:author="Nguyen Thi Thuy Duong" w:date="2019-12-23T23:17:00Z">
              <w:rPr/>
            </w:rPrChange>
          </w:rPr>
          <w:delText>Ánh Viên</w:delText>
        </w:r>
      </w:del>
      <w:ins w:id="1050" w:author="Nguyen Thi Thuy Duong" w:date="2019-12-23T23:17:00Z">
        <w:r w:rsidR="008037DD">
          <w:rPr>
            <w:szCs w:val="24"/>
          </w:rPr>
          <w:t>Lấp Lánh</w:t>
        </w:r>
      </w:ins>
    </w:p>
    <w:p w14:paraId="0534980C" w14:textId="77777777" w:rsidR="0079274C" w:rsidRDefault="0079274C" w:rsidP="0079274C">
      <w:pPr>
        <w:pStyle w:val="Heading1"/>
      </w:pPr>
      <w:bookmarkStart w:id="1051" w:name="_Toc25660385"/>
      <w:bookmarkStart w:id="1052" w:name="_Toc28040795"/>
      <w:r>
        <w:t>Khảo sát dự án</w:t>
      </w:r>
      <w:bookmarkEnd w:id="1051"/>
      <w:bookmarkEnd w:id="1052"/>
    </w:p>
    <w:p w14:paraId="4DB9B43D" w14:textId="6584BAEF" w:rsidR="0079274C" w:rsidRDefault="0079274C" w:rsidP="0079274C">
      <w:pPr>
        <w:pStyle w:val="Heading2"/>
        <w:rPr>
          <w:ins w:id="1053" w:author="Nguyen Thi Thuy Duong" w:date="2019-12-17T15:55:00Z"/>
        </w:rPr>
      </w:pPr>
      <w:bookmarkStart w:id="1054" w:name="_Toc25660386"/>
      <w:bookmarkStart w:id="1055" w:name="_Toc28040796"/>
      <w:r>
        <w:t>Yêu cầu khách hàng</w:t>
      </w:r>
      <w:bookmarkEnd w:id="1054"/>
      <w:bookmarkEnd w:id="1055"/>
    </w:p>
    <w:p w14:paraId="4DC14DA5" w14:textId="77777777" w:rsidR="008E5E6B" w:rsidRPr="008037DD" w:rsidRDefault="008E5E6B">
      <w:pPr>
        <w:rPr>
          <w:ins w:id="1056" w:author="Nguyen Thi Thuy Duong" w:date="2019-12-17T15:57:00Z"/>
          <w:szCs w:val="24"/>
          <w:rPrChange w:id="1057" w:author="Nguyen Thi Thuy Duong" w:date="2019-12-23T23:17:00Z">
            <w:rPr>
              <w:ins w:id="1058" w:author="Nguyen Thi Thuy Duong" w:date="2019-12-17T15:57:00Z"/>
            </w:rPr>
          </w:rPrChange>
        </w:rPr>
        <w:pPrChange w:id="1059" w:author="Nguyen Thi Thuy Duong" w:date="2019-12-17T15:55:00Z">
          <w:pPr>
            <w:pStyle w:val="Heading2"/>
          </w:pPr>
        </w:pPrChange>
      </w:pPr>
      <w:ins w:id="1060" w:author="Nguyen Thi Thuy Duong" w:date="2019-12-17T15:55:00Z">
        <w:r w:rsidRPr="00F51530">
          <w:rPr>
            <w:szCs w:val="24"/>
          </w:rPr>
          <w:t>Bên khách hàng yêu cầu thiế</w:t>
        </w:r>
        <w:r w:rsidRPr="00081918">
          <w:rPr>
            <w:szCs w:val="24"/>
          </w:rPr>
          <w:t>t kế mộ</w:t>
        </w:r>
        <w:r w:rsidRPr="001B27DA">
          <w:rPr>
            <w:szCs w:val="24"/>
          </w:rPr>
          <w:t>t website bán quầ</w:t>
        </w:r>
        <w:r w:rsidRPr="008037DD">
          <w:rPr>
            <w:szCs w:val="24"/>
            <w:rPrChange w:id="1061" w:author="Nguyen Thi Thuy Duong" w:date="2019-12-23T23:17:00Z">
              <w:rPr>
                <w:b w:val="0"/>
              </w:rPr>
            </w:rPrChange>
          </w:rPr>
          <w:t>n áo thỏa mãn các yêu cầu:</w:t>
        </w:r>
      </w:ins>
    </w:p>
    <w:p w14:paraId="30045C6F" w14:textId="1050EE9B" w:rsidR="008E5E6B" w:rsidRPr="008037DD" w:rsidRDefault="008E5E6B">
      <w:pPr>
        <w:pStyle w:val="ListParagraph"/>
        <w:numPr>
          <w:ilvl w:val="0"/>
          <w:numId w:val="44"/>
        </w:numPr>
        <w:rPr>
          <w:ins w:id="1062" w:author="Nguyen Thi Thuy Duong" w:date="2019-12-17T15:57:00Z"/>
          <w:szCs w:val="24"/>
          <w:rPrChange w:id="1063" w:author="Nguyen Thi Thuy Duong" w:date="2019-12-23T23:17:00Z">
            <w:rPr>
              <w:ins w:id="1064" w:author="Nguyen Thi Thuy Duong" w:date="2019-12-17T15:57:00Z"/>
            </w:rPr>
          </w:rPrChange>
        </w:rPr>
        <w:pPrChange w:id="1065" w:author="Nguyen Thi Thuy Duong" w:date="2019-12-17T15:57:00Z">
          <w:pPr>
            <w:pStyle w:val="Heading2"/>
          </w:pPr>
        </w:pPrChange>
      </w:pPr>
      <w:ins w:id="1066" w:author="Nguyen Thi Thuy Duong" w:date="2019-12-17T15:56:00Z">
        <w:r w:rsidRPr="008037DD">
          <w:rPr>
            <w:szCs w:val="24"/>
            <w:rPrChange w:id="1067" w:author="Nguyen Thi Thuy Duong" w:date="2019-12-23T23:17:00Z">
              <w:rPr>
                <w:b w:val="0"/>
              </w:rPr>
            </w:rPrChange>
          </w:rPr>
          <w:t>Xem sản phẩm, tìm kiếm sản phẩm theo tên, theo loại.</w:t>
        </w:r>
      </w:ins>
    </w:p>
    <w:p w14:paraId="0A516302" w14:textId="358692DE" w:rsidR="008E5E6B" w:rsidRPr="008037DD" w:rsidRDefault="008E5E6B">
      <w:pPr>
        <w:pStyle w:val="ListParagraph"/>
        <w:numPr>
          <w:ilvl w:val="0"/>
          <w:numId w:val="44"/>
        </w:numPr>
        <w:rPr>
          <w:ins w:id="1068" w:author="Nguyen Thi Thuy Duong" w:date="2019-12-17T15:57:00Z"/>
          <w:szCs w:val="24"/>
          <w:rPrChange w:id="1069" w:author="Nguyen Thi Thuy Duong" w:date="2019-12-23T23:17:00Z">
            <w:rPr>
              <w:ins w:id="1070" w:author="Nguyen Thi Thuy Duong" w:date="2019-12-17T15:57:00Z"/>
            </w:rPr>
          </w:rPrChange>
        </w:rPr>
        <w:pPrChange w:id="1071" w:author="Nguyen Thi Thuy Duong" w:date="2019-12-17T15:57:00Z">
          <w:pPr>
            <w:pStyle w:val="Heading2"/>
          </w:pPr>
        </w:pPrChange>
      </w:pPr>
      <w:ins w:id="1072" w:author="Nguyen Thi Thuy Duong" w:date="2019-12-17T15:58:00Z">
        <w:r w:rsidRPr="008037DD">
          <w:rPr>
            <w:szCs w:val="24"/>
            <w:rPrChange w:id="1073" w:author="Nguyen Thi Thuy Duong" w:date="2019-12-23T23:17:00Z">
              <w:rPr>
                <w:b w:val="0"/>
              </w:rPr>
            </w:rPrChange>
          </w:rPr>
          <w:t xml:space="preserve">Đăng kí, </w:t>
        </w:r>
      </w:ins>
      <w:ins w:id="1074" w:author="Nguyen Thi Thuy Duong" w:date="2019-12-17T15:57:00Z">
        <w:r w:rsidRPr="008037DD">
          <w:rPr>
            <w:szCs w:val="24"/>
            <w:rPrChange w:id="1075" w:author="Nguyen Thi Thuy Duong" w:date="2019-12-23T23:17:00Z">
              <w:rPr>
                <w:b w:val="0"/>
              </w:rPr>
            </w:rPrChange>
          </w:rPr>
          <w:t xml:space="preserve">Đăng nhập tài khoản khách hàng : </w:t>
        </w:r>
      </w:ins>
    </w:p>
    <w:p w14:paraId="75BBA6C9" w14:textId="33DB43FD" w:rsidR="008E5E6B" w:rsidRPr="008037DD" w:rsidRDefault="008E5E6B">
      <w:pPr>
        <w:pStyle w:val="ListParagraph"/>
        <w:numPr>
          <w:ilvl w:val="1"/>
          <w:numId w:val="44"/>
        </w:numPr>
        <w:rPr>
          <w:ins w:id="1076" w:author="Nguyen Thi Thuy Duong" w:date="2019-12-17T15:58:00Z"/>
          <w:szCs w:val="24"/>
          <w:rPrChange w:id="1077" w:author="Nguyen Thi Thuy Duong" w:date="2019-12-23T23:17:00Z">
            <w:rPr>
              <w:ins w:id="1078" w:author="Nguyen Thi Thuy Duong" w:date="2019-12-17T15:58:00Z"/>
            </w:rPr>
          </w:rPrChange>
        </w:rPr>
        <w:pPrChange w:id="1079" w:author="Nguyen Thi Thuy Duong" w:date="2019-12-17T15:57:00Z">
          <w:pPr>
            <w:pStyle w:val="Heading2"/>
          </w:pPr>
        </w:pPrChange>
      </w:pPr>
      <w:ins w:id="1080" w:author="Nguyen Thi Thuy Duong" w:date="2019-12-17T15:58:00Z">
        <w:r w:rsidRPr="008037DD">
          <w:rPr>
            <w:szCs w:val="24"/>
            <w:rPrChange w:id="1081" w:author="Nguyen Thi Thuy Duong" w:date="2019-12-23T23:17:00Z">
              <w:rPr>
                <w:b w:val="0"/>
              </w:rPr>
            </w:rPrChange>
          </w:rPr>
          <w:t>Quản lý giỏ hàng: Thêm xóa sản phẩm vào giỏ hàng.</w:t>
        </w:r>
      </w:ins>
    </w:p>
    <w:p w14:paraId="7DCC1068" w14:textId="2A5B6CA0" w:rsidR="008E5E6B" w:rsidRPr="008037DD" w:rsidRDefault="008E5E6B">
      <w:pPr>
        <w:pStyle w:val="ListParagraph"/>
        <w:numPr>
          <w:ilvl w:val="1"/>
          <w:numId w:val="44"/>
        </w:numPr>
        <w:rPr>
          <w:ins w:id="1082" w:author="Nguyen Thi Thuy Duong" w:date="2019-12-17T15:58:00Z"/>
          <w:szCs w:val="24"/>
          <w:rPrChange w:id="1083" w:author="Nguyen Thi Thuy Duong" w:date="2019-12-23T23:17:00Z">
            <w:rPr>
              <w:ins w:id="1084" w:author="Nguyen Thi Thuy Duong" w:date="2019-12-17T15:58:00Z"/>
            </w:rPr>
          </w:rPrChange>
        </w:rPr>
        <w:pPrChange w:id="1085" w:author="Nguyen Thi Thuy Duong" w:date="2019-12-17T15:57:00Z">
          <w:pPr>
            <w:pStyle w:val="Heading2"/>
          </w:pPr>
        </w:pPrChange>
      </w:pPr>
      <w:ins w:id="1086" w:author="Nguyen Thi Thuy Duong" w:date="2019-12-17T15:58:00Z">
        <w:r w:rsidRPr="008037DD">
          <w:rPr>
            <w:szCs w:val="24"/>
            <w:rPrChange w:id="1087" w:author="Nguyen Thi Thuy Duong" w:date="2019-12-23T23:17:00Z">
              <w:rPr>
                <w:b w:val="0"/>
              </w:rPr>
            </w:rPrChange>
          </w:rPr>
          <w:t>Đặt hàng</w:t>
        </w:r>
      </w:ins>
    </w:p>
    <w:p w14:paraId="7DFD6C03" w14:textId="65605B5A" w:rsidR="008E5E6B" w:rsidRPr="008037DD" w:rsidRDefault="008E5E6B">
      <w:pPr>
        <w:pStyle w:val="ListParagraph"/>
        <w:numPr>
          <w:ilvl w:val="1"/>
          <w:numId w:val="44"/>
        </w:numPr>
        <w:rPr>
          <w:ins w:id="1088" w:author="Nguyen Thi Thuy Duong" w:date="2019-12-17T15:59:00Z"/>
          <w:szCs w:val="24"/>
          <w:rPrChange w:id="1089" w:author="Nguyen Thi Thuy Duong" w:date="2019-12-23T23:17:00Z">
            <w:rPr>
              <w:ins w:id="1090" w:author="Nguyen Thi Thuy Duong" w:date="2019-12-17T15:59:00Z"/>
            </w:rPr>
          </w:rPrChange>
        </w:rPr>
        <w:pPrChange w:id="1091" w:author="Nguyen Thi Thuy Duong" w:date="2019-12-17T15:59:00Z">
          <w:pPr>
            <w:pStyle w:val="Heading2"/>
          </w:pPr>
        </w:pPrChange>
      </w:pPr>
      <w:ins w:id="1092" w:author="Nguyen Thi Thuy Duong" w:date="2019-12-17T15:58:00Z">
        <w:r w:rsidRPr="008037DD">
          <w:rPr>
            <w:szCs w:val="24"/>
            <w:rPrChange w:id="1093" w:author="Nguyen Thi Thuy Duong" w:date="2019-12-23T23:17:00Z">
              <w:rPr>
                <w:b w:val="0"/>
              </w:rPr>
            </w:rPrChange>
          </w:rPr>
          <w:t>Quản lý thông tin cá nhân</w:t>
        </w:r>
      </w:ins>
    </w:p>
    <w:p w14:paraId="3C9D7652" w14:textId="1848ECBC" w:rsidR="008E5E6B" w:rsidRPr="008037DD" w:rsidRDefault="008E5E6B">
      <w:pPr>
        <w:pStyle w:val="ListParagraph"/>
        <w:numPr>
          <w:ilvl w:val="1"/>
          <w:numId w:val="44"/>
        </w:numPr>
        <w:rPr>
          <w:ins w:id="1094" w:author="Nguyen Thi Thuy Duong" w:date="2019-12-17T15:59:00Z"/>
          <w:szCs w:val="24"/>
          <w:rPrChange w:id="1095" w:author="Nguyen Thi Thuy Duong" w:date="2019-12-23T23:17:00Z">
            <w:rPr>
              <w:ins w:id="1096" w:author="Nguyen Thi Thuy Duong" w:date="2019-12-17T15:59:00Z"/>
            </w:rPr>
          </w:rPrChange>
        </w:rPr>
        <w:pPrChange w:id="1097" w:author="Nguyen Thi Thuy Duong" w:date="2019-12-17T15:59:00Z">
          <w:pPr>
            <w:pStyle w:val="Heading2"/>
          </w:pPr>
        </w:pPrChange>
      </w:pPr>
      <w:ins w:id="1098" w:author="Nguyen Thi Thuy Duong" w:date="2019-12-17T15:59:00Z">
        <w:r w:rsidRPr="008037DD">
          <w:rPr>
            <w:szCs w:val="24"/>
            <w:rPrChange w:id="1099" w:author="Nguyen Thi Thuy Duong" w:date="2019-12-23T23:17:00Z">
              <w:rPr>
                <w:b w:val="0"/>
              </w:rPr>
            </w:rPrChange>
          </w:rPr>
          <w:t>Đánh giá sản phẩm (Đối với khách hàng đã mua hàng)</w:t>
        </w:r>
      </w:ins>
    </w:p>
    <w:p w14:paraId="40AE9601" w14:textId="306D3652" w:rsidR="008E5E6B" w:rsidRPr="008037DD" w:rsidRDefault="008E5E6B">
      <w:pPr>
        <w:pStyle w:val="ListParagraph"/>
        <w:numPr>
          <w:ilvl w:val="1"/>
          <w:numId w:val="44"/>
        </w:numPr>
        <w:rPr>
          <w:ins w:id="1100" w:author="Nguyen Thi Thuy Duong" w:date="2019-12-17T15:57:00Z"/>
          <w:szCs w:val="24"/>
          <w:rPrChange w:id="1101" w:author="Nguyen Thi Thuy Duong" w:date="2019-12-23T23:17:00Z">
            <w:rPr>
              <w:ins w:id="1102" w:author="Nguyen Thi Thuy Duong" w:date="2019-12-17T15:57:00Z"/>
            </w:rPr>
          </w:rPrChange>
        </w:rPr>
        <w:pPrChange w:id="1103" w:author="Nguyen Thi Thuy Duong" w:date="2019-12-17T15:59:00Z">
          <w:pPr>
            <w:pStyle w:val="Heading2"/>
          </w:pPr>
        </w:pPrChange>
      </w:pPr>
      <w:ins w:id="1104" w:author="Nguyen Thi Thuy Duong" w:date="2019-12-17T15:59:00Z">
        <w:r w:rsidRPr="008037DD">
          <w:rPr>
            <w:szCs w:val="24"/>
            <w:rPrChange w:id="1105" w:author="Nguyen Thi Thuy Duong" w:date="2019-12-23T23:17:00Z">
              <w:rPr>
                <w:b w:val="0"/>
              </w:rPr>
            </w:rPrChange>
          </w:rPr>
          <w:t>Hỏi đáp</w:t>
        </w:r>
      </w:ins>
    </w:p>
    <w:p w14:paraId="737A0A88" w14:textId="38AA04AE" w:rsidR="008E5E6B" w:rsidRPr="008037DD" w:rsidRDefault="008E5E6B">
      <w:pPr>
        <w:pStyle w:val="ListParagraph"/>
        <w:numPr>
          <w:ilvl w:val="0"/>
          <w:numId w:val="44"/>
        </w:numPr>
        <w:rPr>
          <w:ins w:id="1106" w:author="Nguyen Thi Thuy Duong" w:date="2019-12-17T16:00:00Z"/>
          <w:szCs w:val="24"/>
          <w:rPrChange w:id="1107" w:author="Nguyen Thi Thuy Duong" w:date="2019-12-23T23:17:00Z">
            <w:rPr>
              <w:ins w:id="1108" w:author="Nguyen Thi Thuy Duong" w:date="2019-12-17T16:00:00Z"/>
            </w:rPr>
          </w:rPrChange>
        </w:rPr>
        <w:pPrChange w:id="1109" w:author="Nguyen Thi Thuy Duong" w:date="2019-12-17T15:57:00Z">
          <w:pPr>
            <w:pStyle w:val="Heading2"/>
          </w:pPr>
        </w:pPrChange>
      </w:pPr>
      <w:ins w:id="1110" w:author="Nguyen Thi Thuy Duong" w:date="2019-12-17T16:00:00Z">
        <w:r w:rsidRPr="008037DD">
          <w:rPr>
            <w:szCs w:val="24"/>
            <w:rPrChange w:id="1111" w:author="Nguyen Thi Thuy Duong" w:date="2019-12-23T23:17:00Z">
              <w:rPr>
                <w:b w:val="0"/>
              </w:rPr>
            </w:rPrChange>
          </w:rPr>
          <w:t>Đăng kí, đăng nhập tài khoản admin</w:t>
        </w:r>
      </w:ins>
    </w:p>
    <w:p w14:paraId="6D824D7E" w14:textId="036222F2" w:rsidR="008E5E6B" w:rsidRPr="008037DD" w:rsidRDefault="008E5E6B">
      <w:pPr>
        <w:pStyle w:val="ListParagraph"/>
        <w:numPr>
          <w:ilvl w:val="1"/>
          <w:numId w:val="44"/>
        </w:numPr>
        <w:rPr>
          <w:ins w:id="1112" w:author="Nguyen Thi Thuy Duong" w:date="2019-12-17T16:00:00Z"/>
          <w:szCs w:val="24"/>
          <w:rPrChange w:id="1113" w:author="Nguyen Thi Thuy Duong" w:date="2019-12-23T23:17:00Z">
            <w:rPr>
              <w:ins w:id="1114" w:author="Nguyen Thi Thuy Duong" w:date="2019-12-17T16:00:00Z"/>
            </w:rPr>
          </w:rPrChange>
        </w:rPr>
        <w:pPrChange w:id="1115" w:author="Nguyen Thi Thuy Duong" w:date="2019-12-17T16:00:00Z">
          <w:pPr>
            <w:pStyle w:val="Heading2"/>
          </w:pPr>
        </w:pPrChange>
      </w:pPr>
      <w:ins w:id="1116" w:author="Nguyen Thi Thuy Duong" w:date="2019-12-17T16:00:00Z">
        <w:r w:rsidRPr="008037DD">
          <w:rPr>
            <w:szCs w:val="24"/>
            <w:rPrChange w:id="1117" w:author="Nguyen Thi Thuy Duong" w:date="2019-12-23T23:17:00Z">
              <w:rPr>
                <w:b w:val="0"/>
              </w:rPr>
            </w:rPrChange>
          </w:rPr>
          <w:t>Quản lý nhập xuất hàng hóa</w:t>
        </w:r>
      </w:ins>
    </w:p>
    <w:p w14:paraId="66E34300" w14:textId="222653A7" w:rsidR="008E5E6B" w:rsidRPr="008037DD" w:rsidRDefault="008E5E6B">
      <w:pPr>
        <w:pStyle w:val="ListParagraph"/>
        <w:numPr>
          <w:ilvl w:val="1"/>
          <w:numId w:val="44"/>
        </w:numPr>
        <w:rPr>
          <w:ins w:id="1118" w:author="Nguyen Thi Thuy Duong" w:date="2019-12-17T16:00:00Z"/>
          <w:szCs w:val="24"/>
          <w:rPrChange w:id="1119" w:author="Nguyen Thi Thuy Duong" w:date="2019-12-23T23:17:00Z">
            <w:rPr>
              <w:ins w:id="1120" w:author="Nguyen Thi Thuy Duong" w:date="2019-12-17T16:00:00Z"/>
            </w:rPr>
          </w:rPrChange>
        </w:rPr>
        <w:pPrChange w:id="1121" w:author="Nguyen Thi Thuy Duong" w:date="2019-12-17T16:00:00Z">
          <w:pPr>
            <w:pStyle w:val="Heading2"/>
          </w:pPr>
        </w:pPrChange>
      </w:pPr>
      <w:ins w:id="1122" w:author="Nguyen Thi Thuy Duong" w:date="2019-12-17T16:00:00Z">
        <w:r w:rsidRPr="008037DD">
          <w:rPr>
            <w:szCs w:val="24"/>
            <w:rPrChange w:id="1123" w:author="Nguyen Thi Thuy Duong" w:date="2019-12-23T23:17:00Z">
              <w:rPr>
                <w:b w:val="0"/>
              </w:rPr>
            </w:rPrChange>
          </w:rPr>
          <w:t>Quản lý loại hàng hóa</w:t>
        </w:r>
      </w:ins>
    </w:p>
    <w:p w14:paraId="3363ECD5" w14:textId="56F9548D" w:rsidR="008E5E6B" w:rsidRPr="008037DD" w:rsidRDefault="008E5E6B">
      <w:pPr>
        <w:pStyle w:val="ListParagraph"/>
        <w:numPr>
          <w:ilvl w:val="1"/>
          <w:numId w:val="44"/>
        </w:numPr>
        <w:rPr>
          <w:ins w:id="1124" w:author="Nguyen Thi Thuy Duong" w:date="2019-12-17T16:01:00Z"/>
          <w:szCs w:val="24"/>
          <w:rPrChange w:id="1125" w:author="Nguyen Thi Thuy Duong" w:date="2019-12-23T23:17:00Z">
            <w:rPr>
              <w:ins w:id="1126" w:author="Nguyen Thi Thuy Duong" w:date="2019-12-17T16:01:00Z"/>
            </w:rPr>
          </w:rPrChange>
        </w:rPr>
        <w:pPrChange w:id="1127" w:author="Nguyen Thi Thuy Duong" w:date="2019-12-17T16:00:00Z">
          <w:pPr>
            <w:pStyle w:val="Heading2"/>
          </w:pPr>
        </w:pPrChange>
      </w:pPr>
      <w:ins w:id="1128" w:author="Nguyen Thi Thuy Duong" w:date="2019-12-17T16:00:00Z">
        <w:r w:rsidRPr="008037DD">
          <w:rPr>
            <w:szCs w:val="24"/>
            <w:rPrChange w:id="1129" w:author="Nguyen Thi Thuy Duong" w:date="2019-12-23T23:17:00Z">
              <w:rPr>
                <w:b w:val="0"/>
              </w:rPr>
            </w:rPrChange>
          </w:rPr>
          <w:t>Quản lý thông tin sản phẩm</w:t>
        </w:r>
      </w:ins>
    </w:p>
    <w:p w14:paraId="362D9850" w14:textId="71CAB456" w:rsidR="008E5E6B" w:rsidRPr="008037DD" w:rsidRDefault="008E5E6B">
      <w:pPr>
        <w:pStyle w:val="ListParagraph"/>
        <w:numPr>
          <w:ilvl w:val="1"/>
          <w:numId w:val="44"/>
        </w:numPr>
        <w:rPr>
          <w:ins w:id="1130" w:author="Nguyen Thi Thuy Duong" w:date="2019-12-17T16:01:00Z"/>
          <w:szCs w:val="24"/>
          <w:rPrChange w:id="1131" w:author="Nguyen Thi Thuy Duong" w:date="2019-12-23T23:17:00Z">
            <w:rPr>
              <w:ins w:id="1132" w:author="Nguyen Thi Thuy Duong" w:date="2019-12-17T16:01:00Z"/>
            </w:rPr>
          </w:rPrChange>
        </w:rPr>
        <w:pPrChange w:id="1133" w:author="Nguyen Thi Thuy Duong" w:date="2019-12-17T16:00:00Z">
          <w:pPr>
            <w:pStyle w:val="Heading2"/>
          </w:pPr>
        </w:pPrChange>
      </w:pPr>
      <w:ins w:id="1134" w:author="Nguyen Thi Thuy Duong" w:date="2019-12-17T16:01:00Z">
        <w:r w:rsidRPr="008037DD">
          <w:rPr>
            <w:szCs w:val="24"/>
            <w:rPrChange w:id="1135" w:author="Nguyen Thi Thuy Duong" w:date="2019-12-23T23:17:00Z">
              <w:rPr>
                <w:b w:val="0"/>
              </w:rPr>
            </w:rPrChange>
          </w:rPr>
          <w:t>Quản lý thông tin khách hàng</w:t>
        </w:r>
      </w:ins>
    </w:p>
    <w:p w14:paraId="08753457" w14:textId="7007D2C1" w:rsidR="008E5E6B" w:rsidRPr="008037DD" w:rsidRDefault="008E5E6B">
      <w:pPr>
        <w:pStyle w:val="ListParagraph"/>
        <w:numPr>
          <w:ilvl w:val="1"/>
          <w:numId w:val="44"/>
        </w:numPr>
        <w:rPr>
          <w:ins w:id="1136" w:author="Nguyen Thi Thuy Duong" w:date="2019-12-17T16:01:00Z"/>
          <w:szCs w:val="24"/>
          <w:rPrChange w:id="1137" w:author="Nguyen Thi Thuy Duong" w:date="2019-12-23T23:17:00Z">
            <w:rPr>
              <w:ins w:id="1138" w:author="Nguyen Thi Thuy Duong" w:date="2019-12-17T16:01:00Z"/>
            </w:rPr>
          </w:rPrChange>
        </w:rPr>
        <w:pPrChange w:id="1139" w:author="Nguyen Thi Thuy Duong" w:date="2019-12-17T16:00:00Z">
          <w:pPr>
            <w:pStyle w:val="Heading2"/>
          </w:pPr>
        </w:pPrChange>
      </w:pPr>
      <w:ins w:id="1140" w:author="Nguyen Thi Thuy Duong" w:date="2019-12-17T16:01:00Z">
        <w:r w:rsidRPr="008037DD">
          <w:rPr>
            <w:szCs w:val="24"/>
            <w:rPrChange w:id="1141" w:author="Nguyen Thi Thuy Duong" w:date="2019-12-23T23:17:00Z">
              <w:rPr>
                <w:b w:val="0"/>
              </w:rPr>
            </w:rPrChange>
          </w:rPr>
          <w:t xml:space="preserve">Hỏi đáp </w:t>
        </w:r>
      </w:ins>
    </w:p>
    <w:p w14:paraId="772D2F32" w14:textId="786524FB" w:rsidR="008E5E6B" w:rsidRPr="008037DD" w:rsidRDefault="008E5E6B">
      <w:pPr>
        <w:rPr>
          <w:ins w:id="1142" w:author="Nguyen Thi Thuy Duong" w:date="2019-12-17T15:56:00Z"/>
          <w:szCs w:val="24"/>
          <w:rPrChange w:id="1143" w:author="Nguyen Thi Thuy Duong" w:date="2019-12-23T23:17:00Z">
            <w:rPr>
              <w:ins w:id="1144" w:author="Nguyen Thi Thuy Duong" w:date="2019-12-17T15:56:00Z"/>
            </w:rPr>
          </w:rPrChange>
        </w:rPr>
        <w:pPrChange w:id="1145" w:author="Nguyen Thi Thuy Duong" w:date="2019-12-17T16:01:00Z">
          <w:pPr>
            <w:pStyle w:val="Heading2"/>
          </w:pPr>
        </w:pPrChange>
      </w:pPr>
      <w:ins w:id="1146" w:author="Nguyen Thi Thuy Duong" w:date="2019-12-17T16:01:00Z">
        <w:r w:rsidRPr="008037DD">
          <w:rPr>
            <w:szCs w:val="24"/>
            <w:rPrChange w:id="1147" w:author="Nguyen Thi Thuy Duong" w:date="2019-12-23T23:17:00Z">
              <w:rPr>
                <w:b w:val="0"/>
              </w:rPr>
            </w:rPrChange>
          </w:rPr>
          <w:t>Các testcase cần : 2000</w:t>
        </w:r>
      </w:ins>
    </w:p>
    <w:p w14:paraId="2F529EF1" w14:textId="5BE09DAE" w:rsidR="008E5E6B" w:rsidRPr="008037DD" w:rsidRDefault="008E5E6B">
      <w:pPr>
        <w:rPr>
          <w:szCs w:val="24"/>
          <w:rPrChange w:id="1148" w:author="Nguyen Thi Thuy Duong" w:date="2019-12-23T23:17:00Z">
            <w:rPr/>
          </w:rPrChange>
        </w:rPr>
        <w:pPrChange w:id="1149" w:author="Nguyen Thi Thuy Duong" w:date="2019-12-17T15:57:00Z">
          <w:pPr>
            <w:pStyle w:val="Heading2"/>
          </w:pPr>
        </w:pPrChange>
      </w:pPr>
      <w:ins w:id="1150" w:author="Nguyen Thi Thuy Duong" w:date="2019-12-17T16:01:00Z">
        <w:r w:rsidRPr="008037DD">
          <w:rPr>
            <w:szCs w:val="24"/>
            <w:rPrChange w:id="1151" w:author="Nguyen Thi Thuy Duong" w:date="2019-12-23T23:17:00Z">
              <w:rPr>
                <w:b w:val="0"/>
              </w:rPr>
            </w:rPrChange>
          </w:rPr>
          <w:t>Thời gian bàn giao dự án: 1/1/2020</w:t>
        </w:r>
      </w:ins>
    </w:p>
    <w:p w14:paraId="44F1BB96" w14:textId="41670471" w:rsidR="0079274C" w:rsidRDefault="0079274C" w:rsidP="0079274C">
      <w:pPr>
        <w:pStyle w:val="Heading2"/>
        <w:rPr>
          <w:ins w:id="1152" w:author="Nguyen Thi Thuy Duong" w:date="2019-12-17T16:02:00Z"/>
        </w:rPr>
      </w:pPr>
      <w:bookmarkStart w:id="1153" w:name="_Toc25660387"/>
      <w:bookmarkStart w:id="1154" w:name="_Toc28040797"/>
      <w:r>
        <w:t>Mô hình hoạt động hiện thời – nghiệp vụ</w:t>
      </w:r>
      <w:bookmarkEnd w:id="1153"/>
      <w:bookmarkEnd w:id="1154"/>
    </w:p>
    <w:p w14:paraId="17F70E4A" w14:textId="77777777" w:rsidR="008E5E6B" w:rsidRPr="00EE326B" w:rsidRDefault="008E5E6B">
      <w:pPr>
        <w:pStyle w:val="ListParagraph"/>
        <w:numPr>
          <w:ilvl w:val="0"/>
          <w:numId w:val="44"/>
        </w:numPr>
        <w:rPr>
          <w:ins w:id="1155" w:author="Nguyen Thi Thuy Duong" w:date="2019-12-17T16:04:00Z"/>
          <w:szCs w:val="24"/>
          <w:rPrChange w:id="1156" w:author="Nguyen Thi Thuy Duong" w:date="2019-12-23T23:17:00Z">
            <w:rPr>
              <w:ins w:id="1157" w:author="Nguyen Thi Thuy Duong" w:date="2019-12-17T16:04:00Z"/>
            </w:rPr>
          </w:rPrChange>
        </w:rPr>
        <w:pPrChange w:id="1158" w:author="Nguyen Thi Thuy Duong" w:date="2019-12-17T16:03:00Z">
          <w:pPr>
            <w:pStyle w:val="Heading2"/>
          </w:pPr>
        </w:pPrChange>
      </w:pPr>
      <w:ins w:id="1159" w:author="Nguyen Thi Thuy Duong" w:date="2019-12-17T16:03:00Z">
        <w:r w:rsidRPr="00F51530">
          <w:rPr>
            <w:szCs w:val="24"/>
          </w:rPr>
          <w:t>Mô hình bán hàng truyền thố</w:t>
        </w:r>
        <w:r w:rsidRPr="00081918">
          <w:rPr>
            <w:szCs w:val="24"/>
          </w:rPr>
          <w:t>ng hiện thờ</w:t>
        </w:r>
        <w:r w:rsidRPr="001B27DA">
          <w:rPr>
            <w:szCs w:val="24"/>
          </w:rPr>
          <w:t>i chỉ</w:t>
        </w:r>
        <w:r w:rsidRPr="00EE326B">
          <w:rPr>
            <w:szCs w:val="24"/>
            <w:rPrChange w:id="1160" w:author="Nguyen Thi Thuy Duong" w:date="2019-12-23T23:17:00Z">
              <w:rPr>
                <w:b w:val="0"/>
              </w:rPr>
            </w:rPrChange>
          </w:rPr>
          <w:t xml:space="preserve"> đáp ứng được khách hàng đến mua trực tiếp. </w:t>
        </w:r>
      </w:ins>
    </w:p>
    <w:p w14:paraId="249F6948" w14:textId="7A4CDB68" w:rsidR="008E5E6B" w:rsidRPr="00EE326B" w:rsidRDefault="008E5E6B">
      <w:pPr>
        <w:pStyle w:val="ListParagraph"/>
        <w:numPr>
          <w:ilvl w:val="0"/>
          <w:numId w:val="44"/>
        </w:numPr>
        <w:rPr>
          <w:ins w:id="1161" w:author="Nguyen Thi Thuy Duong" w:date="2019-12-17T16:08:00Z"/>
          <w:szCs w:val="24"/>
          <w:rPrChange w:id="1162" w:author="Nguyen Thi Thuy Duong" w:date="2019-12-23T23:17:00Z">
            <w:rPr>
              <w:ins w:id="1163" w:author="Nguyen Thi Thuy Duong" w:date="2019-12-17T16:08:00Z"/>
            </w:rPr>
          </w:rPrChange>
        </w:rPr>
        <w:pPrChange w:id="1164" w:author="Nguyen Thi Thuy Duong" w:date="2019-12-17T16:04:00Z">
          <w:pPr>
            <w:pStyle w:val="Heading2"/>
          </w:pPr>
        </w:pPrChange>
      </w:pPr>
      <w:ins w:id="1165" w:author="Nguyen Thi Thuy Duong" w:date="2019-12-17T16:04:00Z">
        <w:r w:rsidRPr="00EE326B">
          <w:rPr>
            <w:szCs w:val="24"/>
            <w:rPrChange w:id="1166" w:author="Nguyen Thi Thuy Duong" w:date="2019-12-23T23:17:00Z">
              <w:rPr>
                <w:b w:val="0"/>
              </w:rPr>
            </w:rPrChange>
          </w:rPr>
          <w:t>Không mở rộng được thị trường. Khó tiếp cận được khách hàng ở xa.</w:t>
        </w:r>
      </w:ins>
    </w:p>
    <w:p w14:paraId="2DE7F847" w14:textId="05C27AE2" w:rsidR="00CA706F" w:rsidRPr="00EE326B" w:rsidRDefault="00CA706F">
      <w:pPr>
        <w:pStyle w:val="ListParagraph"/>
        <w:numPr>
          <w:ilvl w:val="0"/>
          <w:numId w:val="44"/>
        </w:numPr>
        <w:rPr>
          <w:szCs w:val="24"/>
          <w:rPrChange w:id="1167" w:author="Nguyen Thi Thuy Duong" w:date="2019-12-23T23:17:00Z">
            <w:rPr/>
          </w:rPrChange>
        </w:rPr>
        <w:pPrChange w:id="1168" w:author="Nguyen Thi Thuy Duong" w:date="2019-12-17T16:09:00Z">
          <w:pPr>
            <w:pStyle w:val="Heading2"/>
          </w:pPr>
        </w:pPrChange>
      </w:pPr>
      <w:ins w:id="1169" w:author="Nguyen Thi Thuy Duong" w:date="2019-12-17T16:08:00Z">
        <w:r w:rsidRPr="00EE326B">
          <w:rPr>
            <w:szCs w:val="24"/>
            <w:rPrChange w:id="1170" w:author="Nguyen Thi Thuy Duong" w:date="2019-12-23T23:17:00Z">
              <w:rPr>
                <w:b w:val="0"/>
              </w:rPr>
            </w:rPrChange>
          </w:rPr>
          <w:t>Nhập xuất hàng hóa phải ghi chép qua excel, tiềm ẩn nhiều rủi ro.</w:t>
        </w:r>
      </w:ins>
    </w:p>
    <w:p w14:paraId="1C5B7F6C" w14:textId="7AB175F2" w:rsidR="0079274C" w:rsidRDefault="0079274C" w:rsidP="0079274C">
      <w:pPr>
        <w:pStyle w:val="Heading2"/>
        <w:rPr>
          <w:ins w:id="1171" w:author="Nguyen Thi Thuy Duong" w:date="2019-12-17T16:05:00Z"/>
        </w:rPr>
      </w:pPr>
      <w:bookmarkStart w:id="1172" w:name="_Toc25660388"/>
      <w:bookmarkStart w:id="1173" w:name="_Toc28040798"/>
      <w:r>
        <w:lastRenderedPageBreak/>
        <w:t>Mô hình hoạt động dự kiến sau khi áp dụng sản phẩm mới</w:t>
      </w:r>
      <w:bookmarkEnd w:id="1172"/>
      <w:bookmarkEnd w:id="1173"/>
    </w:p>
    <w:p w14:paraId="0506C439" w14:textId="51B302EC" w:rsidR="00CA706F" w:rsidRPr="00EE326B" w:rsidRDefault="00CA706F">
      <w:pPr>
        <w:pStyle w:val="ListParagraph"/>
        <w:numPr>
          <w:ilvl w:val="0"/>
          <w:numId w:val="44"/>
        </w:numPr>
        <w:rPr>
          <w:ins w:id="1174" w:author="Nguyen Thi Thuy Duong" w:date="2019-12-17T16:05:00Z"/>
          <w:szCs w:val="24"/>
          <w:rPrChange w:id="1175" w:author="Nguyen Thi Thuy Duong" w:date="2019-12-23T23:17:00Z">
            <w:rPr>
              <w:ins w:id="1176" w:author="Nguyen Thi Thuy Duong" w:date="2019-12-17T16:05:00Z"/>
            </w:rPr>
          </w:rPrChange>
        </w:rPr>
        <w:pPrChange w:id="1177" w:author="Nguyen Thi Thuy Duong" w:date="2019-12-17T16:05:00Z">
          <w:pPr>
            <w:pStyle w:val="Heading2"/>
          </w:pPr>
        </w:pPrChange>
      </w:pPr>
      <w:ins w:id="1178" w:author="Nguyen Thi Thuy Duong" w:date="2019-12-17T16:05:00Z">
        <w:r w:rsidRPr="00F51530">
          <w:rPr>
            <w:szCs w:val="24"/>
          </w:rPr>
          <w:t>Phục vụ</w:t>
        </w:r>
        <w:r w:rsidRPr="00081918">
          <w:rPr>
            <w:szCs w:val="24"/>
          </w:rPr>
          <w:t xml:space="preserve"> được các khách hàng không có thờ</w:t>
        </w:r>
        <w:r w:rsidRPr="001B27DA">
          <w:rPr>
            <w:szCs w:val="24"/>
          </w:rPr>
          <w:t>i gian đế</w:t>
        </w:r>
        <w:r w:rsidRPr="00EE326B">
          <w:rPr>
            <w:szCs w:val="24"/>
            <w:rPrChange w:id="1179" w:author="Nguyen Thi Thuy Duong" w:date="2019-12-23T23:17:00Z">
              <w:rPr>
                <w:b w:val="0"/>
              </w:rPr>
            </w:rPrChange>
          </w:rPr>
          <w:t>n mua trực tiếp.</w:t>
        </w:r>
      </w:ins>
    </w:p>
    <w:p w14:paraId="5B840700" w14:textId="1CF9D3E5" w:rsidR="00CA706F" w:rsidRPr="00EE326B" w:rsidRDefault="00CA706F">
      <w:pPr>
        <w:pStyle w:val="ListParagraph"/>
        <w:numPr>
          <w:ilvl w:val="0"/>
          <w:numId w:val="44"/>
        </w:numPr>
        <w:rPr>
          <w:ins w:id="1180" w:author="Nguyen Thi Thuy Duong" w:date="2019-12-17T16:06:00Z"/>
          <w:szCs w:val="24"/>
          <w:rPrChange w:id="1181" w:author="Nguyen Thi Thuy Duong" w:date="2019-12-23T23:17:00Z">
            <w:rPr>
              <w:ins w:id="1182" w:author="Nguyen Thi Thuy Duong" w:date="2019-12-17T16:06:00Z"/>
            </w:rPr>
          </w:rPrChange>
        </w:rPr>
        <w:pPrChange w:id="1183" w:author="Nguyen Thi Thuy Duong" w:date="2019-12-17T16:05:00Z">
          <w:pPr>
            <w:pStyle w:val="Heading2"/>
          </w:pPr>
        </w:pPrChange>
      </w:pPr>
      <w:ins w:id="1184" w:author="Nguyen Thi Thuy Duong" w:date="2019-12-17T16:06:00Z">
        <w:r w:rsidRPr="00EE326B">
          <w:rPr>
            <w:szCs w:val="24"/>
            <w:rPrChange w:id="1185" w:author="Nguyen Thi Thuy Duong" w:date="2019-12-23T23:17:00Z">
              <w:rPr>
                <w:b w:val="0"/>
              </w:rPr>
            </w:rPrChange>
          </w:rPr>
          <w:t>Khách hàng có thể lựa chọn sản phẩm yêu thích trước khi đến mua, tiết kiệm thời gian.</w:t>
        </w:r>
      </w:ins>
    </w:p>
    <w:p w14:paraId="0CC53710" w14:textId="77777777" w:rsidR="00CA706F" w:rsidRPr="00EE326B" w:rsidRDefault="00CA706F">
      <w:pPr>
        <w:pStyle w:val="ListParagraph"/>
        <w:numPr>
          <w:ilvl w:val="0"/>
          <w:numId w:val="44"/>
        </w:numPr>
        <w:rPr>
          <w:ins w:id="1186" w:author="Nguyen Thi Thuy Duong" w:date="2019-12-17T16:07:00Z"/>
          <w:szCs w:val="24"/>
          <w:rPrChange w:id="1187" w:author="Nguyen Thi Thuy Duong" w:date="2019-12-23T23:17:00Z">
            <w:rPr>
              <w:ins w:id="1188" w:author="Nguyen Thi Thuy Duong" w:date="2019-12-17T16:07:00Z"/>
            </w:rPr>
          </w:rPrChange>
        </w:rPr>
        <w:pPrChange w:id="1189" w:author="Nguyen Thi Thuy Duong" w:date="2019-12-17T16:05:00Z">
          <w:pPr>
            <w:pStyle w:val="Heading2"/>
          </w:pPr>
        </w:pPrChange>
      </w:pPr>
      <w:ins w:id="1190" w:author="Nguyen Thi Thuy Duong" w:date="2019-12-17T16:07:00Z">
        <w:r w:rsidRPr="00EE326B">
          <w:rPr>
            <w:szCs w:val="24"/>
            <w:rPrChange w:id="1191" w:author="Nguyen Thi Thuy Duong" w:date="2019-12-23T23:17:00Z">
              <w:rPr>
                <w:b w:val="0"/>
              </w:rPr>
            </w:rPrChange>
          </w:rPr>
          <w:t>Khách hàng có thể đặt hàng trực tiếp, tiết kiệm thời gian.</w:t>
        </w:r>
      </w:ins>
    </w:p>
    <w:p w14:paraId="3742BD0D" w14:textId="3F4C93C2" w:rsidR="00CA706F" w:rsidRPr="00EE326B" w:rsidRDefault="00CA706F">
      <w:pPr>
        <w:pStyle w:val="ListParagraph"/>
        <w:numPr>
          <w:ilvl w:val="0"/>
          <w:numId w:val="44"/>
        </w:numPr>
        <w:rPr>
          <w:szCs w:val="24"/>
          <w:rPrChange w:id="1192" w:author="Nguyen Thi Thuy Duong" w:date="2019-12-23T23:17:00Z">
            <w:rPr/>
          </w:rPrChange>
        </w:rPr>
        <w:pPrChange w:id="1193" w:author="Nguyen Thi Thuy Duong" w:date="2019-12-17T16:05:00Z">
          <w:pPr>
            <w:pStyle w:val="Heading2"/>
          </w:pPr>
        </w:pPrChange>
      </w:pPr>
      <w:ins w:id="1194" w:author="Nguyen Thi Thuy Duong" w:date="2019-12-17T16:07:00Z">
        <w:r w:rsidRPr="00EE326B">
          <w:rPr>
            <w:szCs w:val="24"/>
            <w:rPrChange w:id="1195" w:author="Nguyen Thi Thuy Duong" w:date="2019-12-23T23:17:00Z">
              <w:rPr>
                <w:b w:val="0"/>
              </w:rPr>
            </w:rPrChange>
          </w:rPr>
          <w:t>Nhà bán có thể quản lý nhập xuất hàng</w:t>
        </w:r>
      </w:ins>
      <w:ins w:id="1196" w:author="Nguyen Thi Thuy Duong" w:date="2019-12-17T16:09:00Z">
        <w:r w:rsidRPr="00EE326B">
          <w:rPr>
            <w:szCs w:val="24"/>
            <w:rPrChange w:id="1197" w:author="Nguyen Thi Thuy Duong" w:date="2019-12-23T23:17:00Z">
              <w:rPr>
                <w:b w:val="0"/>
              </w:rPr>
            </w:rPrChange>
          </w:rPr>
          <w:t>, hạn chế rủi ro</w:t>
        </w:r>
      </w:ins>
      <w:ins w:id="1198" w:author="Nguyen Thi Thuy Duong" w:date="2019-12-17T16:07:00Z">
        <w:r w:rsidRPr="00EE326B">
          <w:rPr>
            <w:szCs w:val="24"/>
            <w:rPrChange w:id="1199" w:author="Nguyen Thi Thuy Duong" w:date="2019-12-23T23:17:00Z">
              <w:rPr>
                <w:b w:val="0"/>
              </w:rPr>
            </w:rPrChange>
          </w:rPr>
          <w:t xml:space="preserve">. </w:t>
        </w:r>
      </w:ins>
    </w:p>
    <w:p w14:paraId="66BF7ABC" w14:textId="77777777" w:rsidR="0079274C" w:rsidRDefault="0079274C" w:rsidP="0079274C">
      <w:pPr>
        <w:pStyle w:val="Heading2"/>
      </w:pPr>
      <w:bookmarkStart w:id="1200" w:name="_Toc25660389"/>
      <w:bookmarkStart w:id="1201" w:name="_Toc28040799"/>
      <w:r>
        <w:t>Phạm vi dự án</w:t>
      </w:r>
      <w:bookmarkEnd w:id="1200"/>
      <w:bookmarkEnd w:id="1201"/>
    </w:p>
    <w:p w14:paraId="7468B3F6" w14:textId="77777777" w:rsidR="00EE326B" w:rsidRDefault="00EE326B">
      <w:pPr>
        <w:pStyle w:val="ListParagraph"/>
        <w:numPr>
          <w:ilvl w:val="0"/>
          <w:numId w:val="44"/>
        </w:numPr>
        <w:rPr>
          <w:ins w:id="1202" w:author="Nguyen Thi Thuy Duong" w:date="2019-12-23T23:22:00Z"/>
          <w:szCs w:val="24"/>
        </w:rPr>
        <w:pPrChange w:id="1203" w:author="Nguyen Thi Thuy Duong" w:date="2019-12-23T23:21:00Z">
          <w:pPr/>
        </w:pPrChange>
      </w:pPr>
      <w:ins w:id="1204" w:author="Nguyen Thi Thuy Duong" w:date="2019-12-23T23:21:00Z">
        <w:r>
          <w:rPr>
            <w:szCs w:val="24"/>
          </w:rPr>
          <w:t xml:space="preserve">Cho phép </w:t>
        </w:r>
      </w:ins>
      <w:ins w:id="1205" w:author="Nguyen Thi Thuy Duong" w:date="2019-12-23T23:22:00Z">
        <w:r>
          <w:rPr>
            <w:szCs w:val="24"/>
          </w:rPr>
          <w:t>~1000 người dùng truy cập cùng một lúc</w:t>
        </w:r>
      </w:ins>
    </w:p>
    <w:p w14:paraId="3A616605" w14:textId="77777777" w:rsidR="00EE326B" w:rsidRDefault="00EE326B">
      <w:pPr>
        <w:pStyle w:val="ListParagraph"/>
        <w:numPr>
          <w:ilvl w:val="0"/>
          <w:numId w:val="44"/>
        </w:numPr>
        <w:rPr>
          <w:ins w:id="1206" w:author="Nguyen Thi Thuy Duong" w:date="2019-12-23T23:23:00Z"/>
          <w:szCs w:val="24"/>
        </w:rPr>
        <w:pPrChange w:id="1207" w:author="Nguyen Thi Thuy Duong" w:date="2019-12-23T23:21:00Z">
          <w:pPr/>
        </w:pPrChange>
      </w:pPr>
      <w:ins w:id="1208" w:author="Nguyen Thi Thuy Duong" w:date="2019-12-23T23:23:00Z">
        <w:r>
          <w:rPr>
            <w:szCs w:val="24"/>
          </w:rPr>
          <w:t>Bất kì ai cũng có thể truy cập được trang web</w:t>
        </w:r>
      </w:ins>
    </w:p>
    <w:p w14:paraId="72DE1C64" w14:textId="79CCA1A0" w:rsidR="0079242A" w:rsidRPr="00081918" w:rsidDel="00EE326B" w:rsidRDefault="00633E31">
      <w:pPr>
        <w:pStyle w:val="ListParagraph"/>
        <w:ind w:left="720"/>
        <w:rPr>
          <w:del w:id="1209" w:author="Nguyen Thi Thuy Duong" w:date="2019-12-23T23:18:00Z"/>
          <w:szCs w:val="24"/>
        </w:rPr>
        <w:pPrChange w:id="1210" w:author="Nguyen Thi Thuy Duong" w:date="2019-12-23T23:23:00Z">
          <w:pPr/>
        </w:pPrChange>
      </w:pPr>
      <w:del w:id="1211" w:author="Nguyen Thi Thuy Duong" w:date="2019-12-23T23:18:00Z">
        <w:r w:rsidRPr="00F51530" w:rsidDel="00EE326B">
          <w:rPr>
            <w:szCs w:val="24"/>
          </w:rPr>
          <w:delText>với các shop có nhu cầ</w:delText>
        </w:r>
        <w:r w:rsidRPr="00081918" w:rsidDel="00EE326B">
          <w:rPr>
            <w:szCs w:val="24"/>
          </w:rPr>
          <w:delText>u bán hàng online.</w:delText>
        </w:r>
      </w:del>
    </w:p>
    <w:p w14:paraId="248D9A21" w14:textId="2CF04C6A" w:rsidR="0079242A" w:rsidDel="00792FEF" w:rsidRDefault="0079242A">
      <w:pPr>
        <w:pStyle w:val="ListParagraph"/>
        <w:ind w:left="720"/>
        <w:rPr>
          <w:del w:id="1212" w:author="Nguyen Thi Thuy Duong" w:date="2019-12-17T16:21:00Z"/>
        </w:rPr>
        <w:pPrChange w:id="1213" w:author="Nguyen Thi Thuy Duong" w:date="2019-12-23T23:23:00Z">
          <w:pPr/>
        </w:pPrChange>
      </w:pPr>
    </w:p>
    <w:p w14:paraId="0B1E9593" w14:textId="0C87EB0C" w:rsidR="0079242A" w:rsidDel="00792FEF" w:rsidRDefault="0079242A">
      <w:pPr>
        <w:pStyle w:val="ListParagraph"/>
        <w:ind w:left="720"/>
        <w:rPr>
          <w:del w:id="1214" w:author="Nguyen Thi Thuy Duong" w:date="2019-12-17T16:21:00Z"/>
        </w:rPr>
        <w:pPrChange w:id="1215" w:author="Nguyen Thi Thuy Duong" w:date="2019-12-23T23:23:00Z">
          <w:pPr/>
        </w:pPrChange>
      </w:pPr>
    </w:p>
    <w:p w14:paraId="2BAE4882" w14:textId="06D0497A" w:rsidR="0079242A" w:rsidDel="00792FEF" w:rsidRDefault="0079242A">
      <w:pPr>
        <w:pStyle w:val="ListParagraph"/>
        <w:ind w:left="720"/>
        <w:rPr>
          <w:del w:id="1216" w:author="Nguyen Thi Thuy Duong" w:date="2019-12-17T16:21:00Z"/>
        </w:rPr>
        <w:pPrChange w:id="1217" w:author="Nguyen Thi Thuy Duong" w:date="2019-12-23T23:23:00Z">
          <w:pPr/>
        </w:pPrChange>
      </w:pPr>
    </w:p>
    <w:p w14:paraId="7BF30865" w14:textId="64CE045E" w:rsidR="0079242A" w:rsidDel="00792FEF" w:rsidRDefault="0079242A">
      <w:pPr>
        <w:pStyle w:val="ListParagraph"/>
        <w:ind w:left="720"/>
        <w:rPr>
          <w:del w:id="1218" w:author="Nguyen Thi Thuy Duong" w:date="2019-12-17T16:21:00Z"/>
        </w:rPr>
        <w:pPrChange w:id="1219" w:author="Nguyen Thi Thuy Duong" w:date="2019-12-23T23:23:00Z">
          <w:pPr/>
        </w:pPrChange>
      </w:pPr>
    </w:p>
    <w:p w14:paraId="61DAEB16" w14:textId="4DE2A3BC" w:rsidR="0079242A" w:rsidDel="00792FEF" w:rsidRDefault="0079242A">
      <w:pPr>
        <w:pStyle w:val="ListParagraph"/>
        <w:ind w:left="720"/>
        <w:rPr>
          <w:del w:id="1220" w:author="Nguyen Thi Thuy Duong" w:date="2019-12-17T16:21:00Z"/>
        </w:rPr>
        <w:pPrChange w:id="1221" w:author="Nguyen Thi Thuy Duong" w:date="2019-12-23T23:23:00Z">
          <w:pPr/>
        </w:pPrChange>
      </w:pPr>
    </w:p>
    <w:p w14:paraId="26B66E03" w14:textId="7CC42B77" w:rsidR="0079242A" w:rsidDel="00792FEF" w:rsidRDefault="0079242A">
      <w:pPr>
        <w:pStyle w:val="ListParagraph"/>
        <w:ind w:left="720"/>
        <w:rPr>
          <w:del w:id="1222" w:author="Nguyen Thi Thuy Duong" w:date="2019-12-17T16:21:00Z"/>
        </w:rPr>
        <w:pPrChange w:id="1223" w:author="Nguyen Thi Thuy Duong" w:date="2019-12-23T23:23:00Z">
          <w:pPr/>
        </w:pPrChange>
      </w:pPr>
    </w:p>
    <w:p w14:paraId="6CE898F5" w14:textId="2ECCBEF5" w:rsidR="0079242A" w:rsidDel="00792FEF" w:rsidRDefault="0079242A">
      <w:pPr>
        <w:pStyle w:val="ListParagraph"/>
        <w:ind w:left="720"/>
        <w:rPr>
          <w:del w:id="1224" w:author="Nguyen Thi Thuy Duong" w:date="2019-12-17T16:21:00Z"/>
        </w:rPr>
        <w:pPrChange w:id="1225" w:author="Nguyen Thi Thuy Duong" w:date="2019-12-23T23:23:00Z">
          <w:pPr/>
        </w:pPrChange>
      </w:pPr>
    </w:p>
    <w:p w14:paraId="49DF0595" w14:textId="77777777" w:rsidR="0079242A" w:rsidRPr="003950D7" w:rsidRDefault="0079242A">
      <w:pPr>
        <w:pStyle w:val="ListParagraph"/>
        <w:ind w:left="720"/>
        <w:pPrChange w:id="1226" w:author="Nguyen Thi Thuy Duong" w:date="2019-12-23T23:23:00Z">
          <w:pPr/>
        </w:pPrChange>
      </w:pPr>
    </w:p>
    <w:p w14:paraId="5E654134" w14:textId="77777777" w:rsidR="0079274C" w:rsidRDefault="0079274C" w:rsidP="0079274C">
      <w:pPr>
        <w:pStyle w:val="Heading1"/>
      </w:pPr>
      <w:bookmarkStart w:id="1227" w:name="_Toc25660390"/>
      <w:bookmarkStart w:id="1228" w:name="_Toc28040800"/>
      <w:r>
        <w:t>Giao tiếp/Trao đổi thông tin</w:t>
      </w:r>
      <w:bookmarkEnd w:id="1227"/>
      <w:bookmarkEnd w:id="1228"/>
    </w:p>
    <w:p w14:paraId="6D834DF1" w14:textId="77EC8D0C" w:rsidR="003F3A39" w:rsidRDefault="003F3A39" w:rsidP="003F3A39">
      <w:pPr>
        <w:pStyle w:val="Heading2"/>
        <w:rPr>
          <w:ins w:id="1229" w:author="Nguyen Thi Thuy Duong" w:date="2019-12-17T16:12:00Z"/>
        </w:rPr>
      </w:pPr>
      <w:bookmarkStart w:id="1230" w:name="_Toc28040801"/>
      <w:r>
        <w:t xml:space="preserve">Kênh liên lạc chính thống </w:t>
      </w:r>
      <w:del w:id="1231" w:author="Nguyen Thi Thuy Duong" w:date="2019-12-17T16:12:00Z">
        <w:r w:rsidDel="00CA706F">
          <w:delText>-</w:delText>
        </w:r>
      </w:del>
      <w:ins w:id="1232" w:author="Nguyen Thi Thuy Duong" w:date="2019-12-17T16:12:00Z">
        <w:r w:rsidR="00CA706F">
          <w:t>–</w:t>
        </w:r>
      </w:ins>
      <w:r>
        <w:t xml:space="preserve"> Email</w:t>
      </w:r>
      <w:bookmarkEnd w:id="1230"/>
    </w:p>
    <w:p w14:paraId="506BFD5C" w14:textId="77777777" w:rsidR="00CA706F" w:rsidRPr="00EE326B" w:rsidRDefault="00CA706F" w:rsidP="00CA706F">
      <w:pPr>
        <w:rPr>
          <w:ins w:id="1233" w:author="Nguyen Thi Thuy Duong" w:date="2019-12-17T16:13:00Z"/>
          <w:iCs/>
          <w:szCs w:val="24"/>
          <w:rPrChange w:id="1234" w:author="Nguyen Thi Thuy Duong" w:date="2019-12-23T23:23:00Z">
            <w:rPr>
              <w:ins w:id="1235" w:author="Nguyen Thi Thuy Duong" w:date="2019-12-17T16:13:00Z"/>
              <w:iCs/>
            </w:rPr>
          </w:rPrChange>
        </w:rPr>
      </w:pPr>
      <w:ins w:id="1236" w:author="Nguyen Thi Thuy Duong" w:date="2019-12-17T16:13:00Z">
        <w:r w:rsidRPr="00F51530">
          <w:rPr>
            <w:iCs/>
            <w:szCs w:val="24"/>
          </w:rPr>
          <w:t>Mọi trao đổ</w:t>
        </w:r>
        <w:r w:rsidRPr="00081918">
          <w:rPr>
            <w:iCs/>
            <w:szCs w:val="24"/>
          </w:rPr>
          <w:t>i phải thông qua hình thứ</w:t>
        </w:r>
        <w:r w:rsidRPr="001B27DA">
          <w:rPr>
            <w:iCs/>
            <w:szCs w:val="24"/>
          </w:rPr>
          <w:t>c Email, hoặ</w:t>
        </w:r>
        <w:r w:rsidRPr="00EE326B">
          <w:rPr>
            <w:iCs/>
            <w:szCs w:val="24"/>
            <w:rPrChange w:id="1237" w:author="Nguyen Thi Thuy Duong" w:date="2019-12-23T23:23:00Z">
              <w:rPr>
                <w:iCs/>
              </w:rPr>
            </w:rPrChange>
          </w:rPr>
          <w:t>c tổng kết lại trên Email mới có giá trị pháp lý</w:t>
        </w:r>
      </w:ins>
    </w:p>
    <w:p w14:paraId="59E3819F" w14:textId="77777777" w:rsidR="00CA706F" w:rsidRPr="00EE326B" w:rsidRDefault="00CA706F" w:rsidP="00CA706F">
      <w:pPr>
        <w:pStyle w:val="ListParagraph"/>
        <w:numPr>
          <w:ilvl w:val="0"/>
          <w:numId w:val="11"/>
        </w:numPr>
        <w:rPr>
          <w:ins w:id="1238" w:author="Nguyen Thi Thuy Duong" w:date="2019-12-17T16:13:00Z"/>
          <w:iCs/>
          <w:szCs w:val="24"/>
          <w:rPrChange w:id="1239" w:author="Nguyen Thi Thuy Duong" w:date="2019-12-23T23:23:00Z">
            <w:rPr>
              <w:ins w:id="1240" w:author="Nguyen Thi Thuy Duong" w:date="2019-12-17T16:13:00Z"/>
              <w:iCs/>
            </w:rPr>
          </w:rPrChange>
        </w:rPr>
      </w:pPr>
      <w:ins w:id="1241" w:author="Nguyen Thi Thuy Duong" w:date="2019-12-17T16:13:00Z">
        <w:r w:rsidRPr="00EE326B">
          <w:rPr>
            <w:iCs/>
            <w:szCs w:val="24"/>
            <w:rPrChange w:id="1242" w:author="Nguyen Thi Thuy Duong" w:date="2019-12-23T23:23:00Z">
              <w:rPr>
                <w:iCs/>
              </w:rPr>
            </w:rPrChange>
          </w:rPr>
          <w:t>Không chấp nhận qua facebook, skypee,...</w:t>
        </w:r>
      </w:ins>
    </w:p>
    <w:p w14:paraId="07F08A61" w14:textId="77777777" w:rsidR="00CA706F" w:rsidRPr="00EE326B" w:rsidRDefault="00CA706F" w:rsidP="00CA706F">
      <w:pPr>
        <w:pStyle w:val="ListParagraph"/>
        <w:numPr>
          <w:ilvl w:val="0"/>
          <w:numId w:val="11"/>
        </w:numPr>
        <w:rPr>
          <w:ins w:id="1243" w:author="Nguyen Thi Thuy Duong" w:date="2019-12-17T16:13:00Z"/>
          <w:iCs/>
          <w:szCs w:val="24"/>
          <w:rPrChange w:id="1244" w:author="Nguyen Thi Thuy Duong" w:date="2019-12-23T23:23:00Z">
            <w:rPr>
              <w:ins w:id="1245" w:author="Nguyen Thi Thuy Duong" w:date="2019-12-17T16:13:00Z"/>
              <w:iCs/>
            </w:rPr>
          </w:rPrChange>
        </w:rPr>
      </w:pPr>
      <w:ins w:id="1246" w:author="Nguyen Thi Thuy Duong" w:date="2019-12-17T16:13:00Z">
        <w:r w:rsidRPr="00EE326B">
          <w:rPr>
            <w:iCs/>
            <w:szCs w:val="24"/>
            <w:rPrChange w:id="1247" w:author="Nguyen Thi Thuy Duong" w:date="2019-12-23T23:23:00Z">
              <w:rPr>
                <w:iCs/>
              </w:rPr>
            </w:rPrChange>
          </w:rPr>
          <w:t>Không chấp nhận nói miệng</w:t>
        </w:r>
      </w:ins>
    </w:p>
    <w:p w14:paraId="31F96802" w14:textId="77777777" w:rsidR="00CA706F" w:rsidRPr="00EE326B" w:rsidRDefault="00CA706F" w:rsidP="00CA706F">
      <w:pPr>
        <w:rPr>
          <w:ins w:id="1248" w:author="Nguyen Thi Thuy Duong" w:date="2019-12-17T16:13:00Z"/>
          <w:iCs/>
          <w:szCs w:val="24"/>
          <w:rPrChange w:id="1249" w:author="Nguyen Thi Thuy Duong" w:date="2019-12-23T23:23:00Z">
            <w:rPr>
              <w:ins w:id="1250" w:author="Nguyen Thi Thuy Duong" w:date="2019-12-17T16:13:00Z"/>
              <w:iCs/>
            </w:rPr>
          </w:rPrChange>
        </w:rPr>
      </w:pPr>
      <w:ins w:id="1251" w:author="Nguyen Thi Thuy Duong" w:date="2019-12-17T16:13:00Z">
        <w:r w:rsidRPr="00EE326B">
          <w:rPr>
            <w:iCs/>
            <w:szCs w:val="24"/>
            <w:rPrChange w:id="1252" w:author="Nguyen Thi Thuy Duong" w:date="2019-12-23T23:23:00Z">
              <w:rPr>
                <w:iCs/>
              </w:rPr>
            </w:rPrChange>
          </w:rPr>
          <w:t>Mọi Email phải được gửi tới tất cả thành viên trong nhóm dự án tuân theo bảng MEMBER ROLE TABLE</w:t>
        </w:r>
      </w:ins>
    </w:p>
    <w:p w14:paraId="2A81C1CE" w14:textId="77777777" w:rsidR="00EE326B" w:rsidRDefault="00CA706F" w:rsidP="00CA706F">
      <w:pPr>
        <w:rPr>
          <w:ins w:id="1253" w:author="Nguyen Thi Thuy Duong" w:date="2019-12-23T23:23:00Z"/>
          <w:iCs/>
          <w:szCs w:val="24"/>
        </w:rPr>
      </w:pPr>
      <w:ins w:id="1254" w:author="Nguyen Thi Thuy Duong" w:date="2019-12-17T16:13:00Z">
        <w:r w:rsidRPr="00EE326B">
          <w:rPr>
            <w:iCs/>
            <w:szCs w:val="24"/>
            <w:rPrChange w:id="1255" w:author="Nguyen Thi Thuy Duong" w:date="2019-12-23T23:23:00Z">
              <w:rPr>
                <w:iCs/>
              </w:rPr>
            </w:rPrChange>
          </w:rPr>
          <w:t xml:space="preserve">Mọi Email phải có Subject bắt đầu bằng mã dự án. </w:t>
        </w:r>
      </w:ins>
    </w:p>
    <w:p w14:paraId="4817D41E" w14:textId="1F9176A8" w:rsidR="00CA706F" w:rsidRPr="001B27DA" w:rsidRDefault="00CA706F" w:rsidP="00CA706F">
      <w:pPr>
        <w:rPr>
          <w:ins w:id="1256" w:author="Nguyen Thi Thuy Duong" w:date="2019-12-17T16:13:00Z"/>
          <w:iCs/>
          <w:szCs w:val="24"/>
        </w:rPr>
      </w:pPr>
      <w:ins w:id="1257" w:author="Nguyen Thi Thuy Duong" w:date="2019-12-17T16:13:00Z">
        <w:r w:rsidRPr="00F51530">
          <w:rPr>
            <w:iCs/>
            <w:szCs w:val="24"/>
          </w:rPr>
          <w:t>Ví dụ: XDD: Báo cáo tiế</w:t>
        </w:r>
        <w:r w:rsidRPr="00081918">
          <w:rPr>
            <w:iCs/>
            <w:szCs w:val="24"/>
          </w:rPr>
          <w:t>n độ tuầ</w:t>
        </w:r>
        <w:r w:rsidRPr="001B27DA">
          <w:rPr>
            <w:iCs/>
            <w:szCs w:val="24"/>
          </w:rPr>
          <w:t>n 1</w:t>
        </w:r>
      </w:ins>
    </w:p>
    <w:p w14:paraId="54128D7C" w14:textId="1AA88664" w:rsidR="00CA706F" w:rsidRPr="00EE326B" w:rsidRDefault="00CA706F">
      <w:pPr>
        <w:rPr>
          <w:iCs/>
          <w:szCs w:val="24"/>
          <w:rPrChange w:id="1258" w:author="Nguyen Thi Thuy Duong" w:date="2019-12-23T23:23:00Z">
            <w:rPr>
              <w:iCs/>
            </w:rPr>
          </w:rPrChange>
        </w:rPr>
        <w:pPrChange w:id="1259" w:author="Nguyen Thi Thuy Duong" w:date="2019-12-17T16:12:00Z">
          <w:pPr>
            <w:pStyle w:val="Heading2"/>
          </w:pPr>
        </w:pPrChange>
      </w:pPr>
      <w:ins w:id="1260" w:author="Nguyen Thi Thuy Duong" w:date="2019-12-17T16:13:00Z">
        <w:r w:rsidRPr="00EE326B">
          <w:rPr>
            <w:iCs/>
            <w:szCs w:val="24"/>
            <w:rPrChange w:id="1261" w:author="Nguyen Thi Thuy Duong" w:date="2019-12-23T23:23:00Z">
              <w:rPr>
                <w:b w:val="0"/>
                <w:iCs/>
              </w:rPr>
            </w:rPrChange>
          </w:rPr>
          <w:t>Khi trả lời Email phải reply Email cũ không được tạo mới (Email lưu lại lịch sử các lượt trao đổi  sẽ dễ dàng tìm lại, xác định trách nhiệm)</w:t>
        </w:r>
      </w:ins>
    </w:p>
    <w:p w14:paraId="3ADEA41E" w14:textId="2F608A34" w:rsidR="00EF4083" w:rsidRDefault="007E44ED" w:rsidP="00EF4083">
      <w:pPr>
        <w:pStyle w:val="Heading2"/>
        <w:rPr>
          <w:ins w:id="1262" w:author="Nguyen Thi Thuy Duong" w:date="2019-12-17T16:14:00Z"/>
        </w:rPr>
      </w:pPr>
      <w:bookmarkStart w:id="1263" w:name="_Toc28040802"/>
      <w:r>
        <w:t>Họp offline</w:t>
      </w:r>
      <w:bookmarkEnd w:id="1263"/>
    </w:p>
    <w:p w14:paraId="67A03B4C" w14:textId="77777777" w:rsidR="00CA706F" w:rsidRPr="00EE326B" w:rsidRDefault="00CA706F" w:rsidP="00CA706F">
      <w:pPr>
        <w:rPr>
          <w:ins w:id="1264" w:author="Nguyen Thi Thuy Duong" w:date="2019-12-17T16:14:00Z"/>
          <w:iCs/>
          <w:szCs w:val="24"/>
          <w:rPrChange w:id="1265" w:author="Nguyen Thi Thuy Duong" w:date="2019-12-23T23:24:00Z">
            <w:rPr>
              <w:ins w:id="1266" w:author="Nguyen Thi Thuy Duong" w:date="2019-12-17T16:14:00Z"/>
              <w:iCs/>
            </w:rPr>
          </w:rPrChange>
        </w:rPr>
      </w:pPr>
      <w:ins w:id="1267" w:author="Nguyen Thi Thuy Duong" w:date="2019-12-17T16:14:00Z">
        <w:r w:rsidRPr="00F51530">
          <w:rPr>
            <w:iCs/>
            <w:szCs w:val="24"/>
          </w:rPr>
          <w:t>Các qui định về</w:t>
        </w:r>
        <w:r w:rsidRPr="00081918">
          <w:rPr>
            <w:iCs/>
            <w:szCs w:val="24"/>
          </w:rPr>
          <w:t xml:space="preserve"> họp hành nộ</w:t>
        </w:r>
        <w:r w:rsidRPr="001B27DA">
          <w:rPr>
            <w:iCs/>
            <w:szCs w:val="24"/>
          </w:rPr>
          <w:t>i bộ</w:t>
        </w:r>
        <w:r w:rsidRPr="00EE326B">
          <w:rPr>
            <w:iCs/>
            <w:szCs w:val="24"/>
            <w:rPrChange w:id="1268" w:author="Nguyen Thi Thuy Duong" w:date="2019-12-23T23:24:00Z">
              <w:rPr>
                <w:iCs/>
              </w:rPr>
            </w:rPrChange>
          </w:rPr>
          <w:t>:</w:t>
        </w:r>
      </w:ins>
    </w:p>
    <w:p w14:paraId="090FCCAC" w14:textId="77777777" w:rsidR="00CA706F" w:rsidRPr="00EE326B" w:rsidRDefault="00CA706F" w:rsidP="00CA706F">
      <w:pPr>
        <w:pStyle w:val="ListParagraph"/>
        <w:numPr>
          <w:ilvl w:val="0"/>
          <w:numId w:val="36"/>
        </w:numPr>
        <w:rPr>
          <w:ins w:id="1269" w:author="Nguyen Thi Thuy Duong" w:date="2019-12-17T16:14:00Z"/>
          <w:iCs/>
          <w:szCs w:val="24"/>
          <w:rPrChange w:id="1270" w:author="Nguyen Thi Thuy Duong" w:date="2019-12-23T23:24:00Z">
            <w:rPr>
              <w:ins w:id="1271" w:author="Nguyen Thi Thuy Duong" w:date="2019-12-17T16:14:00Z"/>
              <w:iCs/>
            </w:rPr>
          </w:rPrChange>
        </w:rPr>
      </w:pPr>
      <w:ins w:id="1272" w:author="Nguyen Thi Thuy Duong" w:date="2019-12-17T16:14:00Z">
        <w:r w:rsidRPr="00EE326B">
          <w:rPr>
            <w:iCs/>
            <w:szCs w:val="24"/>
            <w:rPrChange w:id="1273" w:author="Nguyen Thi Thuy Duong" w:date="2019-12-23T23:24:00Z">
              <w:rPr>
                <w:iCs/>
              </w:rPr>
            </w:rPrChange>
          </w:rPr>
          <w:t>Thời gian hằng tuần được lên lịch và phòng họp cụ thể</w:t>
        </w:r>
      </w:ins>
    </w:p>
    <w:p w14:paraId="3E2B91D7" w14:textId="77777777" w:rsidR="00CA706F" w:rsidRPr="00EE326B" w:rsidRDefault="00CA706F" w:rsidP="00CA706F">
      <w:pPr>
        <w:pStyle w:val="ListParagraph"/>
        <w:numPr>
          <w:ilvl w:val="0"/>
          <w:numId w:val="36"/>
        </w:numPr>
        <w:rPr>
          <w:ins w:id="1274" w:author="Nguyen Thi Thuy Duong" w:date="2019-12-17T16:14:00Z"/>
          <w:iCs/>
          <w:szCs w:val="24"/>
          <w:rPrChange w:id="1275" w:author="Nguyen Thi Thuy Duong" w:date="2019-12-23T23:24:00Z">
            <w:rPr>
              <w:ins w:id="1276" w:author="Nguyen Thi Thuy Duong" w:date="2019-12-17T16:14:00Z"/>
              <w:iCs/>
            </w:rPr>
          </w:rPrChange>
        </w:rPr>
      </w:pPr>
      <w:ins w:id="1277" w:author="Nguyen Thi Thuy Duong" w:date="2019-12-17T16:14:00Z">
        <w:r w:rsidRPr="00EE326B">
          <w:rPr>
            <w:iCs/>
            <w:szCs w:val="24"/>
            <w:rPrChange w:id="1278" w:author="Nguyen Thi Thuy Duong" w:date="2019-12-23T23:24:00Z">
              <w:rPr>
                <w:iCs/>
              </w:rPr>
            </w:rPrChange>
          </w:rPr>
          <w:t>Luôn phải có một thư ký ghi lại biên bản họp.</w:t>
        </w:r>
      </w:ins>
    </w:p>
    <w:p w14:paraId="2886B727" w14:textId="77777777" w:rsidR="00CA706F" w:rsidRPr="00EE326B" w:rsidRDefault="00CA706F" w:rsidP="00CA706F">
      <w:pPr>
        <w:pStyle w:val="ListParagraph"/>
        <w:numPr>
          <w:ilvl w:val="0"/>
          <w:numId w:val="36"/>
        </w:numPr>
        <w:rPr>
          <w:ins w:id="1279" w:author="Nguyen Thi Thuy Duong" w:date="2019-12-17T16:14:00Z"/>
          <w:iCs/>
          <w:szCs w:val="24"/>
          <w:rPrChange w:id="1280" w:author="Nguyen Thi Thuy Duong" w:date="2019-12-23T23:24:00Z">
            <w:rPr>
              <w:ins w:id="1281" w:author="Nguyen Thi Thuy Duong" w:date="2019-12-17T16:14:00Z"/>
              <w:iCs/>
            </w:rPr>
          </w:rPrChange>
        </w:rPr>
      </w:pPr>
      <w:ins w:id="1282" w:author="Nguyen Thi Thuy Duong" w:date="2019-12-17T16:14:00Z">
        <w:r w:rsidRPr="00EE326B">
          <w:rPr>
            <w:iCs/>
            <w:szCs w:val="24"/>
            <w:rPrChange w:id="1283" w:author="Nguyen Thi Thuy Duong" w:date="2019-12-23T23:24:00Z">
              <w:rPr>
                <w:iCs/>
              </w:rPr>
            </w:rPrChange>
          </w:rPr>
          <w:t xml:space="preserve">Sau cuộc họp biên bản họp được gửi vào Skyp của đội dự </w:t>
        </w:r>
      </w:ins>
    </w:p>
    <w:p w14:paraId="532D2909" w14:textId="77777777" w:rsidR="00CA706F" w:rsidRPr="00EE326B" w:rsidRDefault="00CA706F" w:rsidP="00CA706F">
      <w:pPr>
        <w:pStyle w:val="ListParagraph"/>
        <w:numPr>
          <w:ilvl w:val="0"/>
          <w:numId w:val="36"/>
        </w:numPr>
        <w:rPr>
          <w:ins w:id="1284" w:author="Nguyen Thi Thuy Duong" w:date="2019-12-17T16:14:00Z"/>
          <w:iCs/>
          <w:szCs w:val="24"/>
          <w:rPrChange w:id="1285" w:author="Nguyen Thi Thuy Duong" w:date="2019-12-23T23:24:00Z">
            <w:rPr>
              <w:ins w:id="1286" w:author="Nguyen Thi Thuy Duong" w:date="2019-12-17T16:14:00Z"/>
              <w:iCs/>
            </w:rPr>
          </w:rPrChange>
        </w:rPr>
      </w:pPr>
      <w:ins w:id="1287" w:author="Nguyen Thi Thuy Duong" w:date="2019-12-17T16:14:00Z">
        <w:r w:rsidRPr="00EE326B">
          <w:rPr>
            <w:iCs/>
            <w:szCs w:val="24"/>
            <w:rPrChange w:id="1288" w:author="Nguyen Thi Thuy Duong" w:date="2019-12-23T23:24:00Z">
              <w:rPr>
                <w:iCs/>
              </w:rPr>
            </w:rPrChange>
          </w:rPr>
          <w:t xml:space="preserve">Các công việc được chốt trong buổi họp phải được triển khai </w:t>
        </w:r>
      </w:ins>
    </w:p>
    <w:p w14:paraId="068C1E42" w14:textId="77777777" w:rsidR="00CA706F" w:rsidRPr="00EE326B" w:rsidRDefault="00CA706F" w:rsidP="00CA706F">
      <w:pPr>
        <w:rPr>
          <w:ins w:id="1289" w:author="Nguyen Thi Thuy Duong" w:date="2019-12-17T16:14:00Z"/>
          <w:iCs/>
          <w:szCs w:val="24"/>
          <w:rPrChange w:id="1290" w:author="Nguyen Thi Thuy Duong" w:date="2019-12-23T23:24:00Z">
            <w:rPr>
              <w:ins w:id="1291" w:author="Nguyen Thi Thuy Duong" w:date="2019-12-17T16:14:00Z"/>
              <w:iCs/>
            </w:rPr>
          </w:rPrChange>
        </w:rPr>
      </w:pPr>
      <w:ins w:id="1292" w:author="Nguyen Thi Thuy Duong" w:date="2019-12-17T16:14:00Z">
        <w:r w:rsidRPr="00EE326B">
          <w:rPr>
            <w:iCs/>
            <w:szCs w:val="24"/>
            <w:rPrChange w:id="1293" w:author="Nguyen Thi Thuy Duong" w:date="2019-12-23T23:24:00Z">
              <w:rPr>
                <w:iCs/>
              </w:rPr>
            </w:rPrChange>
          </w:rPr>
          <w:t>Các qui định về họp hành với khách hàng:</w:t>
        </w:r>
      </w:ins>
    </w:p>
    <w:p w14:paraId="4871713D" w14:textId="77777777" w:rsidR="00CA706F" w:rsidRPr="00EE326B" w:rsidRDefault="00CA706F" w:rsidP="00CA706F">
      <w:pPr>
        <w:pStyle w:val="ListParagraph"/>
        <w:numPr>
          <w:ilvl w:val="0"/>
          <w:numId w:val="37"/>
        </w:numPr>
        <w:rPr>
          <w:ins w:id="1294" w:author="Nguyen Thi Thuy Duong" w:date="2019-12-17T16:14:00Z"/>
          <w:iCs/>
          <w:szCs w:val="24"/>
          <w:rPrChange w:id="1295" w:author="Nguyen Thi Thuy Duong" w:date="2019-12-23T23:24:00Z">
            <w:rPr>
              <w:ins w:id="1296" w:author="Nguyen Thi Thuy Duong" w:date="2019-12-17T16:14:00Z"/>
              <w:iCs/>
            </w:rPr>
          </w:rPrChange>
        </w:rPr>
      </w:pPr>
      <w:ins w:id="1297" w:author="Nguyen Thi Thuy Duong" w:date="2019-12-17T16:14:00Z">
        <w:r w:rsidRPr="00EE326B">
          <w:rPr>
            <w:iCs/>
            <w:szCs w:val="24"/>
            <w:rPrChange w:id="1298" w:author="Nguyen Thi Thuy Duong" w:date="2019-12-23T23:24:00Z">
              <w:rPr>
                <w:iCs/>
              </w:rPr>
            </w:rPrChange>
          </w:rPr>
          <w:t xml:space="preserve">Luôn phải có thư ký ghi lại biên bản họp. </w:t>
        </w:r>
      </w:ins>
    </w:p>
    <w:p w14:paraId="431211E5" w14:textId="77777777" w:rsidR="00CA706F" w:rsidRPr="00EE326B" w:rsidRDefault="00CA706F" w:rsidP="00CA706F">
      <w:pPr>
        <w:pStyle w:val="ListParagraph"/>
        <w:numPr>
          <w:ilvl w:val="0"/>
          <w:numId w:val="37"/>
        </w:numPr>
        <w:rPr>
          <w:ins w:id="1299" w:author="Nguyen Thi Thuy Duong" w:date="2019-12-17T16:14:00Z"/>
          <w:iCs/>
          <w:szCs w:val="24"/>
          <w:rPrChange w:id="1300" w:author="Nguyen Thi Thuy Duong" w:date="2019-12-23T23:24:00Z">
            <w:rPr>
              <w:ins w:id="1301" w:author="Nguyen Thi Thuy Duong" w:date="2019-12-17T16:14:00Z"/>
              <w:iCs/>
            </w:rPr>
          </w:rPrChange>
        </w:rPr>
      </w:pPr>
      <w:ins w:id="1302" w:author="Nguyen Thi Thuy Duong" w:date="2019-12-17T16:14:00Z">
        <w:r w:rsidRPr="00EE326B">
          <w:rPr>
            <w:iCs/>
            <w:szCs w:val="24"/>
            <w:rPrChange w:id="1303" w:author="Nguyen Thi Thuy Duong" w:date="2019-12-23T23:24:00Z">
              <w:rPr>
                <w:iCs/>
              </w:rPr>
            </w:rPrChange>
          </w:rPr>
          <w:t>Có yêu cầu mới thì thư ký cần cập nhật cho đội dự án</w:t>
        </w:r>
      </w:ins>
    </w:p>
    <w:p w14:paraId="274544C7" w14:textId="77777777" w:rsidR="00CA706F" w:rsidRPr="00EE326B" w:rsidRDefault="00CA706F" w:rsidP="00CA706F">
      <w:pPr>
        <w:pStyle w:val="ListParagraph"/>
        <w:numPr>
          <w:ilvl w:val="0"/>
          <w:numId w:val="37"/>
        </w:numPr>
        <w:rPr>
          <w:ins w:id="1304" w:author="Nguyen Thi Thuy Duong" w:date="2019-12-17T16:14:00Z"/>
          <w:iCs/>
          <w:szCs w:val="24"/>
          <w:rPrChange w:id="1305" w:author="Nguyen Thi Thuy Duong" w:date="2019-12-23T23:24:00Z">
            <w:rPr>
              <w:ins w:id="1306" w:author="Nguyen Thi Thuy Duong" w:date="2019-12-17T16:14:00Z"/>
              <w:iCs/>
            </w:rPr>
          </w:rPrChange>
        </w:rPr>
      </w:pPr>
      <w:ins w:id="1307" w:author="Nguyen Thi Thuy Duong" w:date="2019-12-17T16:14:00Z">
        <w:r w:rsidRPr="00EE326B">
          <w:rPr>
            <w:iCs/>
            <w:szCs w:val="24"/>
            <w:rPrChange w:id="1308" w:author="Nguyen Thi Thuy Duong" w:date="2019-12-23T23:24:00Z">
              <w:rPr>
                <w:iCs/>
              </w:rPr>
            </w:rPrChange>
          </w:rPr>
          <w:lastRenderedPageBreak/>
          <w:t>Phải lên lịch trước với địa điểm thời gian cụ thể</w:t>
        </w:r>
      </w:ins>
    </w:p>
    <w:p w14:paraId="25A2AFF4" w14:textId="2DCD62C7" w:rsidR="00CA706F" w:rsidRPr="00EE326B" w:rsidRDefault="00CA706F">
      <w:pPr>
        <w:pStyle w:val="ListParagraph"/>
        <w:numPr>
          <w:ilvl w:val="0"/>
          <w:numId w:val="37"/>
        </w:numPr>
        <w:rPr>
          <w:iCs/>
          <w:szCs w:val="24"/>
          <w:rPrChange w:id="1309" w:author="Nguyen Thi Thuy Duong" w:date="2019-12-23T23:24:00Z">
            <w:rPr>
              <w:iCs/>
            </w:rPr>
          </w:rPrChange>
        </w:rPr>
        <w:pPrChange w:id="1310" w:author="Nguyen Thi Thuy Duong" w:date="2019-12-17T16:14:00Z">
          <w:pPr>
            <w:pStyle w:val="Heading2"/>
          </w:pPr>
        </w:pPrChange>
      </w:pPr>
      <w:ins w:id="1311" w:author="Nguyen Thi Thuy Duong" w:date="2019-12-17T16:14:00Z">
        <w:r w:rsidRPr="00EE326B">
          <w:rPr>
            <w:iCs/>
            <w:szCs w:val="24"/>
            <w:rPrChange w:id="1312" w:author="Nguyen Thi Thuy Duong" w:date="2019-12-23T23:24:00Z">
              <w:rPr>
                <w:b w:val="0"/>
                <w:iCs/>
              </w:rPr>
            </w:rPrChange>
          </w:rPr>
          <w:t>Phải có một lập viên trong buổi họp để trả lời các câu hỏi kỹ thuật.</w:t>
        </w:r>
      </w:ins>
    </w:p>
    <w:p w14:paraId="010D1444" w14:textId="74517C69" w:rsidR="001B6BF1" w:rsidRDefault="001B6BF1" w:rsidP="001B6BF1">
      <w:pPr>
        <w:pStyle w:val="Heading2"/>
        <w:rPr>
          <w:ins w:id="1313" w:author="Nguyen Thi Thuy Duong" w:date="2019-12-17T16:14:00Z"/>
          <w:iCs/>
        </w:rPr>
      </w:pPr>
      <w:bookmarkStart w:id="1314" w:name="_Toc28040803"/>
      <w:r w:rsidRPr="001B6BF1">
        <w:rPr>
          <w:iCs/>
        </w:rPr>
        <w:t>Thư mục dự án</w:t>
      </w:r>
      <w:bookmarkEnd w:id="1314"/>
    </w:p>
    <w:p w14:paraId="6613447C" w14:textId="77777777" w:rsidR="00CA706F" w:rsidRPr="00081918" w:rsidRDefault="00CA706F" w:rsidP="00CA706F">
      <w:pPr>
        <w:rPr>
          <w:ins w:id="1315" w:author="Nguyen Thi Thuy Duong" w:date="2019-12-17T16:14:00Z"/>
          <w:szCs w:val="24"/>
        </w:rPr>
      </w:pPr>
      <w:ins w:id="1316" w:author="Nguyen Thi Thuy Duong" w:date="2019-12-17T16:14:00Z">
        <w:r w:rsidRPr="00F51530">
          <w:rPr>
            <w:szCs w:val="24"/>
          </w:rPr>
          <w:t>Dự án bao gồm 4 thư m</w:t>
        </w:r>
        <w:r w:rsidRPr="00081918">
          <w:rPr>
            <w:szCs w:val="24"/>
          </w:rPr>
          <w:t>ục chính: docs, references, release, source</w:t>
        </w:r>
      </w:ins>
    </w:p>
    <w:p w14:paraId="0C3729DC" w14:textId="77777777" w:rsidR="00CA706F" w:rsidRPr="00EE326B" w:rsidRDefault="00CA706F" w:rsidP="00CA706F">
      <w:pPr>
        <w:rPr>
          <w:ins w:id="1317" w:author="Nguyen Thi Thuy Duong" w:date="2019-12-17T16:14:00Z"/>
          <w:szCs w:val="24"/>
          <w:rPrChange w:id="1318" w:author="Nguyen Thi Thuy Duong" w:date="2019-12-23T23:24:00Z">
            <w:rPr>
              <w:ins w:id="1319" w:author="Nguyen Thi Thuy Duong" w:date="2019-12-17T16:14:00Z"/>
            </w:rPr>
          </w:rPrChange>
        </w:rPr>
      </w:pPr>
      <w:ins w:id="1320" w:author="Nguyen Thi Thuy Duong" w:date="2019-12-17T16:14:00Z">
        <w:r w:rsidRPr="00EE326B">
          <w:rPr>
            <w:szCs w:val="24"/>
            <w:rPrChange w:id="1321" w:author="Nguyen Thi Thuy Duong" w:date="2019-12-23T23:24:00Z">
              <w:rPr/>
            </w:rPrChange>
          </w:rPr>
          <w:t>Nội dung của 4 thư mục được quy định như hình sau:</w:t>
        </w:r>
      </w:ins>
    </w:p>
    <w:p w14:paraId="751ED109" w14:textId="35F6B77B" w:rsidR="00CA706F" w:rsidRPr="00323031" w:rsidRDefault="00370111">
      <w:pPr>
        <w:pPrChange w:id="1322" w:author="Nguyen Thi Thuy Duong" w:date="2019-12-17T16:14:00Z">
          <w:pPr>
            <w:pStyle w:val="Heading2"/>
          </w:pPr>
        </w:pPrChange>
      </w:pPr>
      <w:ins w:id="1323" w:author="Nguyen Thi Thuy Duong" w:date="2019-12-17T16:15:00Z">
        <w:r>
          <w:rPr>
            <w:noProof/>
            <w:lang w:eastAsia="ja-JP" w:bidi="ar-SA"/>
          </w:rPr>
          <w:drawing>
            <wp:inline distT="0" distB="0" distL="0" distR="0" wp14:anchorId="54E9CB77" wp14:editId="03310637">
              <wp:extent cx="5575300" cy="3732530"/>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5300" cy="3732530"/>
                      </a:xfrm>
                      <a:prstGeom prst="rect">
                        <a:avLst/>
                      </a:prstGeom>
                    </pic:spPr>
                  </pic:pic>
                </a:graphicData>
              </a:graphic>
            </wp:inline>
          </w:drawing>
        </w:r>
      </w:ins>
    </w:p>
    <w:p w14:paraId="6859251E" w14:textId="1394AAB6" w:rsidR="001355CE" w:rsidRPr="00C53478" w:rsidRDefault="001355CE" w:rsidP="00C53478"/>
    <w:p w14:paraId="3EF1D9B3" w14:textId="61C85C78" w:rsidR="001B6BF1" w:rsidRDefault="001B6BF1" w:rsidP="000029FA">
      <w:pPr>
        <w:pStyle w:val="Heading2"/>
      </w:pPr>
      <w:bookmarkStart w:id="1324" w:name="_Toc28040804"/>
      <w:r>
        <w:t>Quản lý mã nguồn</w:t>
      </w:r>
      <w:bookmarkEnd w:id="1324"/>
    </w:p>
    <w:p w14:paraId="4B59B0C7" w14:textId="77777777" w:rsidR="00C444C5" w:rsidRPr="00EE326B" w:rsidRDefault="00C444C5" w:rsidP="00C444C5">
      <w:pPr>
        <w:rPr>
          <w:iCs/>
          <w:szCs w:val="24"/>
          <w:rPrChange w:id="1325" w:author="Nguyen Thi Thuy Duong" w:date="2019-12-23T23:24:00Z">
            <w:rPr>
              <w:iCs/>
            </w:rPr>
          </w:rPrChange>
        </w:rPr>
      </w:pPr>
      <w:r w:rsidRPr="00F51530">
        <w:rPr>
          <w:iCs/>
          <w:szCs w:val="24"/>
        </w:rPr>
        <w:t>Toàn bộ mã nguồn c</w:t>
      </w:r>
      <w:r w:rsidRPr="00081918">
        <w:rPr>
          <w:iCs/>
          <w:szCs w:val="24"/>
        </w:rPr>
        <w:t>ủa dự án s</w:t>
      </w:r>
      <w:r w:rsidRPr="001B27DA">
        <w:rPr>
          <w:iCs/>
          <w:szCs w:val="24"/>
        </w:rPr>
        <w:t>ẽ đư</w:t>
      </w:r>
      <w:r w:rsidRPr="00EE326B">
        <w:rPr>
          <w:iCs/>
          <w:szCs w:val="24"/>
          <w:rPrChange w:id="1326" w:author="Nguyen Thi Thuy Duong" w:date="2019-12-23T23:24:00Z">
            <w:rPr>
              <w:iCs/>
            </w:rPr>
          </w:rPrChange>
        </w:rPr>
        <w:t>ợc lưu trữ trên GITHUB</w:t>
      </w:r>
    </w:p>
    <w:p w14:paraId="5E90467B" w14:textId="77777777" w:rsidR="00C444C5" w:rsidRPr="00C444C5" w:rsidRDefault="00C444C5" w:rsidP="00C444C5">
      <w:pPr>
        <w:rPr>
          <w:ins w:id="1327" w:author="Nguyen Thi Thuy Duong" w:date="2019-12-17T16:15:00Z"/>
        </w:rPr>
      </w:pPr>
    </w:p>
    <w:p w14:paraId="1CE629BB" w14:textId="7DAA5C03" w:rsidR="00C34E9E" w:rsidRDefault="00C34E9E" w:rsidP="00C444C5">
      <w:pPr>
        <w:rPr>
          <w:iCs/>
        </w:rPr>
      </w:pPr>
    </w:p>
    <w:p w14:paraId="0B98D69B" w14:textId="207C105E" w:rsidR="00C444C5" w:rsidRDefault="00C444C5" w:rsidP="00C444C5">
      <w:pPr>
        <w:rPr>
          <w:iCs/>
        </w:rPr>
      </w:pPr>
    </w:p>
    <w:p w14:paraId="1B09ECA2" w14:textId="1B2EAEC7" w:rsidR="00C444C5" w:rsidRPr="00C444C5" w:rsidRDefault="00C444C5" w:rsidP="00C444C5">
      <w:pPr>
        <w:rPr>
          <w:iCs/>
        </w:rPr>
      </w:pPr>
    </w:p>
    <w:p w14:paraId="1AF1E8AB" w14:textId="0A8672CB" w:rsidR="00C34E9E" w:rsidRDefault="00C34E9E" w:rsidP="00C34E9E">
      <w:pPr>
        <w:pStyle w:val="ListParagraph"/>
        <w:ind w:left="720"/>
        <w:rPr>
          <w:iCs/>
        </w:rPr>
      </w:pPr>
    </w:p>
    <w:p w14:paraId="62EE87F3" w14:textId="5E9B3996" w:rsidR="00C34E9E" w:rsidRDefault="00C34E9E" w:rsidP="00C34E9E">
      <w:pPr>
        <w:pStyle w:val="ListParagraph"/>
        <w:ind w:left="720"/>
        <w:rPr>
          <w:iCs/>
        </w:rPr>
      </w:pPr>
    </w:p>
    <w:p w14:paraId="03FD145A" w14:textId="2B49E012" w:rsidR="00C34E9E" w:rsidRDefault="00C34E9E" w:rsidP="00C34E9E">
      <w:pPr>
        <w:pStyle w:val="ListParagraph"/>
        <w:ind w:left="720"/>
        <w:rPr>
          <w:iCs/>
        </w:rPr>
      </w:pPr>
    </w:p>
    <w:p w14:paraId="4C25CB56" w14:textId="25137814" w:rsidR="00C34E9E" w:rsidRDefault="00C34E9E" w:rsidP="00C34E9E">
      <w:pPr>
        <w:pStyle w:val="ListParagraph"/>
        <w:ind w:left="720"/>
        <w:rPr>
          <w:iCs/>
        </w:rPr>
      </w:pPr>
    </w:p>
    <w:p w14:paraId="76F24F29" w14:textId="62561775" w:rsidR="00C34E9E" w:rsidRDefault="00C34E9E" w:rsidP="00C34E9E">
      <w:pPr>
        <w:pStyle w:val="ListParagraph"/>
        <w:ind w:left="720"/>
        <w:rPr>
          <w:ins w:id="1328" w:author="Khanh Linh Trinh" w:date="2019-12-19T23:25:00Z"/>
          <w:iCs/>
        </w:rPr>
      </w:pPr>
    </w:p>
    <w:p w14:paraId="1BCEBB79" w14:textId="4237D940" w:rsidR="00C56E39" w:rsidRDefault="00C56E39" w:rsidP="00C34E9E">
      <w:pPr>
        <w:pStyle w:val="ListParagraph"/>
        <w:ind w:left="720"/>
        <w:rPr>
          <w:ins w:id="1329" w:author="Khanh Linh Trinh" w:date="2019-12-19T23:25:00Z"/>
          <w:iCs/>
        </w:rPr>
      </w:pPr>
    </w:p>
    <w:p w14:paraId="73964350" w14:textId="5DCEDA6B" w:rsidR="00C56E39" w:rsidRDefault="00C56E39" w:rsidP="00C34E9E">
      <w:pPr>
        <w:pStyle w:val="ListParagraph"/>
        <w:ind w:left="720"/>
        <w:rPr>
          <w:ins w:id="1330" w:author="Khanh Linh Trinh" w:date="2019-12-19T23:25:00Z"/>
          <w:iCs/>
        </w:rPr>
      </w:pPr>
    </w:p>
    <w:p w14:paraId="639E11B6" w14:textId="5E874B0B" w:rsidR="00C56E39" w:rsidRDefault="00C56E39" w:rsidP="00C34E9E">
      <w:pPr>
        <w:pStyle w:val="ListParagraph"/>
        <w:ind w:left="720"/>
        <w:rPr>
          <w:ins w:id="1331" w:author="Khanh Linh Trinh" w:date="2019-12-19T23:25:00Z"/>
          <w:iCs/>
        </w:rPr>
      </w:pPr>
    </w:p>
    <w:p w14:paraId="0756CA87" w14:textId="14D9056A" w:rsidR="00C56E39" w:rsidRDefault="00C56E39" w:rsidP="00C34E9E">
      <w:pPr>
        <w:pStyle w:val="ListParagraph"/>
        <w:ind w:left="720"/>
        <w:rPr>
          <w:ins w:id="1332" w:author="Khanh Linh Trinh" w:date="2019-12-19T23:25:00Z"/>
          <w:iCs/>
        </w:rPr>
      </w:pPr>
    </w:p>
    <w:p w14:paraId="579F6178" w14:textId="77777777" w:rsidR="00C56E39" w:rsidRPr="001F3D02" w:rsidRDefault="00C56E39" w:rsidP="00C34E9E">
      <w:pPr>
        <w:pStyle w:val="ListParagraph"/>
        <w:ind w:left="720"/>
        <w:rPr>
          <w:iCs/>
        </w:rPr>
      </w:pPr>
    </w:p>
    <w:p w14:paraId="574BDF6B" w14:textId="77777777" w:rsidR="0079274C" w:rsidRDefault="0079274C" w:rsidP="0079274C">
      <w:pPr>
        <w:pStyle w:val="Heading1"/>
      </w:pPr>
      <w:bookmarkStart w:id="1333" w:name="_Toc25660391"/>
      <w:bookmarkStart w:id="1334" w:name="_Toc28040805"/>
      <w:r>
        <w:t>Ước lượng chung</w:t>
      </w:r>
      <w:bookmarkEnd w:id="1333"/>
      <w:bookmarkEnd w:id="1334"/>
    </w:p>
    <w:p w14:paraId="14C6E99C" w14:textId="68C28C2B" w:rsidR="0079274C" w:rsidRDefault="0079274C" w:rsidP="0079274C">
      <w:pPr>
        <w:pStyle w:val="Heading2"/>
        <w:rPr>
          <w:ins w:id="1335" w:author="Nguyen Thi Thuy Duong" w:date="2019-12-17T16:33:00Z"/>
        </w:rPr>
      </w:pPr>
      <w:bookmarkStart w:id="1336" w:name="_Toc25660392"/>
      <w:bookmarkStart w:id="1337" w:name="_Toc28040806"/>
      <w:r>
        <w:t>Ước lượng tính năng</w:t>
      </w:r>
      <w:bookmarkEnd w:id="1336"/>
      <w:bookmarkEnd w:id="1337"/>
    </w:p>
    <w:p w14:paraId="103BCE4C" w14:textId="51F051B1" w:rsidR="00EE326B" w:rsidRDefault="00EE326B">
      <w:pPr>
        <w:pStyle w:val="Heading3"/>
        <w:rPr>
          <w:ins w:id="1338" w:author="Nguyen Thi Thuy Duong" w:date="2019-12-23T23:25:00Z"/>
          <w:rFonts w:ascii="Times New Roman" w:eastAsia="Times New Roman" w:hAnsi="Times New Roman"/>
          <w:lang w:eastAsia="en-US" w:bidi="ar-SA"/>
        </w:rPr>
        <w:pPrChange w:id="1339" w:author="Nguyen Thi Thuy Duong" w:date="2019-12-23T23:25:00Z">
          <w:pPr>
            <w:pStyle w:val="Heading2"/>
            <w:widowControl/>
            <w:spacing w:after="60"/>
            <w:ind w:hanging="156"/>
          </w:pPr>
        </w:pPrChange>
      </w:pPr>
      <w:bookmarkStart w:id="1340" w:name="_Toc28040807"/>
      <w:ins w:id="1341" w:author="Nguyen Thi Thuy Duong" w:date="2019-12-23T23:25:00Z">
        <w:r>
          <w:t>Người sử dụng hệ thống:</w:t>
        </w:r>
        <w:bookmarkEnd w:id="1340"/>
        <w:r>
          <w:t xml:space="preserve"> </w:t>
        </w:r>
      </w:ins>
    </w:p>
    <w:p w14:paraId="6165F746" w14:textId="77777777" w:rsidR="00EE326B" w:rsidRPr="00EE326B" w:rsidRDefault="00EE326B">
      <w:pPr>
        <w:pStyle w:val="ListParagraph"/>
        <w:numPr>
          <w:ilvl w:val="0"/>
          <w:numId w:val="56"/>
        </w:numPr>
        <w:rPr>
          <w:ins w:id="1342" w:author="Nguyen Thi Thuy Duong" w:date="2019-12-23T23:25:00Z"/>
          <w:rFonts w:ascii="Times New Roman" w:hAnsi="Times New Roman"/>
          <w:szCs w:val="24"/>
          <w:rPrChange w:id="1343" w:author="Nguyen Thi Thuy Duong" w:date="2019-12-23T23:26:00Z">
            <w:rPr>
              <w:ins w:id="1344" w:author="Nguyen Thi Thuy Duong" w:date="2019-12-23T23:25:00Z"/>
            </w:rPr>
          </w:rPrChange>
        </w:rPr>
        <w:pPrChange w:id="1345" w:author="Nguyen Thi Thuy Duong" w:date="2019-12-23T23:26:00Z">
          <w:pPr>
            <w:pStyle w:val="ListParagraph"/>
            <w:widowControl/>
            <w:numPr>
              <w:numId w:val="48"/>
            </w:numPr>
            <w:suppressAutoHyphens w:val="0"/>
            <w:spacing w:after="200" w:line="240" w:lineRule="auto"/>
            <w:ind w:left="780" w:hanging="360"/>
            <w:contextualSpacing/>
            <w:jc w:val="left"/>
          </w:pPr>
        </w:pPrChange>
      </w:pPr>
      <w:ins w:id="1346" w:author="Nguyen Thi Thuy Duong" w:date="2019-12-23T23:25:00Z">
        <w:r w:rsidRPr="00EE326B">
          <w:rPr>
            <w:rFonts w:ascii="Times New Roman" w:hAnsi="Times New Roman"/>
            <w:szCs w:val="24"/>
            <w:rPrChange w:id="1347" w:author="Nguyen Thi Thuy Duong" w:date="2019-12-23T23:26:00Z">
              <w:rPr/>
            </w:rPrChange>
          </w:rPr>
          <w:t xml:space="preserve">Tìm kiếm sản phẩm không cần đăng nhập theo từ khoá </w:t>
        </w:r>
      </w:ins>
    </w:p>
    <w:p w14:paraId="1FCC2514" w14:textId="77777777" w:rsidR="00EE326B" w:rsidRPr="00EE326B" w:rsidRDefault="00EE326B">
      <w:pPr>
        <w:pStyle w:val="ListParagraph"/>
        <w:numPr>
          <w:ilvl w:val="0"/>
          <w:numId w:val="56"/>
        </w:numPr>
        <w:rPr>
          <w:ins w:id="1348" w:author="Nguyen Thi Thuy Duong" w:date="2019-12-23T23:25:00Z"/>
          <w:rFonts w:ascii="Times New Roman" w:hAnsi="Times New Roman"/>
          <w:szCs w:val="24"/>
          <w:rPrChange w:id="1349" w:author="Nguyen Thi Thuy Duong" w:date="2019-12-23T23:26:00Z">
            <w:rPr>
              <w:ins w:id="1350" w:author="Nguyen Thi Thuy Duong" w:date="2019-12-23T23:25:00Z"/>
            </w:rPr>
          </w:rPrChange>
        </w:rPr>
        <w:pPrChange w:id="1351" w:author="Nguyen Thi Thuy Duong" w:date="2019-12-23T23:26:00Z">
          <w:pPr>
            <w:pStyle w:val="ListParagraph"/>
            <w:widowControl/>
            <w:numPr>
              <w:numId w:val="48"/>
            </w:numPr>
            <w:suppressAutoHyphens w:val="0"/>
            <w:spacing w:after="200" w:line="240" w:lineRule="auto"/>
            <w:ind w:left="780" w:hanging="360"/>
            <w:contextualSpacing/>
            <w:jc w:val="left"/>
          </w:pPr>
        </w:pPrChange>
      </w:pPr>
      <w:ins w:id="1352" w:author="Nguyen Thi Thuy Duong" w:date="2019-12-23T23:25:00Z">
        <w:r w:rsidRPr="00EE326B">
          <w:rPr>
            <w:rFonts w:ascii="Times New Roman" w:hAnsi="Times New Roman"/>
            <w:szCs w:val="24"/>
            <w:rPrChange w:id="1353" w:author="Nguyen Thi Thuy Duong" w:date="2019-12-23T23:26:00Z">
              <w:rPr/>
            </w:rPrChange>
          </w:rPr>
          <w:t xml:space="preserve">Tạo tài khoản </w:t>
        </w:r>
      </w:ins>
    </w:p>
    <w:p w14:paraId="75B73246" w14:textId="77777777" w:rsidR="00EE326B" w:rsidRPr="00EE326B" w:rsidRDefault="00EE326B">
      <w:pPr>
        <w:pStyle w:val="ListParagraph"/>
        <w:numPr>
          <w:ilvl w:val="0"/>
          <w:numId w:val="56"/>
        </w:numPr>
        <w:rPr>
          <w:ins w:id="1354" w:author="Nguyen Thi Thuy Duong" w:date="2019-12-23T23:25:00Z"/>
          <w:rFonts w:ascii="Times New Roman" w:hAnsi="Times New Roman"/>
          <w:szCs w:val="24"/>
          <w:rPrChange w:id="1355" w:author="Nguyen Thi Thuy Duong" w:date="2019-12-23T23:26:00Z">
            <w:rPr>
              <w:ins w:id="1356" w:author="Nguyen Thi Thuy Duong" w:date="2019-12-23T23:25:00Z"/>
            </w:rPr>
          </w:rPrChange>
        </w:rPr>
        <w:pPrChange w:id="1357" w:author="Nguyen Thi Thuy Duong" w:date="2019-12-23T23:26:00Z">
          <w:pPr>
            <w:pStyle w:val="ListParagraph"/>
            <w:widowControl/>
            <w:numPr>
              <w:numId w:val="48"/>
            </w:numPr>
            <w:suppressAutoHyphens w:val="0"/>
            <w:spacing w:after="200" w:line="240" w:lineRule="auto"/>
            <w:ind w:left="780" w:hanging="360"/>
            <w:contextualSpacing/>
            <w:jc w:val="left"/>
          </w:pPr>
        </w:pPrChange>
      </w:pPr>
      <w:ins w:id="1358" w:author="Nguyen Thi Thuy Duong" w:date="2019-12-23T23:25:00Z">
        <w:r w:rsidRPr="00EE326B">
          <w:rPr>
            <w:rFonts w:ascii="Times New Roman" w:hAnsi="Times New Roman"/>
            <w:szCs w:val="24"/>
            <w:rPrChange w:id="1359" w:author="Nguyen Thi Thuy Duong" w:date="2019-12-23T23:26:00Z">
              <w:rPr/>
            </w:rPrChange>
          </w:rPr>
          <w:t>Quản lý giỏ hàng :</w:t>
        </w:r>
        <w:r w:rsidRPr="00EE326B">
          <w:rPr>
            <w:rFonts w:ascii="Times New Roman" w:hAnsi="Times New Roman"/>
            <w:szCs w:val="24"/>
            <w:rPrChange w:id="1360" w:author="Nguyen Thi Thuy Duong" w:date="2019-12-23T23:26:00Z">
              <w:rPr/>
            </w:rPrChange>
          </w:rPr>
          <w:tab/>
        </w:r>
      </w:ins>
    </w:p>
    <w:p w14:paraId="1010A89C" w14:textId="30DC000D" w:rsidR="00EE326B" w:rsidRPr="00EE326B" w:rsidRDefault="00EE326B">
      <w:pPr>
        <w:pStyle w:val="ListParagraph"/>
        <w:numPr>
          <w:ilvl w:val="1"/>
          <w:numId w:val="56"/>
        </w:numPr>
        <w:rPr>
          <w:ins w:id="1361" w:author="Nguyen Thi Thuy Duong" w:date="2019-12-23T23:25:00Z"/>
          <w:rFonts w:ascii="Times New Roman" w:hAnsi="Times New Roman"/>
          <w:szCs w:val="24"/>
          <w:rPrChange w:id="1362" w:author="Nguyen Thi Thuy Duong" w:date="2019-12-23T23:26:00Z">
            <w:rPr>
              <w:ins w:id="1363" w:author="Nguyen Thi Thuy Duong" w:date="2019-12-23T23:25:00Z"/>
            </w:rPr>
          </w:rPrChange>
        </w:rPr>
        <w:pPrChange w:id="1364" w:author="Nguyen Thi Thuy Duong" w:date="2019-12-23T23:26:00Z">
          <w:pPr>
            <w:pStyle w:val="ListParagraph"/>
            <w:spacing w:after="200" w:line="240" w:lineRule="auto"/>
          </w:pPr>
        </w:pPrChange>
      </w:pPr>
      <w:ins w:id="1365" w:author="Nguyen Thi Thuy Duong" w:date="2019-12-23T23:25:00Z">
        <w:r w:rsidRPr="00EE326B">
          <w:rPr>
            <w:rFonts w:ascii="Times New Roman" w:hAnsi="Times New Roman"/>
            <w:szCs w:val="24"/>
            <w:rPrChange w:id="1366" w:author="Nguyen Thi Thuy Duong" w:date="2019-12-23T23:26:00Z">
              <w:rPr/>
            </w:rPrChange>
          </w:rPr>
          <w:t xml:space="preserve">Thêm vào </w:t>
        </w:r>
      </w:ins>
      <w:ins w:id="1367" w:author="Khanh Linh Trinh" w:date="2019-12-24T00:40:00Z">
        <w:r w:rsidR="00F51530">
          <w:rPr>
            <w:rFonts w:ascii="Times New Roman" w:hAnsi="Times New Roman"/>
            <w:szCs w:val="24"/>
          </w:rPr>
          <w:t xml:space="preserve">giỏ </w:t>
        </w:r>
      </w:ins>
      <w:ins w:id="1368" w:author="Nguyen Thi Thuy Duong" w:date="2019-12-23T23:25:00Z">
        <w:del w:id="1369" w:author="Khanh Linh Trinh" w:date="2019-12-24T00:40:00Z">
          <w:r w:rsidRPr="00EE326B" w:rsidDel="00F51530">
            <w:rPr>
              <w:rFonts w:ascii="Times New Roman" w:hAnsi="Times New Roman"/>
              <w:szCs w:val="24"/>
              <w:rPrChange w:id="1370" w:author="Nguyen Thi Thuy Duong" w:date="2019-12-23T23:26:00Z">
                <w:rPr/>
              </w:rPrChange>
            </w:rPr>
            <w:delText xml:space="preserve">giỏ </w:delText>
          </w:r>
        </w:del>
        <w:r w:rsidRPr="00EE326B">
          <w:rPr>
            <w:rFonts w:ascii="Times New Roman" w:hAnsi="Times New Roman"/>
            <w:szCs w:val="24"/>
            <w:rPrChange w:id="1371" w:author="Nguyen Thi Thuy Duong" w:date="2019-12-23T23:26:00Z">
              <w:rPr/>
            </w:rPrChange>
          </w:rPr>
          <w:t>hàng bằng một click</w:t>
        </w:r>
      </w:ins>
    </w:p>
    <w:p w14:paraId="6A2121D7" w14:textId="000BA7D0" w:rsidR="00EE326B" w:rsidRPr="00EE326B" w:rsidRDefault="00EE326B">
      <w:pPr>
        <w:pStyle w:val="ListParagraph"/>
        <w:numPr>
          <w:ilvl w:val="1"/>
          <w:numId w:val="56"/>
        </w:numPr>
        <w:rPr>
          <w:ins w:id="1372" w:author="Nguyen Thi Thuy Duong" w:date="2019-12-23T23:25:00Z"/>
          <w:rFonts w:ascii="Times New Roman" w:hAnsi="Times New Roman"/>
          <w:szCs w:val="24"/>
          <w:rPrChange w:id="1373" w:author="Nguyen Thi Thuy Duong" w:date="2019-12-23T23:26:00Z">
            <w:rPr>
              <w:ins w:id="1374" w:author="Nguyen Thi Thuy Duong" w:date="2019-12-23T23:25:00Z"/>
            </w:rPr>
          </w:rPrChange>
        </w:rPr>
        <w:pPrChange w:id="1375" w:author="Nguyen Thi Thuy Duong" w:date="2019-12-23T23:26:00Z">
          <w:pPr>
            <w:pStyle w:val="ListParagraph"/>
            <w:spacing w:after="200" w:line="240" w:lineRule="auto"/>
          </w:pPr>
        </w:pPrChange>
      </w:pPr>
      <w:ins w:id="1376" w:author="Nguyen Thi Thuy Duong" w:date="2019-12-23T23:25:00Z">
        <w:r w:rsidRPr="00EE326B">
          <w:rPr>
            <w:rFonts w:ascii="Times New Roman" w:hAnsi="Times New Roman"/>
            <w:szCs w:val="24"/>
            <w:rPrChange w:id="1377" w:author="Nguyen Thi Thuy Duong" w:date="2019-12-23T23:26:00Z">
              <w:rPr/>
            </w:rPrChange>
          </w:rPr>
          <w:t>Cập nhật thông tin giỏ hàng</w:t>
        </w:r>
      </w:ins>
    </w:p>
    <w:p w14:paraId="141C25A7" w14:textId="2FB72354" w:rsidR="00EE326B" w:rsidRPr="00EE326B" w:rsidRDefault="00EE326B">
      <w:pPr>
        <w:pStyle w:val="ListParagraph"/>
        <w:numPr>
          <w:ilvl w:val="1"/>
          <w:numId w:val="56"/>
        </w:numPr>
        <w:rPr>
          <w:ins w:id="1378" w:author="Nguyen Thi Thuy Duong" w:date="2019-12-23T23:25:00Z"/>
          <w:rFonts w:ascii="Times New Roman" w:hAnsi="Times New Roman"/>
          <w:szCs w:val="24"/>
          <w:rPrChange w:id="1379" w:author="Nguyen Thi Thuy Duong" w:date="2019-12-23T23:26:00Z">
            <w:rPr>
              <w:ins w:id="1380" w:author="Nguyen Thi Thuy Duong" w:date="2019-12-23T23:25:00Z"/>
            </w:rPr>
          </w:rPrChange>
        </w:rPr>
        <w:pPrChange w:id="1381" w:author="Nguyen Thi Thuy Duong" w:date="2019-12-23T23:26:00Z">
          <w:pPr>
            <w:pStyle w:val="ListParagraph"/>
            <w:spacing w:after="200" w:line="240" w:lineRule="auto"/>
          </w:pPr>
        </w:pPrChange>
      </w:pPr>
      <w:ins w:id="1382" w:author="Nguyen Thi Thuy Duong" w:date="2019-12-23T23:25:00Z">
        <w:r w:rsidRPr="00EE326B">
          <w:rPr>
            <w:rFonts w:ascii="Times New Roman" w:hAnsi="Times New Roman"/>
            <w:szCs w:val="24"/>
            <w:rPrChange w:id="1383" w:author="Nguyen Thi Thuy Duong" w:date="2019-12-23T23:26:00Z">
              <w:rPr/>
            </w:rPrChange>
          </w:rPr>
          <w:t>Xóa sản phẩm khỏi giỏ hàng</w:t>
        </w:r>
      </w:ins>
    </w:p>
    <w:p w14:paraId="16DD2467" w14:textId="7AC1FDE3" w:rsidR="00EE326B" w:rsidRPr="00EE326B" w:rsidRDefault="00EE326B">
      <w:pPr>
        <w:pStyle w:val="ListParagraph"/>
        <w:numPr>
          <w:ilvl w:val="1"/>
          <w:numId w:val="56"/>
        </w:numPr>
        <w:rPr>
          <w:ins w:id="1384" w:author="Nguyen Thi Thuy Duong" w:date="2019-12-23T23:25:00Z"/>
          <w:rFonts w:ascii="Times New Roman" w:hAnsi="Times New Roman"/>
          <w:szCs w:val="24"/>
          <w:rPrChange w:id="1385" w:author="Nguyen Thi Thuy Duong" w:date="2019-12-23T23:26:00Z">
            <w:rPr>
              <w:ins w:id="1386" w:author="Nguyen Thi Thuy Duong" w:date="2019-12-23T23:25:00Z"/>
            </w:rPr>
          </w:rPrChange>
        </w:rPr>
        <w:pPrChange w:id="1387" w:author="Nguyen Thi Thuy Duong" w:date="2019-12-23T23:26:00Z">
          <w:pPr>
            <w:pStyle w:val="ListParagraph"/>
            <w:spacing w:after="200" w:line="240" w:lineRule="auto"/>
          </w:pPr>
        </w:pPrChange>
      </w:pPr>
      <w:ins w:id="1388" w:author="Nguyen Thi Thuy Duong" w:date="2019-12-23T23:25:00Z">
        <w:r w:rsidRPr="00EE326B">
          <w:rPr>
            <w:rFonts w:ascii="Times New Roman" w:hAnsi="Times New Roman"/>
            <w:szCs w:val="24"/>
            <w:rPrChange w:id="1389" w:author="Nguyen Thi Thuy Duong" w:date="2019-12-23T23:26:00Z">
              <w:rPr/>
            </w:rPrChange>
          </w:rPr>
          <w:t>Gửi đơn hàng để đặt hàng</w:t>
        </w:r>
      </w:ins>
    </w:p>
    <w:p w14:paraId="3CCA47C1" w14:textId="322E2448" w:rsidR="00EE326B" w:rsidRDefault="00EE326B">
      <w:pPr>
        <w:pStyle w:val="Heading3"/>
        <w:rPr>
          <w:ins w:id="1390" w:author="Nguyen Thi Thuy Duong" w:date="2019-12-23T23:25:00Z"/>
        </w:rPr>
        <w:pPrChange w:id="1391" w:author="Nguyen Thi Thuy Duong" w:date="2019-12-23T23:26:00Z">
          <w:pPr>
            <w:pStyle w:val="ListParagraph"/>
            <w:spacing w:line="240" w:lineRule="auto"/>
            <w:ind w:left="0" w:firstLine="360"/>
          </w:pPr>
        </w:pPrChange>
      </w:pPr>
      <w:ins w:id="1392" w:author="Nguyen Thi Thuy Duong" w:date="2019-12-23T23:25:00Z">
        <w:r>
          <w:t xml:space="preserve">  </w:t>
        </w:r>
        <w:bookmarkStart w:id="1393" w:name="_Toc28040808"/>
        <w:r>
          <w:t>Khách hàng</w:t>
        </w:r>
        <w:bookmarkEnd w:id="1393"/>
        <w:r>
          <w:t xml:space="preserve"> </w:t>
        </w:r>
      </w:ins>
    </w:p>
    <w:p w14:paraId="372F83C4" w14:textId="77777777" w:rsidR="00EE326B" w:rsidRPr="00EE326B" w:rsidRDefault="00EE326B">
      <w:pPr>
        <w:pStyle w:val="ListParagraph"/>
        <w:numPr>
          <w:ilvl w:val="0"/>
          <w:numId w:val="57"/>
        </w:numPr>
        <w:rPr>
          <w:ins w:id="1394" w:author="Nguyen Thi Thuy Duong" w:date="2019-12-23T23:25:00Z"/>
          <w:rFonts w:ascii="Times New Roman" w:hAnsi="Times New Roman"/>
          <w:szCs w:val="24"/>
          <w:rPrChange w:id="1395" w:author="Nguyen Thi Thuy Duong" w:date="2019-12-23T23:26:00Z">
            <w:rPr>
              <w:ins w:id="1396" w:author="Nguyen Thi Thuy Duong" w:date="2019-12-23T23:25:00Z"/>
            </w:rPr>
          </w:rPrChange>
        </w:rPr>
        <w:pPrChange w:id="1397" w:author="Nguyen Thi Thuy Duong" w:date="2019-12-23T23:26:00Z">
          <w:pPr>
            <w:pStyle w:val="ListParagraph"/>
            <w:widowControl/>
            <w:numPr>
              <w:numId w:val="49"/>
            </w:numPr>
            <w:suppressAutoHyphens w:val="0"/>
            <w:spacing w:after="200" w:line="240" w:lineRule="auto"/>
            <w:ind w:left="1440" w:hanging="360"/>
            <w:contextualSpacing/>
            <w:jc w:val="left"/>
          </w:pPr>
        </w:pPrChange>
      </w:pPr>
      <w:ins w:id="1398" w:author="Nguyen Thi Thuy Duong" w:date="2019-12-23T23:25:00Z">
        <w:r w:rsidRPr="00EE326B">
          <w:rPr>
            <w:rFonts w:ascii="Times New Roman" w:hAnsi="Times New Roman"/>
            <w:szCs w:val="24"/>
            <w:rPrChange w:id="1399" w:author="Nguyen Thi Thuy Duong" w:date="2019-12-23T23:26:00Z">
              <w:rPr/>
            </w:rPrChange>
          </w:rPr>
          <w:t xml:space="preserve">Đặt hàng </w:t>
        </w:r>
      </w:ins>
    </w:p>
    <w:p w14:paraId="61D4B3B2" w14:textId="37AB4A2B" w:rsidR="00EE326B" w:rsidRPr="00837991" w:rsidRDefault="00EE326B">
      <w:pPr>
        <w:pStyle w:val="ListParagraph"/>
        <w:numPr>
          <w:ilvl w:val="0"/>
          <w:numId w:val="57"/>
        </w:numPr>
        <w:rPr>
          <w:ins w:id="1400" w:author="Nguyen Thi Thuy Duong" w:date="2019-12-23T23:25:00Z"/>
          <w:rFonts w:ascii="Times New Roman" w:hAnsi="Times New Roman"/>
          <w:szCs w:val="24"/>
          <w:rPrChange w:id="1401" w:author="Nguyen Thi Thuy Duong" w:date="2019-12-23T23:29:00Z">
            <w:rPr>
              <w:ins w:id="1402" w:author="Nguyen Thi Thuy Duong" w:date="2019-12-23T23:25:00Z"/>
            </w:rPr>
          </w:rPrChange>
        </w:rPr>
        <w:pPrChange w:id="1403" w:author="Nguyen Thi Thuy Duong" w:date="2019-12-23T23:25:00Z">
          <w:pPr>
            <w:pStyle w:val="ListParagraph"/>
            <w:spacing w:line="240" w:lineRule="auto"/>
          </w:pPr>
        </w:pPrChange>
      </w:pPr>
      <w:ins w:id="1404" w:author="Nguyen Thi Thuy Duong" w:date="2019-12-23T23:25:00Z">
        <w:r w:rsidRPr="00EE326B">
          <w:rPr>
            <w:rFonts w:ascii="Times New Roman" w:hAnsi="Times New Roman"/>
            <w:szCs w:val="24"/>
            <w:rPrChange w:id="1405" w:author="Nguyen Thi Thuy Duong" w:date="2019-12-23T23:26:00Z">
              <w:rPr/>
            </w:rPrChange>
          </w:rPr>
          <w:t xml:space="preserve">Quản lý thông tin cá nhân </w:t>
        </w:r>
      </w:ins>
    </w:p>
    <w:p w14:paraId="37FE8CAE" w14:textId="7CA2F827" w:rsidR="00EE326B" w:rsidRPr="00EE326B" w:rsidRDefault="00EE326B">
      <w:pPr>
        <w:pStyle w:val="Heading3"/>
        <w:rPr>
          <w:ins w:id="1406" w:author="Nguyen Thi Thuy Duong" w:date="2019-12-23T23:25:00Z"/>
          <w:rStyle w:val="Heading3Char"/>
          <w:b/>
          <w:rPrChange w:id="1407" w:author="Nguyen Thi Thuy Duong" w:date="2019-12-23T23:26:00Z">
            <w:rPr>
              <w:ins w:id="1408" w:author="Nguyen Thi Thuy Duong" w:date="2019-12-23T23:25:00Z"/>
              <w:rFonts w:ascii="Times New Roman" w:hAnsi="Times New Roman"/>
              <w:b/>
            </w:rPr>
          </w:rPrChange>
        </w:rPr>
        <w:pPrChange w:id="1409" w:author="Nguyen Thi Thuy Duong" w:date="2019-12-23T23:26:00Z">
          <w:pPr>
            <w:pStyle w:val="ListParagraph"/>
            <w:spacing w:line="240" w:lineRule="auto"/>
            <w:ind w:left="0" w:firstLine="360"/>
          </w:pPr>
        </w:pPrChange>
      </w:pPr>
      <w:bookmarkStart w:id="1410" w:name="_Toc28040809"/>
      <w:ins w:id="1411" w:author="Nguyen Thi Thuy Duong" w:date="2019-12-23T23:25:00Z">
        <w:r w:rsidRPr="00EE326B">
          <w:rPr>
            <w:rStyle w:val="Heading3Char"/>
            <w:rPrChange w:id="1412" w:author="Nguyen Thi Thuy Duong" w:date="2019-12-23T23:26:00Z">
              <w:rPr>
                <w:rFonts w:ascii="Times New Roman" w:hAnsi="Times New Roman"/>
              </w:rPr>
            </w:rPrChange>
          </w:rPr>
          <w:t>Người quản lý</w:t>
        </w:r>
        <w:bookmarkEnd w:id="1410"/>
        <w:r w:rsidRPr="00EE326B">
          <w:rPr>
            <w:rStyle w:val="Heading3Char"/>
            <w:rPrChange w:id="1413" w:author="Nguyen Thi Thuy Duong" w:date="2019-12-23T23:26:00Z">
              <w:rPr>
                <w:rFonts w:ascii="Times New Roman" w:hAnsi="Times New Roman"/>
              </w:rPr>
            </w:rPrChange>
          </w:rPr>
          <w:t xml:space="preserve"> </w:t>
        </w:r>
      </w:ins>
    </w:p>
    <w:p w14:paraId="1662575D" w14:textId="77777777" w:rsidR="00EE326B" w:rsidRPr="00837991" w:rsidRDefault="00EE326B">
      <w:pPr>
        <w:pStyle w:val="ListParagraph"/>
        <w:numPr>
          <w:ilvl w:val="0"/>
          <w:numId w:val="58"/>
        </w:numPr>
        <w:spacing w:after="0"/>
        <w:rPr>
          <w:ins w:id="1414" w:author="Nguyen Thi Thuy Duong" w:date="2019-12-23T23:25:00Z"/>
          <w:rFonts w:ascii="Times New Roman" w:hAnsi="Times New Roman"/>
          <w:szCs w:val="24"/>
          <w:rPrChange w:id="1415" w:author="Nguyen Thi Thuy Duong" w:date="2019-12-23T23:29:00Z">
            <w:rPr>
              <w:ins w:id="1416" w:author="Nguyen Thi Thuy Duong" w:date="2019-12-23T23:25:00Z"/>
            </w:rPr>
          </w:rPrChange>
        </w:rPr>
        <w:pPrChange w:id="1417" w:author="Nguyen Thi Thuy Duong" w:date="2019-12-23T23:27:00Z">
          <w:pPr>
            <w:pStyle w:val="ListParagraph"/>
            <w:widowControl/>
            <w:numPr>
              <w:numId w:val="50"/>
            </w:numPr>
            <w:suppressAutoHyphens w:val="0"/>
            <w:spacing w:after="200" w:line="240" w:lineRule="auto"/>
            <w:ind w:left="1080" w:hanging="360"/>
            <w:contextualSpacing/>
            <w:jc w:val="left"/>
          </w:pPr>
        </w:pPrChange>
      </w:pPr>
      <w:ins w:id="1418" w:author="Nguyen Thi Thuy Duong" w:date="2019-12-23T23:25:00Z">
        <w:r w:rsidRPr="00837991">
          <w:rPr>
            <w:rFonts w:ascii="Times New Roman" w:hAnsi="Times New Roman"/>
            <w:szCs w:val="24"/>
            <w:rPrChange w:id="1419" w:author="Nguyen Thi Thuy Duong" w:date="2019-12-23T23:29:00Z">
              <w:rPr/>
            </w:rPrChange>
          </w:rPr>
          <w:t>Quản lý hàng hoá :</w:t>
        </w:r>
      </w:ins>
    </w:p>
    <w:p w14:paraId="01CB7AF6" w14:textId="460A43A8" w:rsidR="00EE326B" w:rsidRPr="00837991" w:rsidRDefault="00EE326B">
      <w:pPr>
        <w:pStyle w:val="ListParagraph"/>
        <w:numPr>
          <w:ilvl w:val="1"/>
          <w:numId w:val="58"/>
        </w:numPr>
        <w:spacing w:after="0"/>
        <w:rPr>
          <w:ins w:id="1420" w:author="Nguyen Thi Thuy Duong" w:date="2019-12-23T23:25:00Z"/>
          <w:rFonts w:ascii="Times New Roman" w:hAnsi="Times New Roman"/>
          <w:szCs w:val="24"/>
          <w:rPrChange w:id="1421" w:author="Nguyen Thi Thuy Duong" w:date="2019-12-23T23:29:00Z">
            <w:rPr>
              <w:ins w:id="1422" w:author="Nguyen Thi Thuy Duong" w:date="2019-12-23T23:25:00Z"/>
            </w:rPr>
          </w:rPrChange>
        </w:rPr>
        <w:pPrChange w:id="1423" w:author="Nguyen Thi Thuy Duong" w:date="2019-12-23T23:29:00Z">
          <w:pPr>
            <w:pStyle w:val="ListParagraph"/>
            <w:spacing w:line="240" w:lineRule="auto"/>
          </w:pPr>
        </w:pPrChange>
      </w:pPr>
      <w:ins w:id="1424" w:author="Nguyen Thi Thuy Duong" w:date="2019-12-23T23:25:00Z">
        <w:r w:rsidRPr="00837991">
          <w:rPr>
            <w:rFonts w:ascii="Times New Roman" w:hAnsi="Times New Roman"/>
            <w:szCs w:val="24"/>
            <w:rPrChange w:id="1425" w:author="Nguyen Thi Thuy Duong" w:date="2019-12-23T23:29:00Z">
              <w:rPr/>
            </w:rPrChange>
          </w:rPr>
          <w:t>Tổ chức danh mục sản phẩm đa cấp</w:t>
        </w:r>
      </w:ins>
    </w:p>
    <w:p w14:paraId="7CC86825" w14:textId="4DAAED0D" w:rsidR="00EE326B" w:rsidRPr="00837991" w:rsidRDefault="00EE326B">
      <w:pPr>
        <w:pStyle w:val="ListParagraph"/>
        <w:numPr>
          <w:ilvl w:val="1"/>
          <w:numId w:val="58"/>
        </w:numPr>
        <w:spacing w:after="0"/>
        <w:rPr>
          <w:ins w:id="1426" w:author="Nguyen Thi Thuy Duong" w:date="2019-12-23T23:25:00Z"/>
          <w:rFonts w:ascii="Times New Roman" w:hAnsi="Times New Roman"/>
          <w:szCs w:val="24"/>
          <w:rPrChange w:id="1427" w:author="Nguyen Thi Thuy Duong" w:date="2019-12-23T23:29:00Z">
            <w:rPr>
              <w:ins w:id="1428" w:author="Nguyen Thi Thuy Duong" w:date="2019-12-23T23:25:00Z"/>
            </w:rPr>
          </w:rPrChange>
        </w:rPr>
        <w:pPrChange w:id="1429" w:author="Nguyen Thi Thuy Duong" w:date="2019-12-23T23:29:00Z">
          <w:pPr>
            <w:pStyle w:val="ListParagraph"/>
            <w:spacing w:line="240" w:lineRule="auto"/>
          </w:pPr>
        </w:pPrChange>
      </w:pPr>
      <w:ins w:id="1430" w:author="Nguyen Thi Thuy Duong" w:date="2019-12-23T23:25:00Z">
        <w:r w:rsidRPr="00837991">
          <w:rPr>
            <w:rFonts w:ascii="Times New Roman" w:hAnsi="Times New Roman"/>
            <w:szCs w:val="24"/>
            <w:rPrChange w:id="1431" w:author="Nguyen Thi Thuy Duong" w:date="2019-12-23T23:29:00Z">
              <w:rPr/>
            </w:rPrChange>
          </w:rPr>
          <w:t>Sắp xếp danh mục linh hoạt</w:t>
        </w:r>
      </w:ins>
    </w:p>
    <w:p w14:paraId="34D71305" w14:textId="03B9502F" w:rsidR="00EE326B" w:rsidRPr="00837991" w:rsidRDefault="00EE326B">
      <w:pPr>
        <w:pStyle w:val="ListParagraph"/>
        <w:numPr>
          <w:ilvl w:val="1"/>
          <w:numId w:val="58"/>
        </w:numPr>
        <w:spacing w:after="0"/>
        <w:rPr>
          <w:ins w:id="1432" w:author="Nguyen Thi Thuy Duong" w:date="2019-12-23T23:25:00Z"/>
          <w:rFonts w:ascii="Times New Roman" w:hAnsi="Times New Roman"/>
          <w:szCs w:val="24"/>
          <w:rPrChange w:id="1433" w:author="Nguyen Thi Thuy Duong" w:date="2019-12-23T23:29:00Z">
            <w:rPr>
              <w:ins w:id="1434" w:author="Nguyen Thi Thuy Duong" w:date="2019-12-23T23:25:00Z"/>
            </w:rPr>
          </w:rPrChange>
        </w:rPr>
        <w:pPrChange w:id="1435" w:author="Nguyen Thi Thuy Duong" w:date="2019-12-23T23:29:00Z">
          <w:pPr>
            <w:pStyle w:val="ListParagraph"/>
            <w:spacing w:line="240" w:lineRule="auto"/>
          </w:pPr>
        </w:pPrChange>
      </w:pPr>
      <w:ins w:id="1436" w:author="Nguyen Thi Thuy Duong" w:date="2019-12-23T23:25:00Z">
        <w:r w:rsidRPr="00837991">
          <w:rPr>
            <w:rFonts w:ascii="Times New Roman" w:hAnsi="Times New Roman"/>
            <w:szCs w:val="24"/>
            <w:rPrChange w:id="1437" w:author="Nguyen Thi Thuy Duong" w:date="2019-12-23T23:29:00Z">
              <w:rPr/>
            </w:rPrChange>
          </w:rPr>
          <w:t>Tùy chọn ẩn/hiển thị danh mụ</w:t>
        </w:r>
        <w:r w:rsidR="00837991" w:rsidRPr="00F51530">
          <w:rPr>
            <w:rFonts w:ascii="Times New Roman" w:hAnsi="Times New Roman"/>
            <w:szCs w:val="24"/>
          </w:rPr>
          <w:t>c</w:t>
        </w:r>
      </w:ins>
    </w:p>
    <w:p w14:paraId="66D6DD05" w14:textId="271E82C4" w:rsidR="00EE326B" w:rsidRPr="00837991" w:rsidRDefault="00EE326B">
      <w:pPr>
        <w:pStyle w:val="ListParagraph"/>
        <w:numPr>
          <w:ilvl w:val="0"/>
          <w:numId w:val="58"/>
        </w:numPr>
        <w:spacing w:after="0"/>
        <w:rPr>
          <w:ins w:id="1438" w:author="Nguyen Thi Thuy Duong" w:date="2019-12-23T23:25:00Z"/>
          <w:rFonts w:ascii="Times New Roman" w:hAnsi="Times New Roman"/>
          <w:szCs w:val="24"/>
          <w:rPrChange w:id="1439" w:author="Nguyen Thi Thuy Duong" w:date="2019-12-23T23:29:00Z">
            <w:rPr>
              <w:ins w:id="1440" w:author="Nguyen Thi Thuy Duong" w:date="2019-12-23T23:25:00Z"/>
            </w:rPr>
          </w:rPrChange>
        </w:rPr>
        <w:pPrChange w:id="1441" w:author="Nguyen Thi Thuy Duong" w:date="2019-12-23T23:27:00Z">
          <w:pPr>
            <w:pStyle w:val="ListParagraph"/>
            <w:spacing w:line="240" w:lineRule="auto"/>
          </w:pPr>
        </w:pPrChange>
      </w:pPr>
      <w:ins w:id="1442" w:author="Nguyen Thi Thuy Duong" w:date="2019-12-23T23:25:00Z">
        <w:r w:rsidRPr="00837991">
          <w:rPr>
            <w:rFonts w:ascii="Times New Roman" w:hAnsi="Times New Roman"/>
            <w:szCs w:val="24"/>
            <w:rPrChange w:id="1443" w:author="Nguyen Thi Thuy Duong" w:date="2019-12-23T23:29:00Z">
              <w:rPr/>
            </w:rPrChange>
          </w:rPr>
          <w:t>Quản lý danh sách sản phẩm</w:t>
        </w:r>
      </w:ins>
    </w:p>
    <w:p w14:paraId="3A101185" w14:textId="4891EC90" w:rsidR="00EE326B" w:rsidRPr="00837991" w:rsidRDefault="00EE326B">
      <w:pPr>
        <w:pStyle w:val="ListParagraph"/>
        <w:numPr>
          <w:ilvl w:val="1"/>
          <w:numId w:val="58"/>
        </w:numPr>
        <w:spacing w:after="0"/>
        <w:rPr>
          <w:ins w:id="1444" w:author="Nguyen Thi Thuy Duong" w:date="2019-12-23T23:25:00Z"/>
          <w:rFonts w:ascii="Times New Roman" w:hAnsi="Times New Roman"/>
          <w:szCs w:val="24"/>
          <w:rPrChange w:id="1445" w:author="Nguyen Thi Thuy Duong" w:date="2019-12-23T23:29:00Z">
            <w:rPr>
              <w:ins w:id="1446" w:author="Nguyen Thi Thuy Duong" w:date="2019-12-23T23:25:00Z"/>
            </w:rPr>
          </w:rPrChange>
        </w:rPr>
        <w:pPrChange w:id="1447" w:author="Nguyen Thi Thuy Duong" w:date="2019-12-23T23:29:00Z">
          <w:pPr>
            <w:pStyle w:val="ListParagraph"/>
            <w:spacing w:line="240" w:lineRule="auto"/>
          </w:pPr>
        </w:pPrChange>
      </w:pPr>
      <w:ins w:id="1448" w:author="Nguyen Thi Thuy Duong" w:date="2019-12-23T23:25:00Z">
        <w:r w:rsidRPr="00837991">
          <w:rPr>
            <w:rFonts w:ascii="Times New Roman" w:hAnsi="Times New Roman"/>
            <w:szCs w:val="24"/>
            <w:rPrChange w:id="1449" w:author="Nguyen Thi Thuy Duong" w:date="2019-12-23T23:29:00Z">
              <w:rPr/>
            </w:rPrChange>
          </w:rPr>
          <w:t>Lọc, tìm kiếm sản phẩm theo nhiều tiêu chí</w:t>
        </w:r>
      </w:ins>
    </w:p>
    <w:p w14:paraId="729CD651" w14:textId="206F6A1D" w:rsidR="00EE326B" w:rsidRPr="00837991" w:rsidRDefault="00EE326B">
      <w:pPr>
        <w:pStyle w:val="ListParagraph"/>
        <w:numPr>
          <w:ilvl w:val="1"/>
          <w:numId w:val="58"/>
        </w:numPr>
        <w:spacing w:after="0"/>
        <w:rPr>
          <w:ins w:id="1450" w:author="Nguyen Thi Thuy Duong" w:date="2019-12-23T23:25:00Z"/>
          <w:rFonts w:ascii="Times New Roman" w:hAnsi="Times New Roman"/>
          <w:szCs w:val="24"/>
          <w:rPrChange w:id="1451" w:author="Nguyen Thi Thuy Duong" w:date="2019-12-23T23:29:00Z">
            <w:rPr>
              <w:ins w:id="1452" w:author="Nguyen Thi Thuy Duong" w:date="2019-12-23T23:25:00Z"/>
            </w:rPr>
          </w:rPrChange>
        </w:rPr>
        <w:pPrChange w:id="1453" w:author="Nguyen Thi Thuy Duong" w:date="2019-12-23T23:29:00Z">
          <w:pPr>
            <w:pStyle w:val="ListParagraph"/>
            <w:spacing w:line="240" w:lineRule="auto"/>
          </w:pPr>
        </w:pPrChange>
      </w:pPr>
      <w:ins w:id="1454" w:author="Nguyen Thi Thuy Duong" w:date="2019-12-23T23:25:00Z">
        <w:r w:rsidRPr="00837991">
          <w:rPr>
            <w:rFonts w:ascii="Times New Roman" w:hAnsi="Times New Roman"/>
            <w:szCs w:val="24"/>
            <w:rPrChange w:id="1455" w:author="Nguyen Thi Thuy Duong" w:date="2019-12-23T23:29:00Z">
              <w:rPr/>
            </w:rPrChange>
          </w:rPr>
          <w:t>Tùy chọn ẩn/hiển thị sản phẩm</w:t>
        </w:r>
      </w:ins>
    </w:p>
    <w:p w14:paraId="1E8F5B57" w14:textId="6AECB230" w:rsidR="00EE326B" w:rsidRPr="00837991" w:rsidRDefault="00EE326B">
      <w:pPr>
        <w:pStyle w:val="ListParagraph"/>
        <w:numPr>
          <w:ilvl w:val="1"/>
          <w:numId w:val="58"/>
        </w:numPr>
        <w:spacing w:after="0"/>
        <w:rPr>
          <w:ins w:id="1456" w:author="Nguyen Thi Thuy Duong" w:date="2019-12-23T23:25:00Z"/>
          <w:rFonts w:ascii="Times New Roman" w:hAnsi="Times New Roman"/>
          <w:szCs w:val="24"/>
          <w:rPrChange w:id="1457" w:author="Nguyen Thi Thuy Duong" w:date="2019-12-23T23:29:00Z">
            <w:rPr>
              <w:ins w:id="1458" w:author="Nguyen Thi Thuy Duong" w:date="2019-12-23T23:25:00Z"/>
            </w:rPr>
          </w:rPrChange>
        </w:rPr>
        <w:pPrChange w:id="1459" w:author="Nguyen Thi Thuy Duong" w:date="2019-12-23T23:29:00Z">
          <w:pPr>
            <w:pStyle w:val="ListParagraph"/>
            <w:spacing w:line="240" w:lineRule="auto"/>
          </w:pPr>
        </w:pPrChange>
      </w:pPr>
      <w:ins w:id="1460" w:author="Nguyen Thi Thuy Duong" w:date="2019-12-23T23:25:00Z">
        <w:r w:rsidRPr="00837991">
          <w:rPr>
            <w:rFonts w:ascii="Times New Roman" w:hAnsi="Times New Roman"/>
            <w:szCs w:val="24"/>
            <w:rPrChange w:id="1461" w:author="Nguyen Thi Thuy Duong" w:date="2019-12-23T23:29:00Z">
              <w:rPr/>
            </w:rPrChange>
          </w:rPr>
          <w:t>Thiết lập trạng thái còn hàng/hết hàng</w:t>
        </w:r>
      </w:ins>
    </w:p>
    <w:p w14:paraId="012C1CAC" w14:textId="32A07F49" w:rsidR="00EE326B" w:rsidRPr="00837991" w:rsidRDefault="00EE326B">
      <w:pPr>
        <w:pStyle w:val="ListParagraph"/>
        <w:numPr>
          <w:ilvl w:val="1"/>
          <w:numId w:val="58"/>
        </w:numPr>
        <w:spacing w:after="0"/>
        <w:rPr>
          <w:ins w:id="1462" w:author="Nguyen Thi Thuy Duong" w:date="2019-12-23T23:25:00Z"/>
          <w:rFonts w:ascii="Times New Roman" w:hAnsi="Times New Roman"/>
          <w:szCs w:val="24"/>
          <w:rPrChange w:id="1463" w:author="Nguyen Thi Thuy Duong" w:date="2019-12-23T23:29:00Z">
            <w:rPr>
              <w:ins w:id="1464" w:author="Nguyen Thi Thuy Duong" w:date="2019-12-23T23:25:00Z"/>
            </w:rPr>
          </w:rPrChange>
        </w:rPr>
        <w:pPrChange w:id="1465" w:author="Nguyen Thi Thuy Duong" w:date="2019-12-23T23:29:00Z">
          <w:pPr>
            <w:pStyle w:val="ListParagraph"/>
            <w:spacing w:line="240" w:lineRule="auto"/>
          </w:pPr>
        </w:pPrChange>
      </w:pPr>
      <w:ins w:id="1466" w:author="Nguyen Thi Thuy Duong" w:date="2019-12-23T23:25:00Z">
        <w:r w:rsidRPr="00837991">
          <w:rPr>
            <w:rFonts w:ascii="Times New Roman" w:hAnsi="Times New Roman"/>
            <w:szCs w:val="24"/>
            <w:rPrChange w:id="1467" w:author="Nguyen Thi Thuy Duong" w:date="2019-12-23T23:29:00Z">
              <w:rPr/>
            </w:rPrChange>
          </w:rPr>
          <w:t>Thiết lập các thông số cho hàng hóa</w:t>
        </w:r>
      </w:ins>
    </w:p>
    <w:p w14:paraId="0F89535F" w14:textId="726A6E03" w:rsidR="00EE326B" w:rsidRPr="00837991" w:rsidRDefault="00EE326B">
      <w:pPr>
        <w:pStyle w:val="ListParagraph"/>
        <w:numPr>
          <w:ilvl w:val="1"/>
          <w:numId w:val="58"/>
        </w:numPr>
        <w:spacing w:after="0"/>
        <w:rPr>
          <w:ins w:id="1468" w:author="Nguyen Thi Thuy Duong" w:date="2019-12-23T23:25:00Z"/>
          <w:rFonts w:ascii="Times New Roman" w:hAnsi="Times New Roman"/>
          <w:szCs w:val="24"/>
          <w:rPrChange w:id="1469" w:author="Nguyen Thi Thuy Duong" w:date="2019-12-23T23:29:00Z">
            <w:rPr>
              <w:ins w:id="1470" w:author="Nguyen Thi Thuy Duong" w:date="2019-12-23T23:25:00Z"/>
            </w:rPr>
          </w:rPrChange>
        </w:rPr>
        <w:pPrChange w:id="1471" w:author="Nguyen Thi Thuy Duong" w:date="2019-12-23T23:29:00Z">
          <w:pPr>
            <w:pStyle w:val="ListParagraph"/>
            <w:spacing w:line="240" w:lineRule="auto"/>
          </w:pPr>
        </w:pPrChange>
      </w:pPr>
      <w:ins w:id="1472" w:author="Nguyen Thi Thuy Duong" w:date="2019-12-23T23:25:00Z">
        <w:r w:rsidRPr="00837991">
          <w:rPr>
            <w:rFonts w:ascii="Times New Roman" w:hAnsi="Times New Roman"/>
            <w:szCs w:val="24"/>
            <w:rPrChange w:id="1473" w:author="Nguyen Thi Thuy Duong" w:date="2019-12-23T23:29:00Z">
              <w:rPr/>
            </w:rPrChange>
          </w:rPr>
          <w:t>Tùy chọn ẩn/hiển thị các thông số phù hợp (Mã hàng, bảo hành, màu sắc, kích thước…)</w:t>
        </w:r>
      </w:ins>
    </w:p>
    <w:p w14:paraId="742E996C" w14:textId="3C6D4AD7" w:rsidR="00EE326B" w:rsidRPr="00837991" w:rsidRDefault="00EE326B">
      <w:pPr>
        <w:pStyle w:val="ListParagraph"/>
        <w:numPr>
          <w:ilvl w:val="1"/>
          <w:numId w:val="58"/>
        </w:numPr>
        <w:spacing w:after="0"/>
        <w:rPr>
          <w:ins w:id="1474" w:author="Nguyen Thi Thuy Duong" w:date="2019-12-23T23:25:00Z"/>
          <w:rFonts w:ascii="Times New Roman" w:hAnsi="Times New Roman"/>
          <w:szCs w:val="24"/>
          <w:rPrChange w:id="1475" w:author="Nguyen Thi Thuy Duong" w:date="2019-12-23T23:29:00Z">
            <w:rPr>
              <w:ins w:id="1476" w:author="Nguyen Thi Thuy Duong" w:date="2019-12-23T23:25:00Z"/>
            </w:rPr>
          </w:rPrChange>
        </w:rPr>
        <w:pPrChange w:id="1477" w:author="Nguyen Thi Thuy Duong" w:date="2019-12-23T23:29:00Z">
          <w:pPr>
            <w:pStyle w:val="ListParagraph"/>
            <w:spacing w:line="240" w:lineRule="auto"/>
          </w:pPr>
        </w:pPrChange>
      </w:pPr>
      <w:ins w:id="1478" w:author="Nguyen Thi Thuy Duong" w:date="2019-12-23T23:25:00Z">
        <w:r w:rsidRPr="00837991">
          <w:rPr>
            <w:rFonts w:ascii="Times New Roman" w:hAnsi="Times New Roman"/>
            <w:szCs w:val="24"/>
            <w:rPrChange w:id="1479" w:author="Nguyen Thi Thuy Duong" w:date="2019-12-23T23:29:00Z">
              <w:rPr/>
            </w:rPrChange>
          </w:rPr>
          <w:t>Thêm, sửa, xóa sản phẩm</w:t>
        </w:r>
      </w:ins>
    </w:p>
    <w:p w14:paraId="3AC0B6EA" w14:textId="77777777" w:rsidR="00EE326B" w:rsidRPr="00837991" w:rsidRDefault="00EE326B">
      <w:pPr>
        <w:pStyle w:val="ListParagraph"/>
        <w:numPr>
          <w:ilvl w:val="0"/>
          <w:numId w:val="58"/>
        </w:numPr>
        <w:spacing w:after="0"/>
        <w:rPr>
          <w:ins w:id="1480" w:author="Nguyen Thi Thuy Duong" w:date="2019-12-23T23:25:00Z"/>
          <w:rFonts w:ascii="Times New Roman" w:hAnsi="Times New Roman"/>
          <w:szCs w:val="24"/>
          <w:rPrChange w:id="1481" w:author="Nguyen Thi Thuy Duong" w:date="2019-12-23T23:29:00Z">
            <w:rPr>
              <w:ins w:id="1482" w:author="Nguyen Thi Thuy Duong" w:date="2019-12-23T23:25:00Z"/>
            </w:rPr>
          </w:rPrChange>
        </w:rPr>
        <w:pPrChange w:id="1483" w:author="Nguyen Thi Thuy Duong" w:date="2019-12-23T23:27:00Z">
          <w:pPr>
            <w:pStyle w:val="ListParagraph"/>
            <w:widowControl/>
            <w:numPr>
              <w:numId w:val="53"/>
            </w:numPr>
            <w:suppressAutoHyphens w:val="0"/>
            <w:spacing w:after="200" w:line="240" w:lineRule="auto"/>
            <w:ind w:left="1080" w:hanging="360"/>
            <w:contextualSpacing/>
            <w:jc w:val="left"/>
          </w:pPr>
        </w:pPrChange>
      </w:pPr>
      <w:ins w:id="1484" w:author="Nguyen Thi Thuy Duong" w:date="2019-12-23T23:25:00Z">
        <w:r w:rsidRPr="00837991">
          <w:rPr>
            <w:rFonts w:ascii="Times New Roman" w:hAnsi="Times New Roman"/>
            <w:szCs w:val="24"/>
            <w:rPrChange w:id="1485" w:author="Nguyen Thi Thuy Duong" w:date="2019-12-23T23:29:00Z">
              <w:rPr/>
            </w:rPrChange>
          </w:rPr>
          <w:t>Quản lý đơn hàng:</w:t>
        </w:r>
      </w:ins>
    </w:p>
    <w:p w14:paraId="47241F5A" w14:textId="41258578" w:rsidR="00EE326B" w:rsidRPr="00837991" w:rsidRDefault="00EE326B">
      <w:pPr>
        <w:pStyle w:val="ListParagraph"/>
        <w:numPr>
          <w:ilvl w:val="1"/>
          <w:numId w:val="58"/>
        </w:numPr>
        <w:spacing w:after="0"/>
        <w:rPr>
          <w:ins w:id="1486" w:author="Nguyen Thi Thuy Duong" w:date="2019-12-23T23:25:00Z"/>
          <w:rFonts w:ascii="Times New Roman" w:hAnsi="Times New Roman"/>
          <w:szCs w:val="24"/>
          <w:rPrChange w:id="1487" w:author="Nguyen Thi Thuy Duong" w:date="2019-12-23T23:29:00Z">
            <w:rPr>
              <w:ins w:id="1488" w:author="Nguyen Thi Thuy Duong" w:date="2019-12-23T23:25:00Z"/>
            </w:rPr>
          </w:rPrChange>
        </w:rPr>
        <w:pPrChange w:id="1489" w:author="Nguyen Thi Thuy Duong" w:date="2019-12-23T23:29:00Z">
          <w:pPr>
            <w:pStyle w:val="ListParagraph"/>
            <w:spacing w:line="240" w:lineRule="auto"/>
          </w:pPr>
        </w:pPrChange>
      </w:pPr>
      <w:ins w:id="1490" w:author="Nguyen Thi Thuy Duong" w:date="2019-12-23T23:25:00Z">
        <w:r w:rsidRPr="00837991">
          <w:rPr>
            <w:rFonts w:ascii="Times New Roman" w:hAnsi="Times New Roman"/>
            <w:szCs w:val="24"/>
            <w:rPrChange w:id="1491" w:author="Nguyen Thi Thuy Duong" w:date="2019-12-23T23:29:00Z">
              <w:rPr/>
            </w:rPrChange>
          </w:rPr>
          <w:t>Tiếp nhận đơn đặt hàng trực tuyến</w:t>
        </w:r>
      </w:ins>
    </w:p>
    <w:p w14:paraId="05485C57" w14:textId="7D202625" w:rsidR="00EE326B" w:rsidRPr="00837991" w:rsidRDefault="00EE326B">
      <w:pPr>
        <w:pStyle w:val="ListParagraph"/>
        <w:numPr>
          <w:ilvl w:val="1"/>
          <w:numId w:val="58"/>
        </w:numPr>
        <w:spacing w:after="0"/>
        <w:rPr>
          <w:ins w:id="1492" w:author="Nguyen Thi Thuy Duong" w:date="2019-12-23T23:25:00Z"/>
          <w:rFonts w:ascii="Times New Roman" w:hAnsi="Times New Roman"/>
          <w:szCs w:val="24"/>
          <w:rPrChange w:id="1493" w:author="Nguyen Thi Thuy Duong" w:date="2019-12-23T23:29:00Z">
            <w:rPr>
              <w:ins w:id="1494" w:author="Nguyen Thi Thuy Duong" w:date="2019-12-23T23:25:00Z"/>
            </w:rPr>
          </w:rPrChange>
        </w:rPr>
        <w:pPrChange w:id="1495" w:author="Nguyen Thi Thuy Duong" w:date="2019-12-23T23:29:00Z">
          <w:pPr>
            <w:pStyle w:val="ListParagraph"/>
            <w:spacing w:line="240" w:lineRule="auto"/>
          </w:pPr>
        </w:pPrChange>
      </w:pPr>
      <w:ins w:id="1496" w:author="Nguyen Thi Thuy Duong" w:date="2019-12-23T23:25:00Z">
        <w:r w:rsidRPr="00837991">
          <w:rPr>
            <w:rFonts w:ascii="Times New Roman" w:hAnsi="Times New Roman"/>
            <w:szCs w:val="24"/>
            <w:rPrChange w:id="1497" w:author="Nguyen Thi Thuy Duong" w:date="2019-12-23T23:29:00Z">
              <w:rPr/>
            </w:rPrChange>
          </w:rPr>
          <w:t>Xem thông tin sản phẩm, giá trị đơn hàng</w:t>
        </w:r>
      </w:ins>
    </w:p>
    <w:p w14:paraId="7AE91FA9" w14:textId="13276766" w:rsidR="00EE326B" w:rsidRPr="00837991" w:rsidRDefault="00EE326B">
      <w:pPr>
        <w:pStyle w:val="ListParagraph"/>
        <w:numPr>
          <w:ilvl w:val="1"/>
          <w:numId w:val="58"/>
        </w:numPr>
        <w:spacing w:after="0"/>
        <w:rPr>
          <w:ins w:id="1498" w:author="Nguyen Thi Thuy Duong" w:date="2019-12-23T23:25:00Z"/>
          <w:rFonts w:ascii="Times New Roman" w:hAnsi="Times New Roman"/>
          <w:szCs w:val="24"/>
          <w:rPrChange w:id="1499" w:author="Nguyen Thi Thuy Duong" w:date="2019-12-23T23:29:00Z">
            <w:rPr>
              <w:ins w:id="1500" w:author="Nguyen Thi Thuy Duong" w:date="2019-12-23T23:25:00Z"/>
            </w:rPr>
          </w:rPrChange>
        </w:rPr>
        <w:pPrChange w:id="1501" w:author="Nguyen Thi Thuy Duong" w:date="2019-12-23T23:29:00Z">
          <w:pPr>
            <w:pStyle w:val="ListParagraph"/>
            <w:spacing w:line="240" w:lineRule="auto"/>
          </w:pPr>
        </w:pPrChange>
      </w:pPr>
      <w:ins w:id="1502" w:author="Nguyen Thi Thuy Duong" w:date="2019-12-23T23:25:00Z">
        <w:r w:rsidRPr="00837991">
          <w:rPr>
            <w:rFonts w:ascii="Times New Roman" w:hAnsi="Times New Roman"/>
            <w:szCs w:val="24"/>
            <w:rPrChange w:id="1503" w:author="Nguyen Thi Thuy Duong" w:date="2019-12-23T23:29:00Z">
              <w:rPr/>
            </w:rPrChange>
          </w:rPr>
          <w:lastRenderedPageBreak/>
          <w:t>Xem thông tin người đặt hàng</w:t>
        </w:r>
      </w:ins>
    </w:p>
    <w:p w14:paraId="650C4BD0" w14:textId="5248768F" w:rsidR="00EE326B" w:rsidRPr="00837991" w:rsidRDefault="00EE326B">
      <w:pPr>
        <w:pStyle w:val="ListParagraph"/>
        <w:numPr>
          <w:ilvl w:val="1"/>
          <w:numId w:val="58"/>
        </w:numPr>
        <w:spacing w:after="0"/>
        <w:rPr>
          <w:ins w:id="1504" w:author="Nguyen Thi Thuy Duong" w:date="2019-12-23T23:25:00Z"/>
          <w:rFonts w:ascii="Times New Roman" w:hAnsi="Times New Roman"/>
          <w:szCs w:val="24"/>
          <w:rPrChange w:id="1505" w:author="Nguyen Thi Thuy Duong" w:date="2019-12-23T23:29:00Z">
            <w:rPr>
              <w:ins w:id="1506" w:author="Nguyen Thi Thuy Duong" w:date="2019-12-23T23:25:00Z"/>
            </w:rPr>
          </w:rPrChange>
        </w:rPr>
        <w:pPrChange w:id="1507" w:author="Nguyen Thi Thuy Duong" w:date="2019-12-23T23:29:00Z">
          <w:pPr>
            <w:pStyle w:val="ListParagraph"/>
            <w:spacing w:line="240" w:lineRule="auto"/>
          </w:pPr>
        </w:pPrChange>
      </w:pPr>
      <w:ins w:id="1508" w:author="Nguyen Thi Thuy Duong" w:date="2019-12-23T23:25:00Z">
        <w:r w:rsidRPr="00837991">
          <w:rPr>
            <w:rFonts w:ascii="Times New Roman" w:hAnsi="Times New Roman"/>
            <w:szCs w:val="24"/>
            <w:rPrChange w:id="1509" w:author="Nguyen Thi Thuy Duong" w:date="2019-12-23T23:29:00Z">
              <w:rPr/>
            </w:rPrChange>
          </w:rPr>
          <w:t>Xử lý và thay đổi trạng thái đơn hàng</w:t>
        </w:r>
      </w:ins>
    </w:p>
    <w:p w14:paraId="630607C4" w14:textId="076C72A0" w:rsidR="00EE326B" w:rsidRPr="00837991" w:rsidRDefault="00EE326B">
      <w:pPr>
        <w:pStyle w:val="ListParagraph"/>
        <w:numPr>
          <w:ilvl w:val="1"/>
          <w:numId w:val="58"/>
        </w:numPr>
        <w:spacing w:after="0"/>
        <w:rPr>
          <w:ins w:id="1510" w:author="Nguyen Thi Thuy Duong" w:date="2019-12-23T23:25:00Z"/>
          <w:rFonts w:ascii="Times New Roman" w:hAnsi="Times New Roman"/>
          <w:szCs w:val="24"/>
          <w:rPrChange w:id="1511" w:author="Nguyen Thi Thuy Duong" w:date="2019-12-23T23:29:00Z">
            <w:rPr>
              <w:ins w:id="1512" w:author="Nguyen Thi Thuy Duong" w:date="2019-12-23T23:25:00Z"/>
            </w:rPr>
          </w:rPrChange>
        </w:rPr>
        <w:pPrChange w:id="1513" w:author="Nguyen Thi Thuy Duong" w:date="2019-12-23T23:29:00Z">
          <w:pPr>
            <w:pStyle w:val="ListParagraph"/>
            <w:spacing w:line="240" w:lineRule="auto"/>
          </w:pPr>
        </w:pPrChange>
      </w:pPr>
      <w:ins w:id="1514" w:author="Nguyen Thi Thuy Duong" w:date="2019-12-23T23:25:00Z">
        <w:r w:rsidRPr="00837991">
          <w:rPr>
            <w:rFonts w:ascii="Times New Roman" w:hAnsi="Times New Roman"/>
            <w:szCs w:val="24"/>
            <w:rPrChange w:id="1515" w:author="Nguyen Thi Thuy Duong" w:date="2019-12-23T23:29:00Z">
              <w:rPr/>
            </w:rPrChange>
          </w:rPr>
          <w:t>Xác nhận hủy đơn hàng</w:t>
        </w:r>
      </w:ins>
    </w:p>
    <w:p w14:paraId="7964E77B" w14:textId="77777777" w:rsidR="00EE326B" w:rsidRPr="00837991" w:rsidRDefault="00EE326B">
      <w:pPr>
        <w:pStyle w:val="ListParagraph"/>
        <w:numPr>
          <w:ilvl w:val="1"/>
          <w:numId w:val="58"/>
        </w:numPr>
        <w:spacing w:after="0"/>
        <w:rPr>
          <w:ins w:id="1516" w:author="Nguyen Thi Thuy Duong" w:date="2019-12-23T23:25:00Z"/>
          <w:rFonts w:ascii="Times New Roman" w:hAnsi="Times New Roman"/>
          <w:szCs w:val="24"/>
          <w:rPrChange w:id="1517" w:author="Nguyen Thi Thuy Duong" w:date="2019-12-23T23:29:00Z">
            <w:rPr>
              <w:ins w:id="1518" w:author="Nguyen Thi Thuy Duong" w:date="2019-12-23T23:25:00Z"/>
            </w:rPr>
          </w:rPrChange>
        </w:rPr>
        <w:pPrChange w:id="1519" w:author="Nguyen Thi Thuy Duong" w:date="2019-12-23T23:29:00Z">
          <w:pPr>
            <w:pStyle w:val="ListParagraph"/>
            <w:widowControl/>
            <w:numPr>
              <w:numId w:val="54"/>
            </w:numPr>
            <w:suppressAutoHyphens w:val="0"/>
            <w:spacing w:after="200" w:line="240" w:lineRule="auto"/>
            <w:ind w:left="1440" w:hanging="360"/>
            <w:contextualSpacing/>
            <w:jc w:val="left"/>
          </w:pPr>
        </w:pPrChange>
      </w:pPr>
      <w:ins w:id="1520" w:author="Nguyen Thi Thuy Duong" w:date="2019-12-23T23:25:00Z">
        <w:r w:rsidRPr="00837991">
          <w:rPr>
            <w:rFonts w:ascii="Times New Roman" w:hAnsi="Times New Roman"/>
            <w:szCs w:val="24"/>
            <w:rPrChange w:id="1521" w:author="Nguyen Thi Thuy Duong" w:date="2019-12-23T23:29:00Z">
              <w:rPr/>
            </w:rPrChange>
          </w:rPr>
          <w:t xml:space="preserve">Xác nhận đơn hàng thành công </w:t>
        </w:r>
      </w:ins>
    </w:p>
    <w:p w14:paraId="2F114E80" w14:textId="77777777" w:rsidR="00EE326B" w:rsidRPr="00837991" w:rsidRDefault="00EE326B">
      <w:pPr>
        <w:pStyle w:val="ListParagraph"/>
        <w:numPr>
          <w:ilvl w:val="1"/>
          <w:numId w:val="58"/>
        </w:numPr>
        <w:spacing w:after="0"/>
        <w:rPr>
          <w:ins w:id="1522" w:author="Nguyen Thi Thuy Duong" w:date="2019-12-23T23:25:00Z"/>
          <w:rFonts w:ascii="Times New Roman" w:hAnsi="Times New Roman"/>
          <w:szCs w:val="24"/>
          <w:rPrChange w:id="1523" w:author="Nguyen Thi Thuy Duong" w:date="2019-12-23T23:29:00Z">
            <w:rPr>
              <w:ins w:id="1524" w:author="Nguyen Thi Thuy Duong" w:date="2019-12-23T23:25:00Z"/>
            </w:rPr>
          </w:rPrChange>
        </w:rPr>
        <w:pPrChange w:id="1525" w:author="Nguyen Thi Thuy Duong" w:date="2019-12-23T23:29:00Z">
          <w:pPr>
            <w:pStyle w:val="ListParagraph"/>
            <w:widowControl/>
            <w:numPr>
              <w:numId w:val="55"/>
            </w:numPr>
            <w:suppressAutoHyphens w:val="0"/>
            <w:spacing w:after="200" w:line="240" w:lineRule="auto"/>
            <w:ind w:left="1080" w:hanging="360"/>
            <w:contextualSpacing/>
            <w:jc w:val="left"/>
          </w:pPr>
        </w:pPrChange>
      </w:pPr>
      <w:ins w:id="1526" w:author="Nguyen Thi Thuy Duong" w:date="2019-12-23T23:25:00Z">
        <w:r w:rsidRPr="00837991">
          <w:rPr>
            <w:rFonts w:ascii="Times New Roman" w:hAnsi="Times New Roman"/>
            <w:szCs w:val="24"/>
            <w:rPrChange w:id="1527" w:author="Nguyen Thi Thuy Duong" w:date="2019-12-23T23:29:00Z">
              <w:rPr/>
            </w:rPrChange>
          </w:rPr>
          <w:t xml:space="preserve">Thống kê , báo cáo doanh thu của cửa hàng </w:t>
        </w:r>
      </w:ins>
    </w:p>
    <w:p w14:paraId="02ECC9D5" w14:textId="50F12BF6" w:rsidR="00F97B92" w:rsidRPr="00323031" w:rsidDel="00EE326B" w:rsidRDefault="00F97B92">
      <w:pPr>
        <w:pStyle w:val="ListParagraph"/>
        <w:numPr>
          <w:ilvl w:val="0"/>
          <w:numId w:val="44"/>
        </w:numPr>
        <w:rPr>
          <w:del w:id="1528" w:author="Nguyen Thi Thuy Duong" w:date="2019-12-23T23:27:00Z"/>
        </w:rPr>
        <w:pPrChange w:id="1529" w:author="Nguyen Thi Thuy Duong" w:date="2019-12-17T16:33:00Z">
          <w:pPr>
            <w:pStyle w:val="Heading2"/>
          </w:pPr>
        </w:pPrChange>
      </w:pPr>
      <w:bookmarkStart w:id="1530" w:name="_Toc28037513"/>
      <w:bookmarkStart w:id="1531" w:name="_Toc28037557"/>
      <w:bookmarkStart w:id="1532" w:name="_Toc28040810"/>
      <w:bookmarkEnd w:id="1530"/>
      <w:bookmarkEnd w:id="1531"/>
      <w:bookmarkEnd w:id="1532"/>
    </w:p>
    <w:p w14:paraId="61981743" w14:textId="77777777" w:rsidR="0079274C" w:rsidDel="00EB32D2" w:rsidRDefault="0079274C" w:rsidP="0079274C">
      <w:pPr>
        <w:pStyle w:val="Heading2"/>
        <w:rPr>
          <w:del w:id="1533" w:author="Nguyen Thi Thuy Duong" w:date="2019-12-17T16:40:00Z"/>
        </w:rPr>
      </w:pPr>
      <w:bookmarkStart w:id="1534" w:name="_Toc25660393"/>
      <w:bookmarkStart w:id="1535" w:name="_Toc28040811"/>
      <w:r>
        <w:t>Work Breakdown Structure</w:t>
      </w:r>
      <w:bookmarkEnd w:id="1534"/>
      <w:bookmarkEnd w:id="1535"/>
    </w:p>
    <w:p w14:paraId="22C158CE" w14:textId="77777777" w:rsidR="00571F69" w:rsidRPr="00571F69" w:rsidDel="003E0A80" w:rsidRDefault="00571F69">
      <w:pPr>
        <w:pStyle w:val="Heading2"/>
        <w:rPr>
          <w:del w:id="1536" w:author="Khanh Linh Trinh" w:date="2019-12-19T23:11:00Z"/>
        </w:rPr>
        <w:pPrChange w:id="1537" w:author="Nguyen Thi Thuy Duong" w:date="2019-12-17T16:40:00Z">
          <w:pPr/>
        </w:pPrChange>
      </w:pPr>
      <w:bookmarkStart w:id="1538" w:name="_Toc27690275"/>
      <w:bookmarkStart w:id="1539" w:name="_Toc28037515"/>
      <w:bookmarkStart w:id="1540" w:name="_Toc28037559"/>
      <w:bookmarkStart w:id="1541" w:name="_Toc28040812"/>
      <w:bookmarkEnd w:id="1538"/>
      <w:bookmarkEnd w:id="1539"/>
      <w:bookmarkEnd w:id="1540"/>
      <w:bookmarkEnd w:id="1541"/>
    </w:p>
    <w:p w14:paraId="6E78AD27" w14:textId="25EA59C7" w:rsidR="0079274C" w:rsidRPr="00323031" w:rsidDel="003E0A80" w:rsidRDefault="0079274C">
      <w:pPr>
        <w:pStyle w:val="Heading2"/>
        <w:rPr>
          <w:del w:id="1542" w:author="Khanh Linh Trinh" w:date="2019-12-19T23:11:00Z"/>
          <w:iCs/>
        </w:rPr>
        <w:pPrChange w:id="1543" w:author="Khanh Linh Trinh" w:date="2019-12-19T23:11:00Z">
          <w:pPr/>
        </w:pPrChange>
      </w:pPr>
      <w:bookmarkStart w:id="1544" w:name="_Toc27690276"/>
      <w:bookmarkStart w:id="1545" w:name="_Toc28037516"/>
      <w:bookmarkStart w:id="1546" w:name="_Toc28037560"/>
      <w:bookmarkStart w:id="1547" w:name="_Toc28040813"/>
      <w:bookmarkEnd w:id="1544"/>
      <w:bookmarkEnd w:id="1545"/>
      <w:bookmarkEnd w:id="1546"/>
      <w:bookmarkEnd w:id="1547"/>
    </w:p>
    <w:p w14:paraId="2697949A" w14:textId="4B942B8D" w:rsidR="00883DAD" w:rsidRPr="00AA6CC8" w:rsidDel="003E0A80" w:rsidRDefault="009935DB">
      <w:pPr>
        <w:pStyle w:val="Heading2"/>
        <w:rPr>
          <w:del w:id="1548" w:author="Khanh Linh Trinh" w:date="2019-12-19T23:11:00Z"/>
        </w:rPr>
        <w:pPrChange w:id="1549" w:author="Khanh Linh Trinh" w:date="2019-12-19T23:11:00Z">
          <w:pPr/>
        </w:pPrChange>
      </w:pPr>
      <w:del w:id="1550" w:author="Khanh Linh Trinh" w:date="2019-12-19T23:11:00Z">
        <w:r w:rsidDel="003E0A80">
          <w:delText xml:space="preserve">                                                   </w:delText>
        </w:r>
        <w:r w:rsidRPr="00AA6CC8" w:rsidDel="003E0A80">
          <w:delText>Biểu đồ WBS dạng bảng</w:delText>
        </w:r>
        <w:bookmarkStart w:id="1551" w:name="_Toc27690277"/>
        <w:bookmarkStart w:id="1552" w:name="_Toc28037517"/>
        <w:bookmarkStart w:id="1553" w:name="_Toc28037561"/>
        <w:bookmarkStart w:id="1554" w:name="_Toc28040814"/>
        <w:bookmarkEnd w:id="1551"/>
        <w:bookmarkEnd w:id="1552"/>
        <w:bookmarkEnd w:id="1553"/>
        <w:bookmarkEnd w:id="1554"/>
      </w:del>
    </w:p>
    <w:p w14:paraId="202C8CEC" w14:textId="40DC744F" w:rsidR="00883DAD" w:rsidRDefault="00883DAD">
      <w:pPr>
        <w:pStyle w:val="Heading2"/>
        <w:pPrChange w:id="1555" w:author="Khanh Linh Trinh" w:date="2019-12-19T23:11:00Z">
          <w:pPr/>
        </w:pPrChange>
      </w:pPr>
      <w:bookmarkStart w:id="1556" w:name="_Toc28040815"/>
      <w:bookmarkEnd w:id="1556"/>
    </w:p>
    <w:p w14:paraId="6826FD51" w14:textId="5B473FBC" w:rsidR="00AA6CC8" w:rsidRDefault="00AA6CC8" w:rsidP="00AA6CC8">
      <w:pPr>
        <w:jc w:val="center"/>
        <w:rPr>
          <w:ins w:id="1557" w:author="Khanh Linh Trinh" w:date="2019-12-19T23:11:00Z"/>
          <w:b/>
          <w:iCs/>
        </w:rPr>
      </w:pPr>
      <w:r w:rsidRPr="00AA6CC8">
        <w:rPr>
          <w:b/>
          <w:iCs/>
        </w:rPr>
        <w:t>Biểu đồ WBS dạng cây</w:t>
      </w:r>
    </w:p>
    <w:p w14:paraId="576503CF" w14:textId="4C3A4C03" w:rsidR="003E0A80" w:rsidRPr="00AA6CC8" w:rsidRDefault="003E0A80" w:rsidP="00AA6CC8">
      <w:pPr>
        <w:jc w:val="center"/>
        <w:rPr>
          <w:b/>
          <w:iCs/>
        </w:rPr>
      </w:pPr>
      <w:ins w:id="1558" w:author="Khanh Linh Trinh" w:date="2019-12-19T23:11:00Z">
        <w:r>
          <w:rPr>
            <w:noProof/>
            <w:lang w:eastAsia="ja-JP" w:bidi="ar-SA"/>
          </w:rPr>
          <w:drawing>
            <wp:inline distT="0" distB="0" distL="0" distR="0" wp14:anchorId="7382E960" wp14:editId="0040035C">
              <wp:extent cx="4505325" cy="4371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5325" cy="4371975"/>
                      </a:xfrm>
                      <a:prstGeom prst="rect">
                        <a:avLst/>
                      </a:prstGeom>
                    </pic:spPr>
                  </pic:pic>
                </a:graphicData>
              </a:graphic>
            </wp:inline>
          </w:drawing>
        </w:r>
      </w:ins>
    </w:p>
    <w:p w14:paraId="3AD1067C" w14:textId="056973AD" w:rsidR="0079274C" w:rsidRDefault="0079274C" w:rsidP="0079274C">
      <w:pPr>
        <w:pStyle w:val="Heading2"/>
        <w:rPr>
          <w:ins w:id="1559" w:author="Nguyen Thi Thuy Duong" w:date="2019-12-17T16:34:00Z"/>
        </w:rPr>
      </w:pPr>
      <w:bookmarkStart w:id="1560" w:name="_Toc25660394"/>
      <w:bookmarkStart w:id="1561" w:name="_Toc28040816"/>
      <w:r>
        <w:t>Ước lượng thời gian</w:t>
      </w:r>
      <w:bookmarkEnd w:id="1560"/>
      <w:bookmarkEnd w:id="1561"/>
    </w:p>
    <w:p w14:paraId="39876B85" w14:textId="16676025" w:rsidR="00F97B92" w:rsidRPr="00323031" w:rsidDel="00F97B92" w:rsidRDefault="00F97B92">
      <w:pPr>
        <w:rPr>
          <w:del w:id="1562" w:author="Nguyen Thi Thuy Duong" w:date="2019-12-17T16:36:00Z"/>
          <w:iCs/>
        </w:rPr>
        <w:pPrChange w:id="1563" w:author="Nguyen Thi Thuy Duong" w:date="2019-12-17T16:34:00Z">
          <w:pPr>
            <w:pStyle w:val="Heading2"/>
          </w:pPr>
        </w:pPrChange>
      </w:pPr>
    </w:p>
    <w:p w14:paraId="4664C212" w14:textId="77777777" w:rsidR="00F97B92" w:rsidRDefault="00F97B92" w:rsidP="00F97B92">
      <w:pPr>
        <w:rPr>
          <w:ins w:id="1564" w:author="Nguyen Thi Thuy Duong" w:date="2019-12-17T16:36:00Z"/>
          <w:iCs/>
        </w:rPr>
      </w:pPr>
      <w:bookmarkStart w:id="1565" w:name="_Toc25660395"/>
      <w:ins w:id="1566" w:author="Nguyen Thi Thuy Duong" w:date="2019-12-17T16:36:00Z">
        <w:r>
          <w:rPr>
            <w:iCs/>
          </w:rPr>
          <w:t>Thời gian cần thiết để làm dự án là từ 44 -&gt; 49 ngày.</w:t>
        </w:r>
      </w:ins>
    </w:p>
    <w:tbl>
      <w:tblPr>
        <w:tblStyle w:val="TableGrid"/>
        <w:tblW w:w="0" w:type="auto"/>
        <w:tblInd w:w="0" w:type="dxa"/>
        <w:tblLook w:val="04A0" w:firstRow="1" w:lastRow="0" w:firstColumn="1" w:lastColumn="0" w:noHBand="0" w:noVBand="1"/>
        <w:tblPrChange w:id="1567" w:author="Nguyen Thi Thuy Duong" w:date="2019-12-23T23:50:00Z">
          <w:tblPr>
            <w:tblStyle w:val="TableGrid"/>
            <w:tblW w:w="0" w:type="auto"/>
            <w:tblInd w:w="0" w:type="dxa"/>
            <w:tblLook w:val="04A0" w:firstRow="1" w:lastRow="0" w:firstColumn="1" w:lastColumn="0" w:noHBand="0" w:noVBand="1"/>
          </w:tblPr>
        </w:tblPrChange>
      </w:tblPr>
      <w:tblGrid>
        <w:gridCol w:w="933"/>
        <w:gridCol w:w="1079"/>
        <w:gridCol w:w="1233"/>
        <w:gridCol w:w="1514"/>
        <w:gridCol w:w="2057"/>
        <w:gridCol w:w="1954"/>
        <w:tblGridChange w:id="1568">
          <w:tblGrid>
            <w:gridCol w:w="933"/>
            <w:gridCol w:w="1079"/>
            <w:gridCol w:w="1233"/>
            <w:gridCol w:w="1514"/>
            <w:gridCol w:w="2057"/>
            <w:gridCol w:w="1954"/>
          </w:tblGrid>
        </w:tblGridChange>
      </w:tblGrid>
      <w:tr w:rsidR="00F97B92" w:rsidRPr="007B6C8E" w14:paraId="3115A6B4" w14:textId="77777777" w:rsidTr="00F864E5">
        <w:trPr>
          <w:ins w:id="1569" w:author="Nguyen Thi Thuy Duong" w:date="2019-12-17T16:36:00Z"/>
        </w:trPr>
        <w:tc>
          <w:tcPr>
            <w:tcW w:w="4390" w:type="dxa"/>
            <w:gridSpan w:val="4"/>
            <w:tcBorders>
              <w:top w:val="single" w:sz="4" w:space="0" w:color="auto"/>
              <w:left w:val="single" w:sz="4" w:space="0" w:color="auto"/>
              <w:bottom w:val="single" w:sz="4" w:space="0" w:color="auto"/>
              <w:right w:val="single" w:sz="4" w:space="0" w:color="auto"/>
            </w:tcBorders>
            <w:hideMark/>
            <w:tcPrChange w:id="1570" w:author="Nguyen Thi Thuy Duong" w:date="2019-12-23T23:50:00Z">
              <w:tcPr>
                <w:tcW w:w="6334" w:type="dxa"/>
                <w:gridSpan w:val="4"/>
                <w:tcBorders>
                  <w:top w:val="single" w:sz="4" w:space="0" w:color="auto"/>
                  <w:left w:val="single" w:sz="4" w:space="0" w:color="auto"/>
                  <w:bottom w:val="single" w:sz="4" w:space="0" w:color="auto"/>
                  <w:right w:val="single" w:sz="4" w:space="0" w:color="auto"/>
                </w:tcBorders>
                <w:hideMark/>
              </w:tcPr>
            </w:tcPrChange>
          </w:tcPr>
          <w:p w14:paraId="2275FBBE" w14:textId="77777777" w:rsidR="00F97B92" w:rsidRPr="007B6C8E" w:rsidRDefault="00F97B92">
            <w:pPr>
              <w:rPr>
                <w:ins w:id="1571" w:author="Nguyen Thi Thuy Duong" w:date="2019-12-17T16:36:00Z"/>
                <w:rPrChange w:id="1572" w:author="Nguyen Thi Thuy Duong" w:date="2019-12-23T23:50:00Z">
                  <w:rPr>
                    <w:ins w:id="1573" w:author="Nguyen Thi Thuy Duong" w:date="2019-12-17T16:36:00Z"/>
                    <w:rFonts w:ascii="Times New Roman" w:hAnsi="Times New Roman" w:cs="Times New Roman"/>
                    <w:sz w:val="15"/>
                    <w:szCs w:val="15"/>
                  </w:rPr>
                </w:rPrChange>
              </w:rPr>
              <w:pPrChange w:id="1574" w:author="Nguyen Thi Thuy Duong" w:date="2019-12-23T23:50:00Z">
                <w:pPr>
                  <w:jc w:val="center"/>
                </w:pPr>
              </w:pPrChange>
            </w:pPr>
            <w:ins w:id="1575" w:author="Nguyen Thi Thuy Duong" w:date="2019-12-17T16:36:00Z">
              <w:r w:rsidRPr="007B6C8E">
                <w:rPr>
                  <w:rPrChange w:id="1576" w:author="Nguyen Thi Thuy Duong" w:date="2019-12-23T23:50:00Z">
                    <w:rPr>
                      <w:rFonts w:ascii="Times New Roman" w:hAnsi="Times New Roman" w:cs="Times New Roman"/>
                      <w:sz w:val="15"/>
                      <w:szCs w:val="15"/>
                    </w:rPr>
                  </w:rPrChange>
                </w:rPr>
                <w:t>Hệ thống</w:t>
              </w:r>
            </w:ins>
          </w:p>
        </w:tc>
        <w:tc>
          <w:tcPr>
            <w:tcW w:w="2426" w:type="dxa"/>
            <w:tcBorders>
              <w:top w:val="single" w:sz="4" w:space="0" w:color="auto"/>
              <w:left w:val="single" w:sz="4" w:space="0" w:color="auto"/>
              <w:bottom w:val="single" w:sz="4" w:space="0" w:color="auto"/>
              <w:right w:val="single" w:sz="4" w:space="0" w:color="auto"/>
            </w:tcBorders>
            <w:hideMark/>
            <w:tcPrChange w:id="1577"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3475B47" w14:textId="77777777" w:rsidR="00F97B92" w:rsidRPr="007B6C8E" w:rsidRDefault="00F97B92">
            <w:pPr>
              <w:rPr>
                <w:ins w:id="1578" w:author="Nguyen Thi Thuy Duong" w:date="2019-12-17T16:36:00Z"/>
                <w:rPrChange w:id="1579" w:author="Nguyen Thi Thuy Duong" w:date="2019-12-23T23:50:00Z">
                  <w:rPr>
                    <w:ins w:id="1580" w:author="Nguyen Thi Thuy Duong" w:date="2019-12-17T16:36:00Z"/>
                    <w:rFonts w:ascii="Times New Roman" w:hAnsi="Times New Roman" w:cs="Times New Roman"/>
                    <w:sz w:val="15"/>
                    <w:szCs w:val="15"/>
                  </w:rPr>
                </w:rPrChange>
              </w:rPr>
              <w:pPrChange w:id="1581" w:author="Nguyen Thi Thuy Duong" w:date="2019-12-23T23:50:00Z">
                <w:pPr>
                  <w:jc w:val="center"/>
                </w:pPr>
              </w:pPrChange>
            </w:pPr>
            <w:ins w:id="1582" w:author="Nguyen Thi Thuy Duong" w:date="2019-12-17T16:36:00Z">
              <w:r w:rsidRPr="007B6C8E">
                <w:rPr>
                  <w:rPrChange w:id="1583" w:author="Nguyen Thi Thuy Duong" w:date="2019-12-23T23:50:00Z">
                    <w:rPr>
                      <w:rFonts w:ascii="Times New Roman" w:hAnsi="Times New Roman" w:cs="Times New Roman"/>
                      <w:sz w:val="15"/>
                      <w:szCs w:val="15"/>
                    </w:rPr>
                  </w:rPrChange>
                </w:rPr>
                <w:t>Start(dd/mm/yyy)</w:t>
              </w:r>
            </w:ins>
          </w:p>
        </w:tc>
        <w:tc>
          <w:tcPr>
            <w:tcW w:w="1954" w:type="dxa"/>
            <w:tcBorders>
              <w:top w:val="single" w:sz="4" w:space="0" w:color="auto"/>
              <w:left w:val="single" w:sz="4" w:space="0" w:color="auto"/>
              <w:bottom w:val="single" w:sz="4" w:space="0" w:color="auto"/>
              <w:right w:val="single" w:sz="4" w:space="0" w:color="auto"/>
            </w:tcBorders>
            <w:hideMark/>
            <w:tcPrChange w:id="1584"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3856F90" w14:textId="77777777" w:rsidR="00F97B92" w:rsidRPr="007B6C8E" w:rsidRDefault="00F97B92">
            <w:pPr>
              <w:rPr>
                <w:ins w:id="1585" w:author="Nguyen Thi Thuy Duong" w:date="2019-12-17T16:36:00Z"/>
                <w:rPrChange w:id="1586" w:author="Nguyen Thi Thuy Duong" w:date="2019-12-23T23:50:00Z">
                  <w:rPr>
                    <w:ins w:id="1587" w:author="Nguyen Thi Thuy Duong" w:date="2019-12-17T16:36:00Z"/>
                    <w:rFonts w:ascii="Times New Roman" w:hAnsi="Times New Roman" w:cs="Times New Roman"/>
                    <w:sz w:val="15"/>
                    <w:szCs w:val="15"/>
                  </w:rPr>
                </w:rPrChange>
              </w:rPr>
              <w:pPrChange w:id="1588" w:author="Nguyen Thi Thuy Duong" w:date="2019-12-23T23:50:00Z">
                <w:pPr>
                  <w:jc w:val="center"/>
                </w:pPr>
              </w:pPrChange>
            </w:pPr>
            <w:ins w:id="1589" w:author="Nguyen Thi Thuy Duong" w:date="2019-12-17T16:36:00Z">
              <w:r w:rsidRPr="007B6C8E">
                <w:rPr>
                  <w:rPrChange w:id="1590" w:author="Nguyen Thi Thuy Duong" w:date="2019-12-23T23:50:00Z">
                    <w:rPr>
                      <w:rFonts w:ascii="Times New Roman" w:hAnsi="Times New Roman" w:cs="Times New Roman"/>
                      <w:sz w:val="15"/>
                      <w:szCs w:val="15"/>
                    </w:rPr>
                  </w:rPrChange>
                </w:rPr>
                <w:t>End(dd/mm/yyy)</w:t>
              </w:r>
            </w:ins>
          </w:p>
        </w:tc>
      </w:tr>
      <w:tr w:rsidR="00F97B92" w:rsidRPr="007B6C8E" w14:paraId="69369CBF" w14:textId="77777777" w:rsidTr="00F864E5">
        <w:trPr>
          <w:trHeight w:val="362"/>
          <w:ins w:id="1591" w:author="Nguyen Thi Thuy Duong" w:date="2019-12-17T16:36:00Z"/>
          <w:trPrChange w:id="1592" w:author="Nguyen Thi Thuy Duong" w:date="2019-12-23T23:50:00Z">
            <w:trPr>
              <w:trHeight w:val="362"/>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1593"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26A9147E" w14:textId="77777777" w:rsidR="00F97B92" w:rsidRPr="007B6C8E" w:rsidRDefault="00F97B92">
            <w:pPr>
              <w:rPr>
                <w:ins w:id="1594" w:author="Nguyen Thi Thuy Duong" w:date="2019-12-17T16:36:00Z"/>
                <w:rPrChange w:id="1595" w:author="Nguyen Thi Thuy Duong" w:date="2019-12-23T23:50:00Z">
                  <w:rPr>
                    <w:ins w:id="1596" w:author="Nguyen Thi Thuy Duong" w:date="2019-12-17T16:36:00Z"/>
                    <w:rFonts w:ascii="Times New Roman" w:hAnsi="Times New Roman" w:cs="Times New Roman"/>
                    <w:sz w:val="15"/>
                    <w:szCs w:val="15"/>
                  </w:rPr>
                </w:rPrChange>
              </w:rPr>
              <w:pPrChange w:id="1597" w:author="Nguyen Thi Thuy Duong" w:date="2019-12-23T23:50:00Z">
                <w:pPr>
                  <w:widowControl/>
                  <w:suppressAutoHyphens w:val="0"/>
                  <w:spacing w:after="0"/>
                  <w:contextualSpacing/>
                  <w:jc w:val="left"/>
                </w:pPr>
              </w:pPrChange>
            </w:pPr>
            <w:ins w:id="1598" w:author="Nguyen Thi Thuy Duong" w:date="2019-12-17T16:36:00Z">
              <w:r w:rsidRPr="007B6C8E">
                <w:rPr>
                  <w:rPrChange w:id="1599" w:author="Nguyen Thi Thuy Duong" w:date="2019-12-23T23:50:00Z">
                    <w:rPr>
                      <w:rFonts w:ascii="Times New Roman" w:hAnsi="Times New Roman" w:cs="Times New Roman"/>
                      <w:sz w:val="15"/>
                      <w:szCs w:val="15"/>
                    </w:rPr>
                  </w:rPrChange>
                </w:rPr>
                <w:t>1.Phân tích hệ thống</w:t>
              </w:r>
            </w:ins>
          </w:p>
        </w:tc>
        <w:tc>
          <w:tcPr>
            <w:tcW w:w="1079" w:type="dxa"/>
            <w:vMerge w:val="restart"/>
            <w:tcBorders>
              <w:top w:val="single" w:sz="4" w:space="0" w:color="auto"/>
              <w:left w:val="single" w:sz="4" w:space="0" w:color="auto"/>
              <w:bottom w:val="single" w:sz="4" w:space="0" w:color="auto"/>
              <w:right w:val="single" w:sz="4" w:space="0" w:color="auto"/>
            </w:tcBorders>
            <w:hideMark/>
            <w:tcPrChange w:id="1600"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3F83FC17" w14:textId="77777777" w:rsidR="00F97B92" w:rsidRPr="007B6C8E" w:rsidRDefault="00F97B92">
            <w:pPr>
              <w:rPr>
                <w:ins w:id="1601" w:author="Nguyen Thi Thuy Duong" w:date="2019-12-17T16:36:00Z"/>
                <w:rPrChange w:id="1602" w:author="Nguyen Thi Thuy Duong" w:date="2019-12-23T23:50:00Z">
                  <w:rPr>
                    <w:ins w:id="1603" w:author="Nguyen Thi Thuy Duong" w:date="2019-12-17T16:36:00Z"/>
                    <w:rFonts w:ascii="Times New Roman" w:hAnsi="Times New Roman" w:cs="Times New Roman"/>
                    <w:sz w:val="15"/>
                    <w:szCs w:val="15"/>
                  </w:rPr>
                </w:rPrChange>
              </w:rPr>
              <w:pPrChange w:id="1604" w:author="Nguyen Thi Thuy Duong" w:date="2019-12-23T23:50:00Z">
                <w:pPr>
                  <w:jc w:val="left"/>
                </w:pPr>
              </w:pPrChange>
            </w:pPr>
            <w:ins w:id="1605" w:author="Nguyen Thi Thuy Duong" w:date="2019-12-17T16:36:00Z">
              <w:r w:rsidRPr="007B6C8E">
                <w:rPr>
                  <w:rPrChange w:id="1606" w:author="Nguyen Thi Thuy Duong" w:date="2019-12-23T23:50:00Z">
                    <w:rPr>
                      <w:rFonts w:ascii="Times New Roman" w:hAnsi="Times New Roman" w:cs="Times New Roman"/>
                      <w:sz w:val="15"/>
                      <w:szCs w:val="15"/>
                    </w:rPr>
                  </w:rPrChange>
                </w:rPr>
                <w:t>1.1. Phân tích quy trình nghiệp vụ của hệ thống</w:t>
              </w:r>
            </w:ins>
          </w:p>
        </w:tc>
        <w:tc>
          <w:tcPr>
            <w:tcW w:w="1233" w:type="dxa"/>
            <w:tcBorders>
              <w:top w:val="single" w:sz="4" w:space="0" w:color="auto"/>
              <w:left w:val="single" w:sz="4" w:space="0" w:color="auto"/>
              <w:bottom w:val="single" w:sz="4" w:space="0" w:color="auto"/>
              <w:right w:val="single" w:sz="4" w:space="0" w:color="auto"/>
            </w:tcBorders>
            <w:hideMark/>
            <w:tcPrChange w:id="1607"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56AE1C9" w14:textId="77777777" w:rsidR="00F97B92" w:rsidRPr="007B6C8E" w:rsidRDefault="00F97B92">
            <w:pPr>
              <w:rPr>
                <w:ins w:id="1608" w:author="Nguyen Thi Thuy Duong" w:date="2019-12-17T16:36:00Z"/>
                <w:rPrChange w:id="1609" w:author="Nguyen Thi Thuy Duong" w:date="2019-12-23T23:50:00Z">
                  <w:rPr>
                    <w:ins w:id="1610" w:author="Nguyen Thi Thuy Duong" w:date="2019-12-17T16:36:00Z"/>
                    <w:rFonts w:ascii="Times New Roman" w:hAnsi="Times New Roman" w:cs="Times New Roman"/>
                    <w:sz w:val="15"/>
                    <w:szCs w:val="15"/>
                  </w:rPr>
                </w:rPrChange>
              </w:rPr>
              <w:pPrChange w:id="1611" w:author="Nguyen Thi Thuy Duong" w:date="2019-12-23T23:50:00Z">
                <w:pPr>
                  <w:jc w:val="left"/>
                </w:pPr>
              </w:pPrChange>
            </w:pPr>
            <w:ins w:id="1612" w:author="Nguyen Thi Thuy Duong" w:date="2019-12-17T16:36:00Z">
              <w:r w:rsidRPr="007B6C8E">
                <w:rPr>
                  <w:rPrChange w:id="1613" w:author="Nguyen Thi Thuy Duong" w:date="2019-12-23T23:50:00Z">
                    <w:rPr>
                      <w:rFonts w:ascii="Times New Roman" w:hAnsi="Times New Roman" w:cs="Times New Roman"/>
                      <w:sz w:val="15"/>
                      <w:szCs w:val="15"/>
                    </w:rPr>
                  </w:rPrChange>
                </w:rPr>
                <w:t>1.1.1. Phân tích và thiết kế</w:t>
              </w:r>
            </w:ins>
          </w:p>
        </w:tc>
        <w:tc>
          <w:tcPr>
            <w:tcW w:w="1145" w:type="dxa"/>
            <w:tcBorders>
              <w:top w:val="single" w:sz="4" w:space="0" w:color="auto"/>
              <w:left w:val="single" w:sz="4" w:space="0" w:color="auto"/>
              <w:bottom w:val="single" w:sz="4" w:space="0" w:color="auto"/>
              <w:right w:val="single" w:sz="4" w:space="0" w:color="auto"/>
            </w:tcBorders>
            <w:tcPrChange w:id="1614"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3064B749" w14:textId="77777777" w:rsidR="00F97B92" w:rsidRPr="007B6C8E" w:rsidRDefault="00F97B92">
            <w:pPr>
              <w:rPr>
                <w:ins w:id="1615" w:author="Nguyen Thi Thuy Duong" w:date="2019-12-17T16:36:00Z"/>
                <w:rPrChange w:id="1616" w:author="Nguyen Thi Thuy Duong" w:date="2019-12-23T23:50:00Z">
                  <w:rPr>
                    <w:ins w:id="1617" w:author="Nguyen Thi Thuy Duong" w:date="2019-12-17T16:36:00Z"/>
                    <w:rFonts w:ascii="Times New Roman" w:hAnsi="Times New Roman" w:cs="Times New Roman"/>
                    <w:sz w:val="15"/>
                    <w:szCs w:val="15"/>
                  </w:rPr>
                </w:rPrChange>
              </w:rPr>
              <w:pPrChange w:id="1618"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161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2D82823" w14:textId="77777777" w:rsidR="00F97B92" w:rsidRPr="007B6C8E" w:rsidRDefault="00F97B92">
            <w:pPr>
              <w:rPr>
                <w:ins w:id="1620" w:author="Nguyen Thi Thuy Duong" w:date="2019-12-17T16:36:00Z"/>
                <w:rPrChange w:id="1621" w:author="Nguyen Thi Thuy Duong" w:date="2019-12-23T23:50:00Z">
                  <w:rPr>
                    <w:ins w:id="1622" w:author="Nguyen Thi Thuy Duong" w:date="2019-12-17T16:36:00Z"/>
                    <w:rFonts w:ascii="Times New Roman" w:hAnsi="Times New Roman" w:cs="Times New Roman"/>
                    <w:sz w:val="15"/>
                    <w:szCs w:val="15"/>
                  </w:rPr>
                </w:rPrChange>
              </w:rPr>
              <w:pPrChange w:id="1623" w:author="Nguyen Thi Thuy Duong" w:date="2019-12-23T23:50:00Z">
                <w:pPr>
                  <w:jc w:val="left"/>
                </w:pPr>
              </w:pPrChange>
            </w:pPr>
            <w:ins w:id="1624" w:author="Nguyen Thi Thuy Duong" w:date="2019-12-17T16:36:00Z">
              <w:r w:rsidRPr="007B6C8E">
                <w:rPr>
                  <w:rPrChange w:id="1625"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162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9889E88" w14:textId="77777777" w:rsidR="00F97B92" w:rsidRPr="007B6C8E" w:rsidRDefault="00F97B92">
            <w:pPr>
              <w:rPr>
                <w:ins w:id="1627" w:author="Nguyen Thi Thuy Duong" w:date="2019-12-17T16:36:00Z"/>
                <w:rPrChange w:id="1628" w:author="Nguyen Thi Thuy Duong" w:date="2019-12-23T23:50:00Z">
                  <w:rPr>
                    <w:ins w:id="1629" w:author="Nguyen Thi Thuy Duong" w:date="2019-12-17T16:36:00Z"/>
                    <w:rFonts w:ascii="Times New Roman" w:hAnsi="Times New Roman" w:cs="Times New Roman"/>
                    <w:sz w:val="15"/>
                    <w:szCs w:val="15"/>
                  </w:rPr>
                </w:rPrChange>
              </w:rPr>
              <w:pPrChange w:id="1630" w:author="Nguyen Thi Thuy Duong" w:date="2019-12-23T23:50:00Z">
                <w:pPr>
                  <w:jc w:val="left"/>
                </w:pPr>
              </w:pPrChange>
            </w:pPr>
            <w:ins w:id="1631" w:author="Nguyen Thi Thuy Duong" w:date="2019-12-17T16:36:00Z">
              <w:r w:rsidRPr="007B6C8E">
                <w:rPr>
                  <w:rPrChange w:id="1632" w:author="Nguyen Thi Thuy Duong" w:date="2019-12-23T23:50:00Z">
                    <w:rPr>
                      <w:rFonts w:ascii="Times New Roman" w:hAnsi="Times New Roman" w:cs="Times New Roman"/>
                      <w:sz w:val="15"/>
                      <w:szCs w:val="15"/>
                    </w:rPr>
                  </w:rPrChange>
                </w:rPr>
                <w:t>05/12/2019</w:t>
              </w:r>
            </w:ins>
          </w:p>
        </w:tc>
      </w:tr>
      <w:tr w:rsidR="00F97B92" w:rsidRPr="007B6C8E" w14:paraId="7FEE78D5" w14:textId="77777777" w:rsidTr="00F864E5">
        <w:trPr>
          <w:trHeight w:val="549"/>
          <w:ins w:id="1633" w:author="Nguyen Thi Thuy Duong" w:date="2019-12-17T16:36:00Z"/>
          <w:trPrChange w:id="1634" w:author="Nguyen Thi Thuy Duong" w:date="2019-12-23T23:50:00Z">
            <w:trPr>
              <w:trHeight w:val="549"/>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163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F284751" w14:textId="77777777" w:rsidR="00F97B92" w:rsidRPr="007B6C8E" w:rsidRDefault="00F97B92">
            <w:pPr>
              <w:rPr>
                <w:ins w:id="1636" w:author="Nguyen Thi Thuy Duong" w:date="2019-12-17T16:36:00Z"/>
                <w:rPrChange w:id="1637" w:author="Nguyen Thi Thuy Duong" w:date="2019-12-23T23:50:00Z">
                  <w:rPr>
                    <w:ins w:id="1638" w:author="Nguyen Thi Thuy Duong" w:date="2019-12-17T16:36:00Z"/>
                    <w:rFonts w:ascii="Times New Roman" w:hAnsi="Times New Roman" w:cs="Times New Roman"/>
                    <w:sz w:val="15"/>
                    <w:szCs w:val="15"/>
                  </w:rPr>
                </w:rPrChange>
              </w:rPr>
              <w:pPrChange w:id="1639"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164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744D8E5" w14:textId="77777777" w:rsidR="00F97B92" w:rsidRPr="007B6C8E" w:rsidRDefault="00F97B92">
            <w:pPr>
              <w:rPr>
                <w:ins w:id="1641" w:author="Nguyen Thi Thuy Duong" w:date="2019-12-17T16:36:00Z"/>
                <w:rPrChange w:id="1642" w:author="Nguyen Thi Thuy Duong" w:date="2019-12-23T23:50:00Z">
                  <w:rPr>
                    <w:ins w:id="1643" w:author="Nguyen Thi Thuy Duong" w:date="2019-12-17T16:36:00Z"/>
                    <w:rFonts w:ascii="Times New Roman" w:hAnsi="Times New Roman" w:cs="Times New Roman"/>
                    <w:sz w:val="15"/>
                    <w:szCs w:val="15"/>
                  </w:rPr>
                </w:rPrChange>
              </w:rPr>
              <w:pPrChange w:id="1644"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1645"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2741CDBE" w14:textId="77777777" w:rsidR="00F97B92" w:rsidRPr="007B6C8E" w:rsidRDefault="00F97B92">
            <w:pPr>
              <w:rPr>
                <w:ins w:id="1646" w:author="Nguyen Thi Thuy Duong" w:date="2019-12-17T16:36:00Z"/>
                <w:rPrChange w:id="1647" w:author="Nguyen Thi Thuy Duong" w:date="2019-12-23T23:50:00Z">
                  <w:rPr>
                    <w:ins w:id="1648" w:author="Nguyen Thi Thuy Duong" w:date="2019-12-17T16:36:00Z"/>
                    <w:rFonts w:ascii="Times New Roman" w:hAnsi="Times New Roman" w:cs="Times New Roman"/>
                    <w:sz w:val="15"/>
                    <w:szCs w:val="15"/>
                  </w:rPr>
                </w:rPrChange>
              </w:rPr>
              <w:pPrChange w:id="1649" w:author="Nguyen Thi Thuy Duong" w:date="2019-12-23T23:50:00Z">
                <w:pPr>
                  <w:jc w:val="left"/>
                </w:pPr>
              </w:pPrChange>
            </w:pPr>
            <w:ins w:id="1650" w:author="Nguyen Thi Thuy Duong" w:date="2019-12-17T16:36:00Z">
              <w:r w:rsidRPr="007B6C8E">
                <w:rPr>
                  <w:rPrChange w:id="1651" w:author="Nguyen Thi Thuy Duong" w:date="2019-12-23T23:50:00Z">
                    <w:rPr>
                      <w:rFonts w:ascii="Times New Roman" w:hAnsi="Times New Roman" w:cs="Times New Roman"/>
                      <w:sz w:val="15"/>
                      <w:szCs w:val="15"/>
                    </w:rPr>
                  </w:rPrChange>
                </w:rPr>
                <w:t xml:space="preserve">1.1.2. Review   </w:t>
              </w:r>
            </w:ins>
          </w:p>
        </w:tc>
        <w:tc>
          <w:tcPr>
            <w:tcW w:w="1145" w:type="dxa"/>
            <w:tcBorders>
              <w:top w:val="single" w:sz="4" w:space="0" w:color="auto"/>
              <w:left w:val="single" w:sz="4" w:space="0" w:color="auto"/>
              <w:bottom w:val="single" w:sz="4" w:space="0" w:color="auto"/>
              <w:right w:val="single" w:sz="4" w:space="0" w:color="auto"/>
            </w:tcBorders>
            <w:tcPrChange w:id="1652"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227EB1F0" w14:textId="77777777" w:rsidR="00F97B92" w:rsidRPr="007B6C8E" w:rsidRDefault="00F97B92">
            <w:pPr>
              <w:rPr>
                <w:ins w:id="1653" w:author="Nguyen Thi Thuy Duong" w:date="2019-12-17T16:36:00Z"/>
                <w:rPrChange w:id="1654" w:author="Nguyen Thi Thuy Duong" w:date="2019-12-23T23:50:00Z">
                  <w:rPr>
                    <w:ins w:id="1655" w:author="Nguyen Thi Thuy Duong" w:date="2019-12-17T16:36:00Z"/>
                    <w:rFonts w:ascii="Times New Roman" w:hAnsi="Times New Roman" w:cs="Times New Roman"/>
                    <w:sz w:val="15"/>
                    <w:szCs w:val="15"/>
                  </w:rPr>
                </w:rPrChange>
              </w:rPr>
              <w:pPrChange w:id="1656"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1657"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17D1BB3" w14:textId="77777777" w:rsidR="00F97B92" w:rsidRPr="007B6C8E" w:rsidRDefault="00F97B92">
            <w:pPr>
              <w:rPr>
                <w:ins w:id="1658" w:author="Nguyen Thi Thuy Duong" w:date="2019-12-17T16:36:00Z"/>
                <w:rPrChange w:id="1659" w:author="Nguyen Thi Thuy Duong" w:date="2019-12-23T23:50:00Z">
                  <w:rPr>
                    <w:ins w:id="1660" w:author="Nguyen Thi Thuy Duong" w:date="2019-12-17T16:36:00Z"/>
                    <w:rFonts w:ascii="Times New Roman" w:hAnsi="Times New Roman" w:cs="Times New Roman"/>
                    <w:sz w:val="15"/>
                    <w:szCs w:val="15"/>
                  </w:rPr>
                </w:rPrChange>
              </w:rPr>
              <w:pPrChange w:id="1661" w:author="Nguyen Thi Thuy Duong" w:date="2019-12-23T23:50:00Z">
                <w:pPr>
                  <w:jc w:val="left"/>
                </w:pPr>
              </w:pPrChange>
            </w:pPr>
            <w:ins w:id="1662" w:author="Nguyen Thi Thuy Duong" w:date="2019-12-17T16:36:00Z">
              <w:r w:rsidRPr="007B6C8E">
                <w:rPr>
                  <w:rPrChange w:id="1663" w:author="Nguyen Thi Thuy Duong" w:date="2019-12-23T23:50:00Z">
                    <w:rPr>
                      <w:rFonts w:ascii="Times New Roman" w:hAnsi="Times New Roman" w:cs="Times New Roman"/>
                      <w:sz w:val="15"/>
                      <w:szCs w:val="15"/>
                    </w:rPr>
                  </w:rPrChange>
                </w:rPr>
                <w:t>06/12/2019</w:t>
              </w:r>
            </w:ins>
          </w:p>
        </w:tc>
        <w:tc>
          <w:tcPr>
            <w:tcW w:w="1954" w:type="dxa"/>
            <w:tcBorders>
              <w:top w:val="single" w:sz="4" w:space="0" w:color="auto"/>
              <w:left w:val="single" w:sz="4" w:space="0" w:color="auto"/>
              <w:bottom w:val="single" w:sz="4" w:space="0" w:color="auto"/>
              <w:right w:val="single" w:sz="4" w:space="0" w:color="auto"/>
            </w:tcBorders>
            <w:hideMark/>
            <w:tcPrChange w:id="1664"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79CA839" w14:textId="77777777" w:rsidR="00F97B92" w:rsidRPr="007B6C8E" w:rsidRDefault="00F97B92">
            <w:pPr>
              <w:rPr>
                <w:ins w:id="1665" w:author="Nguyen Thi Thuy Duong" w:date="2019-12-17T16:36:00Z"/>
                <w:rPrChange w:id="1666" w:author="Nguyen Thi Thuy Duong" w:date="2019-12-23T23:50:00Z">
                  <w:rPr>
                    <w:ins w:id="1667" w:author="Nguyen Thi Thuy Duong" w:date="2019-12-17T16:36:00Z"/>
                    <w:rFonts w:ascii="Times New Roman" w:hAnsi="Times New Roman" w:cs="Times New Roman"/>
                    <w:sz w:val="15"/>
                    <w:szCs w:val="15"/>
                  </w:rPr>
                </w:rPrChange>
              </w:rPr>
              <w:pPrChange w:id="1668" w:author="Nguyen Thi Thuy Duong" w:date="2019-12-23T23:50:00Z">
                <w:pPr>
                  <w:jc w:val="left"/>
                </w:pPr>
              </w:pPrChange>
            </w:pPr>
            <w:ins w:id="1669" w:author="Nguyen Thi Thuy Duong" w:date="2019-12-17T16:36:00Z">
              <w:r w:rsidRPr="007B6C8E">
                <w:rPr>
                  <w:rPrChange w:id="1670" w:author="Nguyen Thi Thuy Duong" w:date="2019-12-23T23:50:00Z">
                    <w:rPr>
                      <w:rFonts w:ascii="Times New Roman" w:hAnsi="Times New Roman" w:cs="Times New Roman"/>
                      <w:sz w:val="15"/>
                      <w:szCs w:val="15"/>
                    </w:rPr>
                  </w:rPrChange>
                </w:rPr>
                <w:t>06/12/2019</w:t>
              </w:r>
            </w:ins>
          </w:p>
        </w:tc>
      </w:tr>
      <w:tr w:rsidR="00F97B92" w:rsidRPr="007B6C8E" w14:paraId="4B766D76" w14:textId="77777777" w:rsidTr="00F864E5">
        <w:trPr>
          <w:trHeight w:val="402"/>
          <w:ins w:id="1671" w:author="Nguyen Thi Thuy Duong" w:date="2019-12-17T16:36:00Z"/>
          <w:trPrChange w:id="1672" w:author="Nguyen Thi Thuy Duong" w:date="2019-12-23T23:50:00Z">
            <w:trPr>
              <w:trHeight w:val="402"/>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167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A9E7352" w14:textId="77777777" w:rsidR="00F97B92" w:rsidRPr="007B6C8E" w:rsidRDefault="00F97B92">
            <w:pPr>
              <w:rPr>
                <w:ins w:id="1674" w:author="Nguyen Thi Thuy Duong" w:date="2019-12-17T16:36:00Z"/>
                <w:rPrChange w:id="1675" w:author="Nguyen Thi Thuy Duong" w:date="2019-12-23T23:50:00Z">
                  <w:rPr>
                    <w:ins w:id="1676" w:author="Nguyen Thi Thuy Duong" w:date="2019-12-17T16:36:00Z"/>
                    <w:rFonts w:ascii="Times New Roman" w:hAnsi="Times New Roman" w:cs="Times New Roman"/>
                    <w:sz w:val="15"/>
                    <w:szCs w:val="15"/>
                  </w:rPr>
                </w:rPrChange>
              </w:rPr>
              <w:pPrChange w:id="1677"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1678"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2BBAF904" w14:textId="77777777" w:rsidR="00F97B92" w:rsidRPr="007B6C8E" w:rsidRDefault="00F97B92">
            <w:pPr>
              <w:rPr>
                <w:ins w:id="1679" w:author="Nguyen Thi Thuy Duong" w:date="2019-12-17T16:36:00Z"/>
                <w:rPrChange w:id="1680" w:author="Nguyen Thi Thuy Duong" w:date="2019-12-23T23:50:00Z">
                  <w:rPr>
                    <w:ins w:id="1681" w:author="Nguyen Thi Thuy Duong" w:date="2019-12-17T16:36:00Z"/>
                    <w:rFonts w:ascii="Times New Roman" w:hAnsi="Times New Roman" w:cs="Times New Roman"/>
                    <w:sz w:val="15"/>
                    <w:szCs w:val="15"/>
                  </w:rPr>
                </w:rPrChange>
              </w:rPr>
              <w:pPrChange w:id="1682" w:author="Nguyen Thi Thuy Duong" w:date="2019-12-23T23:50:00Z">
                <w:pPr>
                  <w:jc w:val="left"/>
                </w:pPr>
              </w:pPrChange>
            </w:pPr>
            <w:ins w:id="1683" w:author="Nguyen Thi Thuy Duong" w:date="2019-12-17T16:36:00Z">
              <w:r w:rsidRPr="007B6C8E">
                <w:rPr>
                  <w:rPrChange w:id="1684" w:author="Nguyen Thi Thuy Duong" w:date="2019-12-23T23:50:00Z">
                    <w:rPr>
                      <w:rFonts w:ascii="Times New Roman" w:hAnsi="Times New Roman" w:cs="Times New Roman"/>
                      <w:sz w:val="15"/>
                      <w:szCs w:val="15"/>
                    </w:rPr>
                  </w:rPrChange>
                </w:rPr>
                <w:t>1.2. Phân tích các yêu cầu phi chức năng</w:t>
              </w:r>
            </w:ins>
          </w:p>
        </w:tc>
        <w:tc>
          <w:tcPr>
            <w:tcW w:w="1233" w:type="dxa"/>
            <w:tcBorders>
              <w:top w:val="single" w:sz="4" w:space="0" w:color="auto"/>
              <w:left w:val="single" w:sz="4" w:space="0" w:color="auto"/>
              <w:bottom w:val="single" w:sz="4" w:space="0" w:color="auto"/>
              <w:right w:val="single" w:sz="4" w:space="0" w:color="auto"/>
            </w:tcBorders>
            <w:hideMark/>
            <w:tcPrChange w:id="1685"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EEFDB68" w14:textId="77777777" w:rsidR="00F97B92" w:rsidRPr="007B6C8E" w:rsidRDefault="00F97B92">
            <w:pPr>
              <w:rPr>
                <w:ins w:id="1686" w:author="Nguyen Thi Thuy Duong" w:date="2019-12-17T16:36:00Z"/>
                <w:rPrChange w:id="1687" w:author="Nguyen Thi Thuy Duong" w:date="2019-12-23T23:50:00Z">
                  <w:rPr>
                    <w:ins w:id="1688" w:author="Nguyen Thi Thuy Duong" w:date="2019-12-17T16:36:00Z"/>
                    <w:rFonts w:ascii="Times New Roman" w:hAnsi="Times New Roman" w:cs="Times New Roman"/>
                    <w:sz w:val="15"/>
                    <w:szCs w:val="15"/>
                  </w:rPr>
                </w:rPrChange>
              </w:rPr>
              <w:pPrChange w:id="1689" w:author="Nguyen Thi Thuy Duong" w:date="2019-12-23T23:50:00Z">
                <w:pPr>
                  <w:jc w:val="left"/>
                </w:pPr>
              </w:pPrChange>
            </w:pPr>
            <w:ins w:id="1690" w:author="Nguyen Thi Thuy Duong" w:date="2019-12-17T16:36:00Z">
              <w:r w:rsidRPr="007B6C8E">
                <w:rPr>
                  <w:rPrChange w:id="1691" w:author="Nguyen Thi Thuy Duong" w:date="2019-12-23T23:50:00Z">
                    <w:rPr>
                      <w:rFonts w:ascii="Times New Roman" w:hAnsi="Times New Roman" w:cs="Times New Roman"/>
                      <w:sz w:val="15"/>
                      <w:szCs w:val="15"/>
                    </w:rPr>
                  </w:rPrChange>
                </w:rPr>
                <w:t>1.2.1. Phân tích và thiết kế</w:t>
              </w:r>
            </w:ins>
          </w:p>
        </w:tc>
        <w:tc>
          <w:tcPr>
            <w:tcW w:w="1145" w:type="dxa"/>
            <w:tcBorders>
              <w:top w:val="single" w:sz="4" w:space="0" w:color="auto"/>
              <w:left w:val="single" w:sz="4" w:space="0" w:color="auto"/>
              <w:bottom w:val="single" w:sz="4" w:space="0" w:color="auto"/>
              <w:right w:val="single" w:sz="4" w:space="0" w:color="auto"/>
            </w:tcBorders>
            <w:tcPrChange w:id="1692"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12C0ED2A" w14:textId="77777777" w:rsidR="00F97B92" w:rsidRPr="007B6C8E" w:rsidRDefault="00F97B92">
            <w:pPr>
              <w:rPr>
                <w:ins w:id="1693" w:author="Nguyen Thi Thuy Duong" w:date="2019-12-17T16:36:00Z"/>
                <w:rPrChange w:id="1694" w:author="Nguyen Thi Thuy Duong" w:date="2019-12-23T23:50:00Z">
                  <w:rPr>
                    <w:ins w:id="1695" w:author="Nguyen Thi Thuy Duong" w:date="2019-12-17T16:36:00Z"/>
                    <w:rFonts w:ascii="Times New Roman" w:hAnsi="Times New Roman" w:cs="Times New Roman"/>
                    <w:sz w:val="15"/>
                    <w:szCs w:val="15"/>
                  </w:rPr>
                </w:rPrChange>
              </w:rPr>
              <w:pPrChange w:id="1696"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1697"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E572992" w14:textId="77777777" w:rsidR="00F97B92" w:rsidRPr="007B6C8E" w:rsidRDefault="00F97B92">
            <w:pPr>
              <w:rPr>
                <w:ins w:id="1698" w:author="Nguyen Thi Thuy Duong" w:date="2019-12-17T16:36:00Z"/>
                <w:rPrChange w:id="1699" w:author="Nguyen Thi Thuy Duong" w:date="2019-12-23T23:50:00Z">
                  <w:rPr>
                    <w:ins w:id="1700" w:author="Nguyen Thi Thuy Duong" w:date="2019-12-17T16:36:00Z"/>
                    <w:rFonts w:ascii="Times New Roman" w:hAnsi="Times New Roman" w:cs="Times New Roman"/>
                    <w:sz w:val="15"/>
                    <w:szCs w:val="15"/>
                  </w:rPr>
                </w:rPrChange>
              </w:rPr>
              <w:pPrChange w:id="1701" w:author="Nguyen Thi Thuy Duong" w:date="2019-12-23T23:50:00Z">
                <w:pPr>
                  <w:jc w:val="left"/>
                </w:pPr>
              </w:pPrChange>
            </w:pPr>
            <w:ins w:id="1702" w:author="Nguyen Thi Thuy Duong" w:date="2019-12-17T16:36:00Z">
              <w:r w:rsidRPr="007B6C8E">
                <w:rPr>
                  <w:rPrChange w:id="1703"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1704"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40E27A30" w14:textId="77777777" w:rsidR="00F97B92" w:rsidRPr="007B6C8E" w:rsidRDefault="00F97B92">
            <w:pPr>
              <w:rPr>
                <w:ins w:id="1705" w:author="Nguyen Thi Thuy Duong" w:date="2019-12-17T16:36:00Z"/>
                <w:rPrChange w:id="1706" w:author="Nguyen Thi Thuy Duong" w:date="2019-12-23T23:50:00Z">
                  <w:rPr>
                    <w:ins w:id="1707" w:author="Nguyen Thi Thuy Duong" w:date="2019-12-17T16:36:00Z"/>
                    <w:rFonts w:ascii="Times New Roman" w:hAnsi="Times New Roman" w:cs="Times New Roman"/>
                    <w:sz w:val="15"/>
                    <w:szCs w:val="15"/>
                  </w:rPr>
                </w:rPrChange>
              </w:rPr>
              <w:pPrChange w:id="1708" w:author="Nguyen Thi Thuy Duong" w:date="2019-12-23T23:50:00Z">
                <w:pPr>
                  <w:jc w:val="left"/>
                </w:pPr>
              </w:pPrChange>
            </w:pPr>
            <w:ins w:id="1709" w:author="Nguyen Thi Thuy Duong" w:date="2019-12-17T16:36:00Z">
              <w:r w:rsidRPr="007B6C8E">
                <w:rPr>
                  <w:rPrChange w:id="1710" w:author="Nguyen Thi Thuy Duong" w:date="2019-12-23T23:50:00Z">
                    <w:rPr>
                      <w:rFonts w:ascii="Times New Roman" w:hAnsi="Times New Roman" w:cs="Times New Roman"/>
                      <w:sz w:val="15"/>
                      <w:szCs w:val="15"/>
                    </w:rPr>
                  </w:rPrChange>
                </w:rPr>
                <w:t>05/12/2019</w:t>
              </w:r>
            </w:ins>
          </w:p>
        </w:tc>
      </w:tr>
      <w:tr w:rsidR="00F97B92" w:rsidRPr="007B6C8E" w14:paraId="6928A49E" w14:textId="77777777" w:rsidTr="00F864E5">
        <w:trPr>
          <w:trHeight w:val="336"/>
          <w:ins w:id="1711" w:author="Nguyen Thi Thuy Duong" w:date="2019-12-17T16:36:00Z"/>
          <w:trPrChange w:id="1712" w:author="Nguyen Thi Thuy Duong" w:date="2019-12-23T23:50:00Z">
            <w:trPr>
              <w:trHeight w:val="336"/>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171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9522288" w14:textId="77777777" w:rsidR="00F97B92" w:rsidRPr="007B6C8E" w:rsidRDefault="00F97B92">
            <w:pPr>
              <w:rPr>
                <w:ins w:id="1714" w:author="Nguyen Thi Thuy Duong" w:date="2019-12-17T16:36:00Z"/>
                <w:rPrChange w:id="1715" w:author="Nguyen Thi Thuy Duong" w:date="2019-12-23T23:50:00Z">
                  <w:rPr>
                    <w:ins w:id="1716" w:author="Nguyen Thi Thuy Duong" w:date="2019-12-17T16:36:00Z"/>
                    <w:rFonts w:ascii="Times New Roman" w:hAnsi="Times New Roman" w:cs="Times New Roman"/>
                    <w:sz w:val="15"/>
                    <w:szCs w:val="15"/>
                  </w:rPr>
                </w:rPrChange>
              </w:rPr>
              <w:pPrChange w:id="1717"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171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F038D00" w14:textId="77777777" w:rsidR="00F97B92" w:rsidRPr="007B6C8E" w:rsidRDefault="00F97B92">
            <w:pPr>
              <w:rPr>
                <w:ins w:id="1719" w:author="Nguyen Thi Thuy Duong" w:date="2019-12-17T16:36:00Z"/>
                <w:rPrChange w:id="1720" w:author="Nguyen Thi Thuy Duong" w:date="2019-12-23T23:50:00Z">
                  <w:rPr>
                    <w:ins w:id="1721" w:author="Nguyen Thi Thuy Duong" w:date="2019-12-17T16:36:00Z"/>
                    <w:rFonts w:ascii="Times New Roman" w:hAnsi="Times New Roman" w:cs="Times New Roman"/>
                    <w:sz w:val="15"/>
                    <w:szCs w:val="15"/>
                  </w:rPr>
                </w:rPrChange>
              </w:rPr>
              <w:pPrChange w:id="1722"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1723"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64531C9" w14:textId="77777777" w:rsidR="00F97B92" w:rsidRPr="007B6C8E" w:rsidRDefault="00F97B92">
            <w:pPr>
              <w:rPr>
                <w:ins w:id="1724" w:author="Nguyen Thi Thuy Duong" w:date="2019-12-17T16:36:00Z"/>
                <w:rPrChange w:id="1725" w:author="Nguyen Thi Thuy Duong" w:date="2019-12-23T23:50:00Z">
                  <w:rPr>
                    <w:ins w:id="1726" w:author="Nguyen Thi Thuy Duong" w:date="2019-12-17T16:36:00Z"/>
                    <w:rFonts w:ascii="Times New Roman" w:hAnsi="Times New Roman" w:cs="Times New Roman"/>
                    <w:sz w:val="15"/>
                    <w:szCs w:val="15"/>
                  </w:rPr>
                </w:rPrChange>
              </w:rPr>
              <w:pPrChange w:id="1727" w:author="Nguyen Thi Thuy Duong" w:date="2019-12-23T23:50:00Z">
                <w:pPr>
                  <w:jc w:val="left"/>
                </w:pPr>
              </w:pPrChange>
            </w:pPr>
            <w:ins w:id="1728" w:author="Nguyen Thi Thuy Duong" w:date="2019-12-17T16:36:00Z">
              <w:r w:rsidRPr="007B6C8E">
                <w:rPr>
                  <w:rPrChange w:id="1729" w:author="Nguyen Thi Thuy Duong" w:date="2019-12-23T23:50:00Z">
                    <w:rPr>
                      <w:rFonts w:ascii="Times New Roman" w:hAnsi="Times New Roman" w:cs="Times New Roman"/>
                      <w:sz w:val="15"/>
                      <w:szCs w:val="15"/>
                    </w:rPr>
                  </w:rPrChange>
                </w:rPr>
                <w:t>1.2.2. Review</w:t>
              </w:r>
            </w:ins>
          </w:p>
        </w:tc>
        <w:tc>
          <w:tcPr>
            <w:tcW w:w="1145" w:type="dxa"/>
            <w:tcBorders>
              <w:top w:val="single" w:sz="4" w:space="0" w:color="auto"/>
              <w:left w:val="single" w:sz="4" w:space="0" w:color="auto"/>
              <w:bottom w:val="single" w:sz="4" w:space="0" w:color="auto"/>
              <w:right w:val="single" w:sz="4" w:space="0" w:color="auto"/>
            </w:tcBorders>
            <w:tcPrChange w:id="1730"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6793BE5D" w14:textId="77777777" w:rsidR="00F97B92" w:rsidRPr="007B6C8E" w:rsidRDefault="00F97B92">
            <w:pPr>
              <w:rPr>
                <w:ins w:id="1731" w:author="Nguyen Thi Thuy Duong" w:date="2019-12-17T16:36:00Z"/>
                <w:rPrChange w:id="1732" w:author="Nguyen Thi Thuy Duong" w:date="2019-12-23T23:50:00Z">
                  <w:rPr>
                    <w:ins w:id="1733" w:author="Nguyen Thi Thuy Duong" w:date="2019-12-17T16:36:00Z"/>
                    <w:rFonts w:ascii="Times New Roman" w:hAnsi="Times New Roman" w:cs="Times New Roman"/>
                    <w:sz w:val="15"/>
                    <w:szCs w:val="15"/>
                  </w:rPr>
                </w:rPrChange>
              </w:rPr>
              <w:pPrChange w:id="1734"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1735"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9FAE787" w14:textId="77777777" w:rsidR="00F97B92" w:rsidRPr="007B6C8E" w:rsidRDefault="00F97B92">
            <w:pPr>
              <w:rPr>
                <w:ins w:id="1736" w:author="Nguyen Thi Thuy Duong" w:date="2019-12-17T16:36:00Z"/>
                <w:rPrChange w:id="1737" w:author="Nguyen Thi Thuy Duong" w:date="2019-12-23T23:50:00Z">
                  <w:rPr>
                    <w:ins w:id="1738" w:author="Nguyen Thi Thuy Duong" w:date="2019-12-17T16:36:00Z"/>
                    <w:rFonts w:ascii="Times New Roman" w:hAnsi="Times New Roman" w:cs="Times New Roman"/>
                    <w:sz w:val="15"/>
                    <w:szCs w:val="15"/>
                  </w:rPr>
                </w:rPrChange>
              </w:rPr>
              <w:pPrChange w:id="1739" w:author="Nguyen Thi Thuy Duong" w:date="2019-12-23T23:50:00Z">
                <w:pPr>
                  <w:jc w:val="left"/>
                </w:pPr>
              </w:pPrChange>
            </w:pPr>
            <w:ins w:id="1740" w:author="Nguyen Thi Thuy Duong" w:date="2019-12-17T16:36:00Z">
              <w:r w:rsidRPr="007B6C8E">
                <w:rPr>
                  <w:rPrChange w:id="1741" w:author="Nguyen Thi Thuy Duong" w:date="2019-12-23T23:50:00Z">
                    <w:rPr>
                      <w:rFonts w:ascii="Times New Roman" w:hAnsi="Times New Roman" w:cs="Times New Roman"/>
                      <w:sz w:val="15"/>
                      <w:szCs w:val="15"/>
                    </w:rPr>
                  </w:rPrChange>
                </w:rPr>
                <w:t>06/12/2019</w:t>
              </w:r>
            </w:ins>
          </w:p>
        </w:tc>
        <w:tc>
          <w:tcPr>
            <w:tcW w:w="1954" w:type="dxa"/>
            <w:tcBorders>
              <w:top w:val="single" w:sz="4" w:space="0" w:color="auto"/>
              <w:left w:val="single" w:sz="4" w:space="0" w:color="auto"/>
              <w:bottom w:val="single" w:sz="4" w:space="0" w:color="auto"/>
              <w:right w:val="single" w:sz="4" w:space="0" w:color="auto"/>
            </w:tcBorders>
            <w:hideMark/>
            <w:tcPrChange w:id="1742"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1990F58B" w14:textId="77777777" w:rsidR="00F97B92" w:rsidRPr="007B6C8E" w:rsidRDefault="00F97B92">
            <w:pPr>
              <w:rPr>
                <w:ins w:id="1743" w:author="Nguyen Thi Thuy Duong" w:date="2019-12-17T16:36:00Z"/>
                <w:rPrChange w:id="1744" w:author="Nguyen Thi Thuy Duong" w:date="2019-12-23T23:50:00Z">
                  <w:rPr>
                    <w:ins w:id="1745" w:author="Nguyen Thi Thuy Duong" w:date="2019-12-17T16:36:00Z"/>
                    <w:rFonts w:ascii="Times New Roman" w:hAnsi="Times New Roman" w:cs="Times New Roman"/>
                    <w:sz w:val="15"/>
                    <w:szCs w:val="15"/>
                  </w:rPr>
                </w:rPrChange>
              </w:rPr>
              <w:pPrChange w:id="1746" w:author="Nguyen Thi Thuy Duong" w:date="2019-12-23T23:50:00Z">
                <w:pPr>
                  <w:jc w:val="left"/>
                </w:pPr>
              </w:pPrChange>
            </w:pPr>
            <w:ins w:id="1747" w:author="Nguyen Thi Thuy Duong" w:date="2019-12-17T16:36:00Z">
              <w:r w:rsidRPr="007B6C8E">
                <w:rPr>
                  <w:rPrChange w:id="1748" w:author="Nguyen Thi Thuy Duong" w:date="2019-12-23T23:50:00Z">
                    <w:rPr>
                      <w:rFonts w:ascii="Times New Roman" w:hAnsi="Times New Roman" w:cs="Times New Roman"/>
                      <w:sz w:val="15"/>
                      <w:szCs w:val="15"/>
                    </w:rPr>
                  </w:rPrChange>
                </w:rPr>
                <w:t>06/12/2019</w:t>
              </w:r>
            </w:ins>
          </w:p>
        </w:tc>
      </w:tr>
      <w:tr w:rsidR="00F97B92" w:rsidRPr="007B6C8E" w14:paraId="0BA08176" w14:textId="77777777" w:rsidTr="00F864E5">
        <w:trPr>
          <w:trHeight w:val="268"/>
          <w:ins w:id="1749" w:author="Nguyen Thi Thuy Duong" w:date="2019-12-17T16:36:00Z"/>
          <w:trPrChange w:id="1750" w:author="Nguyen Thi Thuy Duong" w:date="2019-12-23T23:50:00Z">
            <w:trPr>
              <w:trHeight w:val="268"/>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1751"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57403A68" w14:textId="77777777" w:rsidR="00F97B92" w:rsidRPr="007B6C8E" w:rsidRDefault="00F97B92">
            <w:pPr>
              <w:rPr>
                <w:ins w:id="1752" w:author="Nguyen Thi Thuy Duong" w:date="2019-12-17T16:36:00Z"/>
                <w:rPrChange w:id="1753" w:author="Nguyen Thi Thuy Duong" w:date="2019-12-23T23:50:00Z">
                  <w:rPr>
                    <w:ins w:id="1754" w:author="Nguyen Thi Thuy Duong" w:date="2019-12-17T16:36:00Z"/>
                    <w:rFonts w:ascii="Times New Roman" w:hAnsi="Times New Roman" w:cs="Times New Roman"/>
                    <w:sz w:val="15"/>
                    <w:szCs w:val="15"/>
                  </w:rPr>
                </w:rPrChange>
              </w:rPr>
              <w:pPrChange w:id="1755" w:author="Nguyen Thi Thuy Duong" w:date="2019-12-23T23:50:00Z">
                <w:pPr>
                  <w:widowControl/>
                  <w:suppressAutoHyphens w:val="0"/>
                  <w:spacing w:after="0"/>
                  <w:contextualSpacing/>
                  <w:jc w:val="left"/>
                </w:pPr>
              </w:pPrChange>
            </w:pPr>
            <w:ins w:id="1756" w:author="Nguyen Thi Thuy Duong" w:date="2019-12-17T16:36:00Z">
              <w:r w:rsidRPr="007B6C8E">
                <w:rPr>
                  <w:rPrChange w:id="1757" w:author="Nguyen Thi Thuy Duong" w:date="2019-12-23T23:50:00Z">
                    <w:rPr>
                      <w:rFonts w:ascii="Times New Roman" w:hAnsi="Times New Roman" w:cs="Times New Roman"/>
                      <w:sz w:val="15"/>
                      <w:szCs w:val="15"/>
                    </w:rPr>
                  </w:rPrChange>
                </w:rPr>
                <w:t>2.Thiết kế hệ thống</w:t>
              </w:r>
            </w:ins>
          </w:p>
        </w:tc>
        <w:tc>
          <w:tcPr>
            <w:tcW w:w="1079" w:type="dxa"/>
            <w:vMerge w:val="restart"/>
            <w:tcBorders>
              <w:top w:val="single" w:sz="4" w:space="0" w:color="auto"/>
              <w:left w:val="single" w:sz="4" w:space="0" w:color="auto"/>
              <w:bottom w:val="single" w:sz="4" w:space="0" w:color="auto"/>
              <w:right w:val="single" w:sz="4" w:space="0" w:color="auto"/>
            </w:tcBorders>
            <w:hideMark/>
            <w:tcPrChange w:id="1758"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560D8F08" w14:textId="77777777" w:rsidR="00F97B92" w:rsidRPr="007B6C8E" w:rsidRDefault="00F97B92">
            <w:pPr>
              <w:rPr>
                <w:ins w:id="1759" w:author="Nguyen Thi Thuy Duong" w:date="2019-12-17T16:36:00Z"/>
                <w:rPrChange w:id="1760" w:author="Nguyen Thi Thuy Duong" w:date="2019-12-23T23:50:00Z">
                  <w:rPr>
                    <w:ins w:id="1761" w:author="Nguyen Thi Thuy Duong" w:date="2019-12-17T16:36:00Z"/>
                    <w:rFonts w:ascii="Times New Roman" w:hAnsi="Times New Roman" w:cs="Times New Roman"/>
                    <w:sz w:val="15"/>
                    <w:szCs w:val="15"/>
                  </w:rPr>
                </w:rPrChange>
              </w:rPr>
              <w:pPrChange w:id="1762" w:author="Nguyen Thi Thuy Duong" w:date="2019-12-23T23:50:00Z">
                <w:pPr>
                  <w:jc w:val="left"/>
                </w:pPr>
              </w:pPrChange>
            </w:pPr>
            <w:ins w:id="1763" w:author="Nguyen Thi Thuy Duong" w:date="2019-12-17T16:36:00Z">
              <w:r w:rsidRPr="007B6C8E">
                <w:rPr>
                  <w:rPrChange w:id="1764" w:author="Nguyen Thi Thuy Duong" w:date="2019-12-23T23:50:00Z">
                    <w:rPr>
                      <w:rFonts w:ascii="Times New Roman" w:hAnsi="Times New Roman" w:cs="Times New Roman"/>
                      <w:sz w:val="15"/>
                      <w:szCs w:val="15"/>
                    </w:rPr>
                  </w:rPrChange>
                </w:rPr>
                <w:t>2.1. Thiết kế kiến trúc hệ thống</w:t>
              </w:r>
            </w:ins>
          </w:p>
        </w:tc>
        <w:tc>
          <w:tcPr>
            <w:tcW w:w="1233" w:type="dxa"/>
            <w:vMerge w:val="restart"/>
            <w:tcBorders>
              <w:top w:val="single" w:sz="4" w:space="0" w:color="auto"/>
              <w:left w:val="single" w:sz="4" w:space="0" w:color="auto"/>
              <w:bottom w:val="single" w:sz="4" w:space="0" w:color="auto"/>
              <w:right w:val="single" w:sz="4" w:space="0" w:color="auto"/>
            </w:tcBorders>
            <w:hideMark/>
            <w:tcPrChange w:id="1765"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61350B48" w14:textId="77777777" w:rsidR="00F97B92" w:rsidRPr="007B6C8E" w:rsidRDefault="00F97B92">
            <w:pPr>
              <w:rPr>
                <w:ins w:id="1766" w:author="Nguyen Thi Thuy Duong" w:date="2019-12-17T16:36:00Z"/>
                <w:rPrChange w:id="1767" w:author="Nguyen Thi Thuy Duong" w:date="2019-12-23T23:50:00Z">
                  <w:rPr>
                    <w:ins w:id="1768" w:author="Nguyen Thi Thuy Duong" w:date="2019-12-17T16:36:00Z"/>
                    <w:rFonts w:ascii="Times New Roman" w:hAnsi="Times New Roman" w:cs="Times New Roman"/>
                    <w:sz w:val="15"/>
                    <w:szCs w:val="15"/>
                  </w:rPr>
                </w:rPrChange>
              </w:rPr>
              <w:pPrChange w:id="1769" w:author="Nguyen Thi Thuy Duong" w:date="2019-12-23T23:50:00Z">
                <w:pPr>
                  <w:jc w:val="left"/>
                </w:pPr>
              </w:pPrChange>
            </w:pPr>
            <w:ins w:id="1770" w:author="Nguyen Thi Thuy Duong" w:date="2019-12-17T16:36:00Z">
              <w:r w:rsidRPr="007B6C8E">
                <w:rPr>
                  <w:rPrChange w:id="1771" w:author="Nguyen Thi Thuy Duong" w:date="2019-12-23T23:50:00Z">
                    <w:rPr>
                      <w:rFonts w:ascii="Times New Roman" w:hAnsi="Times New Roman" w:cs="Times New Roman"/>
                      <w:sz w:val="15"/>
                      <w:szCs w:val="15"/>
                    </w:rPr>
                  </w:rPrChange>
                </w:rPr>
                <w:t>2.1.1. Thiết kế hành vi của các tác nhân</w:t>
              </w:r>
            </w:ins>
          </w:p>
        </w:tc>
        <w:tc>
          <w:tcPr>
            <w:tcW w:w="1145" w:type="dxa"/>
            <w:tcBorders>
              <w:top w:val="single" w:sz="4" w:space="0" w:color="auto"/>
              <w:left w:val="single" w:sz="4" w:space="0" w:color="auto"/>
              <w:bottom w:val="single" w:sz="4" w:space="0" w:color="auto"/>
              <w:right w:val="single" w:sz="4" w:space="0" w:color="auto"/>
            </w:tcBorders>
            <w:hideMark/>
            <w:tcPrChange w:id="1772"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AFEC024" w14:textId="77777777" w:rsidR="00F97B92" w:rsidRPr="007B6C8E" w:rsidRDefault="00F97B92">
            <w:pPr>
              <w:rPr>
                <w:ins w:id="1773" w:author="Nguyen Thi Thuy Duong" w:date="2019-12-17T16:36:00Z"/>
                <w:rPrChange w:id="1774" w:author="Nguyen Thi Thuy Duong" w:date="2019-12-23T23:50:00Z">
                  <w:rPr>
                    <w:ins w:id="1775" w:author="Nguyen Thi Thuy Duong" w:date="2019-12-17T16:36:00Z"/>
                    <w:rFonts w:ascii="Times New Roman" w:hAnsi="Times New Roman" w:cs="Times New Roman"/>
                    <w:sz w:val="15"/>
                    <w:szCs w:val="15"/>
                  </w:rPr>
                </w:rPrChange>
              </w:rPr>
              <w:pPrChange w:id="1776" w:author="Nguyen Thi Thuy Duong" w:date="2019-12-23T23:50:00Z">
                <w:pPr>
                  <w:jc w:val="left"/>
                </w:pPr>
              </w:pPrChange>
            </w:pPr>
            <w:ins w:id="1777" w:author="Nguyen Thi Thuy Duong" w:date="2019-12-17T16:36:00Z">
              <w:r w:rsidRPr="007B6C8E">
                <w:rPr>
                  <w:rPrChange w:id="1778" w:author="Nguyen Thi Thuy Duong" w:date="2019-12-23T23:50:00Z">
                    <w:rPr>
                      <w:rFonts w:ascii="Times New Roman" w:hAnsi="Times New Roman" w:cs="Times New Roman"/>
                      <w:sz w:val="15"/>
                      <w:szCs w:val="15"/>
                    </w:rPr>
                  </w:rPrChange>
                </w:rPr>
                <w:t>2.1.1.1. Phân tích</w:t>
              </w:r>
            </w:ins>
          </w:p>
        </w:tc>
        <w:tc>
          <w:tcPr>
            <w:tcW w:w="2426" w:type="dxa"/>
            <w:tcBorders>
              <w:top w:val="single" w:sz="4" w:space="0" w:color="auto"/>
              <w:left w:val="single" w:sz="4" w:space="0" w:color="auto"/>
              <w:bottom w:val="single" w:sz="4" w:space="0" w:color="auto"/>
              <w:right w:val="single" w:sz="4" w:space="0" w:color="auto"/>
            </w:tcBorders>
            <w:hideMark/>
            <w:tcPrChange w:id="177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A1E1001" w14:textId="77777777" w:rsidR="00F97B92" w:rsidRPr="007B6C8E" w:rsidRDefault="00F97B92">
            <w:pPr>
              <w:rPr>
                <w:ins w:id="1780" w:author="Nguyen Thi Thuy Duong" w:date="2019-12-17T16:36:00Z"/>
                <w:rPrChange w:id="1781" w:author="Nguyen Thi Thuy Duong" w:date="2019-12-23T23:50:00Z">
                  <w:rPr>
                    <w:ins w:id="1782" w:author="Nguyen Thi Thuy Duong" w:date="2019-12-17T16:36:00Z"/>
                    <w:rFonts w:ascii="Times New Roman" w:hAnsi="Times New Roman" w:cs="Times New Roman"/>
                    <w:sz w:val="15"/>
                    <w:szCs w:val="15"/>
                  </w:rPr>
                </w:rPrChange>
              </w:rPr>
              <w:pPrChange w:id="1783" w:author="Nguyen Thi Thuy Duong" w:date="2019-12-23T23:50:00Z">
                <w:pPr>
                  <w:jc w:val="left"/>
                </w:pPr>
              </w:pPrChange>
            </w:pPr>
            <w:ins w:id="1784" w:author="Nguyen Thi Thuy Duong" w:date="2019-12-17T16:36:00Z">
              <w:r w:rsidRPr="007B6C8E">
                <w:rPr>
                  <w:rPrChange w:id="1785" w:author="Nguyen Thi Thuy Duong" w:date="2019-12-23T23:50:00Z">
                    <w:rPr>
                      <w:rFonts w:ascii="Times New Roman" w:hAnsi="Times New Roman" w:cs="Times New Roman"/>
                      <w:sz w:val="15"/>
                      <w:szCs w:val="15"/>
                    </w:rPr>
                  </w:rPrChange>
                </w:rPr>
                <w:t>07/12/2019</w:t>
              </w:r>
            </w:ins>
          </w:p>
        </w:tc>
        <w:tc>
          <w:tcPr>
            <w:tcW w:w="1954" w:type="dxa"/>
            <w:tcBorders>
              <w:top w:val="single" w:sz="4" w:space="0" w:color="auto"/>
              <w:left w:val="single" w:sz="4" w:space="0" w:color="auto"/>
              <w:bottom w:val="single" w:sz="4" w:space="0" w:color="auto"/>
              <w:right w:val="single" w:sz="4" w:space="0" w:color="auto"/>
            </w:tcBorders>
            <w:hideMark/>
            <w:tcPrChange w:id="178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E58B18E" w14:textId="77777777" w:rsidR="00F97B92" w:rsidRPr="007B6C8E" w:rsidRDefault="00F97B92">
            <w:pPr>
              <w:rPr>
                <w:ins w:id="1787" w:author="Nguyen Thi Thuy Duong" w:date="2019-12-17T16:36:00Z"/>
                <w:rPrChange w:id="1788" w:author="Nguyen Thi Thuy Duong" w:date="2019-12-23T23:50:00Z">
                  <w:rPr>
                    <w:ins w:id="1789" w:author="Nguyen Thi Thuy Duong" w:date="2019-12-17T16:36:00Z"/>
                    <w:rFonts w:ascii="Times New Roman" w:hAnsi="Times New Roman" w:cs="Times New Roman"/>
                    <w:sz w:val="15"/>
                    <w:szCs w:val="15"/>
                  </w:rPr>
                </w:rPrChange>
              </w:rPr>
              <w:pPrChange w:id="1790" w:author="Nguyen Thi Thuy Duong" w:date="2019-12-23T23:50:00Z">
                <w:pPr>
                  <w:jc w:val="left"/>
                </w:pPr>
              </w:pPrChange>
            </w:pPr>
            <w:ins w:id="1791" w:author="Nguyen Thi Thuy Duong" w:date="2019-12-17T16:36:00Z">
              <w:r w:rsidRPr="007B6C8E">
                <w:rPr>
                  <w:rPrChange w:id="1792" w:author="Nguyen Thi Thuy Duong" w:date="2019-12-23T23:50:00Z">
                    <w:rPr>
                      <w:rFonts w:ascii="Times New Roman" w:hAnsi="Times New Roman" w:cs="Times New Roman"/>
                      <w:sz w:val="15"/>
                      <w:szCs w:val="15"/>
                    </w:rPr>
                  </w:rPrChange>
                </w:rPr>
                <w:t>09/12/2019</w:t>
              </w:r>
            </w:ins>
          </w:p>
        </w:tc>
      </w:tr>
      <w:tr w:rsidR="00F97B92" w:rsidRPr="007B6C8E" w14:paraId="753A71D1" w14:textId="77777777" w:rsidTr="00F864E5">
        <w:trPr>
          <w:trHeight w:val="268"/>
          <w:ins w:id="1793" w:author="Nguyen Thi Thuy Duong" w:date="2019-12-17T16:36:00Z"/>
          <w:trPrChange w:id="1794"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179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7933C6C" w14:textId="77777777" w:rsidR="00F97B92" w:rsidRPr="007B6C8E" w:rsidRDefault="00F97B92">
            <w:pPr>
              <w:rPr>
                <w:ins w:id="1796" w:author="Nguyen Thi Thuy Duong" w:date="2019-12-17T16:36:00Z"/>
                <w:rPrChange w:id="1797" w:author="Nguyen Thi Thuy Duong" w:date="2019-12-23T23:50:00Z">
                  <w:rPr>
                    <w:ins w:id="1798" w:author="Nguyen Thi Thuy Duong" w:date="2019-12-17T16:36:00Z"/>
                    <w:rFonts w:ascii="Times New Roman" w:hAnsi="Times New Roman" w:cs="Times New Roman"/>
                    <w:sz w:val="15"/>
                    <w:szCs w:val="15"/>
                  </w:rPr>
                </w:rPrChange>
              </w:rPr>
              <w:pPrChange w:id="1799"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180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681C9AF" w14:textId="77777777" w:rsidR="00F97B92" w:rsidRPr="007B6C8E" w:rsidRDefault="00F97B92">
            <w:pPr>
              <w:rPr>
                <w:ins w:id="1801" w:author="Nguyen Thi Thuy Duong" w:date="2019-12-17T16:36:00Z"/>
                <w:rPrChange w:id="1802" w:author="Nguyen Thi Thuy Duong" w:date="2019-12-23T23:50:00Z">
                  <w:rPr>
                    <w:ins w:id="1803" w:author="Nguyen Thi Thuy Duong" w:date="2019-12-17T16:36:00Z"/>
                    <w:rFonts w:ascii="Times New Roman" w:hAnsi="Times New Roman" w:cs="Times New Roman"/>
                    <w:sz w:val="15"/>
                    <w:szCs w:val="15"/>
                  </w:rPr>
                </w:rPrChange>
              </w:rPr>
              <w:pPrChange w:id="1804"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180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C231F3B" w14:textId="77777777" w:rsidR="00F97B92" w:rsidRPr="007B6C8E" w:rsidRDefault="00F97B92">
            <w:pPr>
              <w:rPr>
                <w:ins w:id="1806" w:author="Nguyen Thi Thuy Duong" w:date="2019-12-17T16:36:00Z"/>
                <w:rPrChange w:id="1807" w:author="Nguyen Thi Thuy Duong" w:date="2019-12-23T23:50:00Z">
                  <w:rPr>
                    <w:ins w:id="1808" w:author="Nguyen Thi Thuy Duong" w:date="2019-12-17T16:36:00Z"/>
                    <w:rFonts w:ascii="Times New Roman" w:hAnsi="Times New Roman" w:cs="Times New Roman"/>
                    <w:sz w:val="15"/>
                    <w:szCs w:val="15"/>
                  </w:rPr>
                </w:rPrChange>
              </w:rPr>
              <w:pPrChange w:id="1809"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1810"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A720068" w14:textId="77777777" w:rsidR="00F97B92" w:rsidRPr="007B6C8E" w:rsidRDefault="00F97B92">
            <w:pPr>
              <w:rPr>
                <w:ins w:id="1811" w:author="Nguyen Thi Thuy Duong" w:date="2019-12-17T16:36:00Z"/>
                <w:rPrChange w:id="1812" w:author="Nguyen Thi Thuy Duong" w:date="2019-12-23T23:50:00Z">
                  <w:rPr>
                    <w:ins w:id="1813" w:author="Nguyen Thi Thuy Duong" w:date="2019-12-17T16:36:00Z"/>
                    <w:rFonts w:ascii="Times New Roman" w:hAnsi="Times New Roman" w:cs="Times New Roman"/>
                    <w:sz w:val="15"/>
                    <w:szCs w:val="15"/>
                  </w:rPr>
                </w:rPrChange>
              </w:rPr>
              <w:pPrChange w:id="1814" w:author="Nguyen Thi Thuy Duong" w:date="2019-12-23T23:50:00Z">
                <w:pPr>
                  <w:jc w:val="left"/>
                </w:pPr>
              </w:pPrChange>
            </w:pPr>
            <w:ins w:id="1815" w:author="Nguyen Thi Thuy Duong" w:date="2019-12-17T16:36:00Z">
              <w:r w:rsidRPr="007B6C8E">
                <w:rPr>
                  <w:rPrChange w:id="1816" w:author="Nguyen Thi Thuy Duong" w:date="2019-12-23T23:50:00Z">
                    <w:rPr>
                      <w:rFonts w:ascii="Times New Roman" w:hAnsi="Times New Roman" w:cs="Times New Roman"/>
                      <w:sz w:val="15"/>
                      <w:szCs w:val="15"/>
                    </w:rPr>
                  </w:rPrChange>
                </w:rPr>
                <w:t>2.1.1.2. Thiết kế</w:t>
              </w:r>
            </w:ins>
          </w:p>
        </w:tc>
        <w:tc>
          <w:tcPr>
            <w:tcW w:w="2426" w:type="dxa"/>
            <w:tcBorders>
              <w:top w:val="single" w:sz="4" w:space="0" w:color="auto"/>
              <w:left w:val="single" w:sz="4" w:space="0" w:color="auto"/>
              <w:bottom w:val="single" w:sz="4" w:space="0" w:color="auto"/>
              <w:right w:val="single" w:sz="4" w:space="0" w:color="auto"/>
            </w:tcBorders>
            <w:hideMark/>
            <w:tcPrChange w:id="1817"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2869E28" w14:textId="77777777" w:rsidR="00F97B92" w:rsidRPr="007B6C8E" w:rsidRDefault="00F97B92">
            <w:pPr>
              <w:rPr>
                <w:ins w:id="1818" w:author="Nguyen Thi Thuy Duong" w:date="2019-12-17T16:36:00Z"/>
                <w:rPrChange w:id="1819" w:author="Nguyen Thi Thuy Duong" w:date="2019-12-23T23:50:00Z">
                  <w:rPr>
                    <w:ins w:id="1820" w:author="Nguyen Thi Thuy Duong" w:date="2019-12-17T16:36:00Z"/>
                    <w:rFonts w:ascii="Times New Roman" w:hAnsi="Times New Roman" w:cs="Times New Roman"/>
                    <w:sz w:val="15"/>
                    <w:szCs w:val="15"/>
                  </w:rPr>
                </w:rPrChange>
              </w:rPr>
              <w:pPrChange w:id="1821" w:author="Nguyen Thi Thuy Duong" w:date="2019-12-23T23:50:00Z">
                <w:pPr>
                  <w:jc w:val="left"/>
                </w:pPr>
              </w:pPrChange>
            </w:pPr>
            <w:ins w:id="1822" w:author="Nguyen Thi Thuy Duong" w:date="2019-12-17T16:36:00Z">
              <w:r w:rsidRPr="007B6C8E">
                <w:rPr>
                  <w:rPrChange w:id="1823" w:author="Nguyen Thi Thuy Duong" w:date="2019-12-23T23:50:00Z">
                    <w:rPr>
                      <w:rFonts w:ascii="Times New Roman" w:hAnsi="Times New Roman" w:cs="Times New Roman"/>
                      <w:sz w:val="15"/>
                      <w:szCs w:val="15"/>
                    </w:rPr>
                  </w:rPrChange>
                </w:rPr>
                <w:t>10/12/2019</w:t>
              </w:r>
            </w:ins>
          </w:p>
        </w:tc>
        <w:tc>
          <w:tcPr>
            <w:tcW w:w="1954" w:type="dxa"/>
            <w:tcBorders>
              <w:top w:val="single" w:sz="4" w:space="0" w:color="auto"/>
              <w:left w:val="single" w:sz="4" w:space="0" w:color="auto"/>
              <w:bottom w:val="single" w:sz="4" w:space="0" w:color="auto"/>
              <w:right w:val="single" w:sz="4" w:space="0" w:color="auto"/>
            </w:tcBorders>
            <w:hideMark/>
            <w:tcPrChange w:id="1824"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16E0820" w14:textId="77777777" w:rsidR="00F97B92" w:rsidRPr="007B6C8E" w:rsidRDefault="00F97B92">
            <w:pPr>
              <w:rPr>
                <w:ins w:id="1825" w:author="Nguyen Thi Thuy Duong" w:date="2019-12-17T16:36:00Z"/>
                <w:rPrChange w:id="1826" w:author="Nguyen Thi Thuy Duong" w:date="2019-12-23T23:50:00Z">
                  <w:rPr>
                    <w:ins w:id="1827" w:author="Nguyen Thi Thuy Duong" w:date="2019-12-17T16:36:00Z"/>
                    <w:rFonts w:ascii="Times New Roman" w:hAnsi="Times New Roman" w:cs="Times New Roman"/>
                    <w:sz w:val="15"/>
                    <w:szCs w:val="15"/>
                  </w:rPr>
                </w:rPrChange>
              </w:rPr>
              <w:pPrChange w:id="1828" w:author="Nguyen Thi Thuy Duong" w:date="2019-12-23T23:50:00Z">
                <w:pPr>
                  <w:jc w:val="left"/>
                </w:pPr>
              </w:pPrChange>
            </w:pPr>
            <w:ins w:id="1829" w:author="Nguyen Thi Thuy Duong" w:date="2019-12-17T16:36:00Z">
              <w:r w:rsidRPr="007B6C8E">
                <w:rPr>
                  <w:rPrChange w:id="1830" w:author="Nguyen Thi Thuy Duong" w:date="2019-12-23T23:50:00Z">
                    <w:rPr>
                      <w:rFonts w:ascii="Times New Roman" w:hAnsi="Times New Roman" w:cs="Times New Roman"/>
                      <w:sz w:val="15"/>
                      <w:szCs w:val="15"/>
                    </w:rPr>
                  </w:rPrChange>
                </w:rPr>
                <w:t>17/12/2019</w:t>
              </w:r>
            </w:ins>
          </w:p>
        </w:tc>
      </w:tr>
      <w:tr w:rsidR="00F97B92" w:rsidRPr="007B6C8E" w14:paraId="1BEB49FE" w14:textId="77777777" w:rsidTr="00F864E5">
        <w:trPr>
          <w:trHeight w:val="268"/>
          <w:ins w:id="1831" w:author="Nguyen Thi Thuy Duong" w:date="2019-12-17T16:36:00Z"/>
          <w:trPrChange w:id="1832"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183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E2D469F" w14:textId="77777777" w:rsidR="00F97B92" w:rsidRPr="007B6C8E" w:rsidRDefault="00F97B92">
            <w:pPr>
              <w:rPr>
                <w:ins w:id="1834" w:author="Nguyen Thi Thuy Duong" w:date="2019-12-17T16:36:00Z"/>
                <w:rPrChange w:id="1835" w:author="Nguyen Thi Thuy Duong" w:date="2019-12-23T23:50:00Z">
                  <w:rPr>
                    <w:ins w:id="1836" w:author="Nguyen Thi Thuy Duong" w:date="2019-12-17T16:36:00Z"/>
                    <w:rFonts w:ascii="Times New Roman" w:hAnsi="Times New Roman" w:cs="Times New Roman"/>
                    <w:sz w:val="15"/>
                    <w:szCs w:val="15"/>
                  </w:rPr>
                </w:rPrChange>
              </w:rPr>
              <w:pPrChange w:id="1837"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183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9FB178F" w14:textId="77777777" w:rsidR="00F97B92" w:rsidRPr="007B6C8E" w:rsidRDefault="00F97B92">
            <w:pPr>
              <w:rPr>
                <w:ins w:id="1839" w:author="Nguyen Thi Thuy Duong" w:date="2019-12-17T16:36:00Z"/>
                <w:rPrChange w:id="1840" w:author="Nguyen Thi Thuy Duong" w:date="2019-12-23T23:50:00Z">
                  <w:rPr>
                    <w:ins w:id="1841" w:author="Nguyen Thi Thuy Duong" w:date="2019-12-17T16:36:00Z"/>
                    <w:rFonts w:ascii="Times New Roman" w:hAnsi="Times New Roman" w:cs="Times New Roman"/>
                    <w:sz w:val="15"/>
                    <w:szCs w:val="15"/>
                  </w:rPr>
                </w:rPrChange>
              </w:rPr>
              <w:pPrChange w:id="184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184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0C37B9B" w14:textId="77777777" w:rsidR="00F97B92" w:rsidRPr="007B6C8E" w:rsidRDefault="00F97B92">
            <w:pPr>
              <w:rPr>
                <w:ins w:id="1844" w:author="Nguyen Thi Thuy Duong" w:date="2019-12-17T16:36:00Z"/>
                <w:rPrChange w:id="1845" w:author="Nguyen Thi Thuy Duong" w:date="2019-12-23T23:50:00Z">
                  <w:rPr>
                    <w:ins w:id="1846" w:author="Nguyen Thi Thuy Duong" w:date="2019-12-17T16:36:00Z"/>
                    <w:rFonts w:ascii="Times New Roman" w:hAnsi="Times New Roman" w:cs="Times New Roman"/>
                    <w:sz w:val="15"/>
                    <w:szCs w:val="15"/>
                  </w:rPr>
                </w:rPrChange>
              </w:rPr>
              <w:pPrChange w:id="1847"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1848"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666994B1" w14:textId="77777777" w:rsidR="00F97B92" w:rsidRPr="007B6C8E" w:rsidRDefault="00F97B92">
            <w:pPr>
              <w:rPr>
                <w:ins w:id="1849" w:author="Nguyen Thi Thuy Duong" w:date="2019-12-17T16:36:00Z"/>
                <w:rPrChange w:id="1850" w:author="Nguyen Thi Thuy Duong" w:date="2019-12-23T23:50:00Z">
                  <w:rPr>
                    <w:ins w:id="1851" w:author="Nguyen Thi Thuy Duong" w:date="2019-12-17T16:36:00Z"/>
                    <w:rFonts w:ascii="Times New Roman" w:hAnsi="Times New Roman" w:cs="Times New Roman"/>
                    <w:sz w:val="15"/>
                    <w:szCs w:val="15"/>
                  </w:rPr>
                </w:rPrChange>
              </w:rPr>
              <w:pPrChange w:id="1852" w:author="Nguyen Thi Thuy Duong" w:date="2019-12-23T23:50:00Z">
                <w:pPr>
                  <w:jc w:val="left"/>
                </w:pPr>
              </w:pPrChange>
            </w:pPr>
            <w:ins w:id="1853" w:author="Nguyen Thi Thuy Duong" w:date="2019-12-17T16:36:00Z">
              <w:r w:rsidRPr="007B6C8E">
                <w:rPr>
                  <w:rPrChange w:id="1854" w:author="Nguyen Thi Thuy Duong" w:date="2019-12-23T23:50:00Z">
                    <w:rPr>
                      <w:rFonts w:ascii="Times New Roman" w:hAnsi="Times New Roman" w:cs="Times New Roman"/>
                      <w:sz w:val="15"/>
                      <w:szCs w:val="15"/>
                    </w:rPr>
                  </w:rPrChange>
                </w:rPr>
                <w:t>2.1.1.3. Review</w:t>
              </w:r>
            </w:ins>
          </w:p>
        </w:tc>
        <w:tc>
          <w:tcPr>
            <w:tcW w:w="2426" w:type="dxa"/>
            <w:tcBorders>
              <w:top w:val="single" w:sz="4" w:space="0" w:color="auto"/>
              <w:left w:val="single" w:sz="4" w:space="0" w:color="auto"/>
              <w:bottom w:val="single" w:sz="4" w:space="0" w:color="auto"/>
              <w:right w:val="single" w:sz="4" w:space="0" w:color="auto"/>
            </w:tcBorders>
            <w:hideMark/>
            <w:tcPrChange w:id="1855"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B7A2AA8" w14:textId="77777777" w:rsidR="00F97B92" w:rsidRPr="007B6C8E" w:rsidRDefault="00F97B92">
            <w:pPr>
              <w:rPr>
                <w:ins w:id="1856" w:author="Nguyen Thi Thuy Duong" w:date="2019-12-17T16:36:00Z"/>
                <w:rPrChange w:id="1857" w:author="Nguyen Thi Thuy Duong" w:date="2019-12-23T23:50:00Z">
                  <w:rPr>
                    <w:ins w:id="1858" w:author="Nguyen Thi Thuy Duong" w:date="2019-12-17T16:36:00Z"/>
                    <w:rFonts w:ascii="Times New Roman" w:hAnsi="Times New Roman" w:cs="Times New Roman"/>
                    <w:sz w:val="15"/>
                    <w:szCs w:val="15"/>
                  </w:rPr>
                </w:rPrChange>
              </w:rPr>
              <w:pPrChange w:id="1859" w:author="Nguyen Thi Thuy Duong" w:date="2019-12-23T23:50:00Z">
                <w:pPr>
                  <w:jc w:val="left"/>
                </w:pPr>
              </w:pPrChange>
            </w:pPr>
            <w:ins w:id="1860" w:author="Nguyen Thi Thuy Duong" w:date="2019-12-17T16:36:00Z">
              <w:r w:rsidRPr="007B6C8E">
                <w:rPr>
                  <w:rPrChange w:id="1861" w:author="Nguyen Thi Thuy Duong" w:date="2019-12-23T23:50:00Z">
                    <w:rPr>
                      <w:rFonts w:ascii="Times New Roman" w:hAnsi="Times New Roman" w:cs="Times New Roman"/>
                      <w:sz w:val="15"/>
                      <w:szCs w:val="15"/>
                    </w:rPr>
                  </w:rPrChange>
                </w:rPr>
                <w:t>18/12/2019</w:t>
              </w:r>
            </w:ins>
          </w:p>
        </w:tc>
        <w:tc>
          <w:tcPr>
            <w:tcW w:w="1954" w:type="dxa"/>
            <w:tcBorders>
              <w:top w:val="single" w:sz="4" w:space="0" w:color="auto"/>
              <w:left w:val="single" w:sz="4" w:space="0" w:color="auto"/>
              <w:bottom w:val="single" w:sz="4" w:space="0" w:color="auto"/>
              <w:right w:val="single" w:sz="4" w:space="0" w:color="auto"/>
            </w:tcBorders>
            <w:hideMark/>
            <w:tcPrChange w:id="1862"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18C36AF7" w14:textId="77777777" w:rsidR="00F97B92" w:rsidRPr="007B6C8E" w:rsidRDefault="00F97B92">
            <w:pPr>
              <w:rPr>
                <w:ins w:id="1863" w:author="Nguyen Thi Thuy Duong" w:date="2019-12-17T16:36:00Z"/>
                <w:rPrChange w:id="1864" w:author="Nguyen Thi Thuy Duong" w:date="2019-12-23T23:50:00Z">
                  <w:rPr>
                    <w:ins w:id="1865" w:author="Nguyen Thi Thuy Duong" w:date="2019-12-17T16:36:00Z"/>
                    <w:rFonts w:ascii="Times New Roman" w:hAnsi="Times New Roman" w:cs="Times New Roman"/>
                    <w:sz w:val="15"/>
                    <w:szCs w:val="15"/>
                  </w:rPr>
                </w:rPrChange>
              </w:rPr>
              <w:pPrChange w:id="1866" w:author="Nguyen Thi Thuy Duong" w:date="2019-12-23T23:50:00Z">
                <w:pPr>
                  <w:jc w:val="left"/>
                </w:pPr>
              </w:pPrChange>
            </w:pPr>
            <w:ins w:id="1867" w:author="Nguyen Thi Thuy Duong" w:date="2019-12-17T16:36:00Z">
              <w:r w:rsidRPr="007B6C8E">
                <w:rPr>
                  <w:rPrChange w:id="1868" w:author="Nguyen Thi Thuy Duong" w:date="2019-12-23T23:50:00Z">
                    <w:rPr>
                      <w:rFonts w:ascii="Times New Roman" w:hAnsi="Times New Roman" w:cs="Times New Roman"/>
                      <w:sz w:val="15"/>
                      <w:szCs w:val="15"/>
                    </w:rPr>
                  </w:rPrChange>
                </w:rPr>
                <w:t>18/12/2019</w:t>
              </w:r>
            </w:ins>
          </w:p>
        </w:tc>
      </w:tr>
      <w:tr w:rsidR="00F97B92" w:rsidRPr="007B6C8E" w14:paraId="001A8888" w14:textId="77777777" w:rsidTr="00F864E5">
        <w:trPr>
          <w:trHeight w:val="448"/>
          <w:ins w:id="1869" w:author="Nguyen Thi Thuy Duong" w:date="2019-12-17T16:36:00Z"/>
          <w:trPrChange w:id="1870" w:author="Nguyen Thi Thuy Duong" w:date="2019-12-23T23:50:00Z">
            <w:trPr>
              <w:trHeight w:val="44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187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C825AF5" w14:textId="77777777" w:rsidR="00F97B92" w:rsidRPr="007B6C8E" w:rsidRDefault="00F97B92">
            <w:pPr>
              <w:rPr>
                <w:ins w:id="1872" w:author="Nguyen Thi Thuy Duong" w:date="2019-12-17T16:36:00Z"/>
                <w:rPrChange w:id="1873" w:author="Nguyen Thi Thuy Duong" w:date="2019-12-23T23:50:00Z">
                  <w:rPr>
                    <w:ins w:id="1874" w:author="Nguyen Thi Thuy Duong" w:date="2019-12-17T16:36:00Z"/>
                    <w:rFonts w:ascii="Times New Roman" w:hAnsi="Times New Roman" w:cs="Times New Roman"/>
                    <w:sz w:val="15"/>
                    <w:szCs w:val="15"/>
                  </w:rPr>
                </w:rPrChange>
              </w:rPr>
              <w:pPrChange w:id="187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187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FE83FFF" w14:textId="77777777" w:rsidR="00F97B92" w:rsidRPr="007B6C8E" w:rsidRDefault="00F97B92">
            <w:pPr>
              <w:rPr>
                <w:ins w:id="1877" w:author="Nguyen Thi Thuy Duong" w:date="2019-12-17T16:36:00Z"/>
                <w:rPrChange w:id="1878" w:author="Nguyen Thi Thuy Duong" w:date="2019-12-23T23:50:00Z">
                  <w:rPr>
                    <w:ins w:id="1879" w:author="Nguyen Thi Thuy Duong" w:date="2019-12-17T16:36:00Z"/>
                    <w:rFonts w:ascii="Times New Roman" w:hAnsi="Times New Roman" w:cs="Times New Roman"/>
                    <w:sz w:val="15"/>
                    <w:szCs w:val="15"/>
                  </w:rPr>
                </w:rPrChange>
              </w:rPr>
              <w:pPrChange w:id="1880" w:author="Nguyen Thi Thuy Duong" w:date="2019-12-23T23:50:00Z">
                <w:pPr>
                  <w:widowControl/>
                  <w:suppressAutoHyphens w:val="0"/>
                  <w:spacing w:after="0"/>
                  <w:jc w:val="left"/>
                </w:pPr>
              </w:pPrChange>
            </w:pPr>
          </w:p>
        </w:tc>
        <w:tc>
          <w:tcPr>
            <w:tcW w:w="1233" w:type="dxa"/>
            <w:vMerge w:val="restart"/>
            <w:tcBorders>
              <w:top w:val="single" w:sz="4" w:space="0" w:color="auto"/>
              <w:left w:val="single" w:sz="4" w:space="0" w:color="auto"/>
              <w:bottom w:val="single" w:sz="4" w:space="0" w:color="auto"/>
              <w:right w:val="single" w:sz="4" w:space="0" w:color="auto"/>
            </w:tcBorders>
            <w:hideMark/>
            <w:tcPrChange w:id="1881"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2BEBEF0E" w14:textId="77777777" w:rsidR="00F97B92" w:rsidRPr="007B6C8E" w:rsidRDefault="00F97B92">
            <w:pPr>
              <w:rPr>
                <w:ins w:id="1882" w:author="Nguyen Thi Thuy Duong" w:date="2019-12-17T16:36:00Z"/>
                <w:rPrChange w:id="1883" w:author="Nguyen Thi Thuy Duong" w:date="2019-12-23T23:50:00Z">
                  <w:rPr>
                    <w:ins w:id="1884" w:author="Nguyen Thi Thuy Duong" w:date="2019-12-17T16:36:00Z"/>
                    <w:rFonts w:ascii="Times New Roman" w:hAnsi="Times New Roman" w:cs="Times New Roman"/>
                    <w:sz w:val="15"/>
                    <w:szCs w:val="15"/>
                  </w:rPr>
                </w:rPrChange>
              </w:rPr>
              <w:pPrChange w:id="1885" w:author="Nguyen Thi Thuy Duong" w:date="2019-12-23T23:50:00Z">
                <w:pPr>
                  <w:jc w:val="left"/>
                </w:pPr>
              </w:pPrChange>
            </w:pPr>
            <w:ins w:id="1886" w:author="Nguyen Thi Thuy Duong" w:date="2019-12-17T16:36:00Z">
              <w:r w:rsidRPr="007B6C8E">
                <w:rPr>
                  <w:rPrChange w:id="1887" w:author="Nguyen Thi Thuy Duong" w:date="2019-12-23T23:50:00Z">
                    <w:rPr>
                      <w:rFonts w:ascii="Times New Roman" w:hAnsi="Times New Roman" w:cs="Times New Roman"/>
                      <w:sz w:val="15"/>
                      <w:szCs w:val="15"/>
                    </w:rPr>
                  </w:rPrChange>
                </w:rPr>
                <w:t>2.1.2. Thiết kế kiến trúc tổng quan của hệ thống(các biểu đồ tổng quan)</w:t>
              </w:r>
            </w:ins>
          </w:p>
        </w:tc>
        <w:tc>
          <w:tcPr>
            <w:tcW w:w="1145" w:type="dxa"/>
            <w:tcBorders>
              <w:top w:val="single" w:sz="4" w:space="0" w:color="auto"/>
              <w:left w:val="single" w:sz="4" w:space="0" w:color="auto"/>
              <w:bottom w:val="single" w:sz="4" w:space="0" w:color="auto"/>
              <w:right w:val="single" w:sz="4" w:space="0" w:color="auto"/>
            </w:tcBorders>
            <w:hideMark/>
            <w:tcPrChange w:id="1888"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153EC8A0" w14:textId="77777777" w:rsidR="00F97B92" w:rsidRPr="007B6C8E" w:rsidRDefault="00F97B92">
            <w:pPr>
              <w:rPr>
                <w:ins w:id="1889" w:author="Nguyen Thi Thuy Duong" w:date="2019-12-17T16:36:00Z"/>
                <w:rPrChange w:id="1890" w:author="Nguyen Thi Thuy Duong" w:date="2019-12-23T23:50:00Z">
                  <w:rPr>
                    <w:ins w:id="1891" w:author="Nguyen Thi Thuy Duong" w:date="2019-12-17T16:36:00Z"/>
                    <w:rFonts w:ascii="Times New Roman" w:hAnsi="Times New Roman" w:cs="Times New Roman"/>
                    <w:sz w:val="15"/>
                    <w:szCs w:val="15"/>
                  </w:rPr>
                </w:rPrChange>
              </w:rPr>
              <w:pPrChange w:id="1892" w:author="Nguyen Thi Thuy Duong" w:date="2019-12-23T23:50:00Z">
                <w:pPr>
                  <w:jc w:val="left"/>
                </w:pPr>
              </w:pPrChange>
            </w:pPr>
            <w:ins w:id="1893" w:author="Nguyen Thi Thuy Duong" w:date="2019-12-17T16:36:00Z">
              <w:r w:rsidRPr="007B6C8E">
                <w:rPr>
                  <w:rPrChange w:id="1894" w:author="Nguyen Thi Thuy Duong" w:date="2019-12-23T23:50:00Z">
                    <w:rPr>
                      <w:rFonts w:ascii="Times New Roman" w:hAnsi="Times New Roman" w:cs="Times New Roman"/>
                      <w:sz w:val="15"/>
                      <w:szCs w:val="15"/>
                    </w:rPr>
                  </w:rPrChange>
                </w:rPr>
                <w:t>2.1.2.1. Phân tích</w:t>
              </w:r>
            </w:ins>
          </w:p>
        </w:tc>
        <w:tc>
          <w:tcPr>
            <w:tcW w:w="2426" w:type="dxa"/>
            <w:tcBorders>
              <w:top w:val="single" w:sz="4" w:space="0" w:color="auto"/>
              <w:left w:val="single" w:sz="4" w:space="0" w:color="auto"/>
              <w:bottom w:val="single" w:sz="4" w:space="0" w:color="auto"/>
              <w:right w:val="single" w:sz="4" w:space="0" w:color="auto"/>
            </w:tcBorders>
            <w:hideMark/>
            <w:tcPrChange w:id="1895"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4A3621E" w14:textId="77777777" w:rsidR="00F97B92" w:rsidRPr="007B6C8E" w:rsidRDefault="00F97B92">
            <w:pPr>
              <w:rPr>
                <w:ins w:id="1896" w:author="Nguyen Thi Thuy Duong" w:date="2019-12-17T16:36:00Z"/>
                <w:rPrChange w:id="1897" w:author="Nguyen Thi Thuy Duong" w:date="2019-12-23T23:50:00Z">
                  <w:rPr>
                    <w:ins w:id="1898" w:author="Nguyen Thi Thuy Duong" w:date="2019-12-17T16:36:00Z"/>
                    <w:rFonts w:ascii="Times New Roman" w:hAnsi="Times New Roman" w:cs="Times New Roman"/>
                    <w:sz w:val="15"/>
                    <w:szCs w:val="15"/>
                  </w:rPr>
                </w:rPrChange>
              </w:rPr>
              <w:pPrChange w:id="1899" w:author="Nguyen Thi Thuy Duong" w:date="2019-12-23T23:50:00Z">
                <w:pPr>
                  <w:jc w:val="left"/>
                </w:pPr>
              </w:pPrChange>
            </w:pPr>
            <w:ins w:id="1900" w:author="Nguyen Thi Thuy Duong" w:date="2019-12-17T16:36:00Z">
              <w:r w:rsidRPr="007B6C8E">
                <w:rPr>
                  <w:rPrChange w:id="1901" w:author="Nguyen Thi Thuy Duong" w:date="2019-12-23T23:50:00Z">
                    <w:rPr>
                      <w:rFonts w:ascii="Times New Roman" w:hAnsi="Times New Roman" w:cs="Times New Roman"/>
                      <w:sz w:val="15"/>
                      <w:szCs w:val="15"/>
                    </w:rPr>
                  </w:rPrChange>
                </w:rPr>
                <w:t>07/12/2019</w:t>
              </w:r>
            </w:ins>
          </w:p>
        </w:tc>
        <w:tc>
          <w:tcPr>
            <w:tcW w:w="1954" w:type="dxa"/>
            <w:tcBorders>
              <w:top w:val="single" w:sz="4" w:space="0" w:color="auto"/>
              <w:left w:val="single" w:sz="4" w:space="0" w:color="auto"/>
              <w:bottom w:val="single" w:sz="4" w:space="0" w:color="auto"/>
              <w:right w:val="single" w:sz="4" w:space="0" w:color="auto"/>
            </w:tcBorders>
            <w:hideMark/>
            <w:tcPrChange w:id="1902"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2AF7D105" w14:textId="77777777" w:rsidR="00F97B92" w:rsidRPr="007B6C8E" w:rsidRDefault="00F97B92">
            <w:pPr>
              <w:rPr>
                <w:ins w:id="1903" w:author="Nguyen Thi Thuy Duong" w:date="2019-12-17T16:36:00Z"/>
                <w:rPrChange w:id="1904" w:author="Nguyen Thi Thuy Duong" w:date="2019-12-23T23:50:00Z">
                  <w:rPr>
                    <w:ins w:id="1905" w:author="Nguyen Thi Thuy Duong" w:date="2019-12-17T16:36:00Z"/>
                    <w:rFonts w:ascii="Times New Roman" w:hAnsi="Times New Roman" w:cs="Times New Roman"/>
                    <w:sz w:val="15"/>
                    <w:szCs w:val="15"/>
                  </w:rPr>
                </w:rPrChange>
              </w:rPr>
              <w:pPrChange w:id="1906" w:author="Nguyen Thi Thuy Duong" w:date="2019-12-23T23:50:00Z">
                <w:pPr>
                  <w:jc w:val="left"/>
                </w:pPr>
              </w:pPrChange>
            </w:pPr>
            <w:ins w:id="1907" w:author="Nguyen Thi Thuy Duong" w:date="2019-12-17T16:36:00Z">
              <w:r w:rsidRPr="007B6C8E">
                <w:rPr>
                  <w:rPrChange w:id="1908" w:author="Nguyen Thi Thuy Duong" w:date="2019-12-23T23:50:00Z">
                    <w:rPr>
                      <w:rFonts w:ascii="Times New Roman" w:hAnsi="Times New Roman" w:cs="Times New Roman"/>
                      <w:sz w:val="15"/>
                      <w:szCs w:val="15"/>
                    </w:rPr>
                  </w:rPrChange>
                </w:rPr>
                <w:t>09/12/2019</w:t>
              </w:r>
            </w:ins>
          </w:p>
        </w:tc>
      </w:tr>
      <w:tr w:rsidR="00F97B92" w:rsidRPr="007B6C8E" w14:paraId="6EC0BF9C" w14:textId="77777777" w:rsidTr="00F864E5">
        <w:trPr>
          <w:trHeight w:val="259"/>
          <w:ins w:id="1909" w:author="Nguyen Thi Thuy Duong" w:date="2019-12-17T16:36:00Z"/>
          <w:trPrChange w:id="1910" w:author="Nguyen Thi Thuy Duong" w:date="2019-12-23T23:50:00Z">
            <w:trPr>
              <w:trHeight w:val="259"/>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191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4F48979" w14:textId="77777777" w:rsidR="00F97B92" w:rsidRPr="007B6C8E" w:rsidRDefault="00F97B92">
            <w:pPr>
              <w:rPr>
                <w:ins w:id="1912" w:author="Nguyen Thi Thuy Duong" w:date="2019-12-17T16:36:00Z"/>
                <w:rPrChange w:id="1913" w:author="Nguyen Thi Thuy Duong" w:date="2019-12-23T23:50:00Z">
                  <w:rPr>
                    <w:ins w:id="1914" w:author="Nguyen Thi Thuy Duong" w:date="2019-12-17T16:36:00Z"/>
                    <w:rFonts w:ascii="Times New Roman" w:hAnsi="Times New Roman" w:cs="Times New Roman"/>
                    <w:sz w:val="15"/>
                    <w:szCs w:val="15"/>
                  </w:rPr>
                </w:rPrChange>
              </w:rPr>
              <w:pPrChange w:id="191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191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44AA60D" w14:textId="77777777" w:rsidR="00F97B92" w:rsidRPr="007B6C8E" w:rsidRDefault="00F97B92">
            <w:pPr>
              <w:rPr>
                <w:ins w:id="1917" w:author="Nguyen Thi Thuy Duong" w:date="2019-12-17T16:36:00Z"/>
                <w:rPrChange w:id="1918" w:author="Nguyen Thi Thuy Duong" w:date="2019-12-23T23:50:00Z">
                  <w:rPr>
                    <w:ins w:id="1919" w:author="Nguyen Thi Thuy Duong" w:date="2019-12-17T16:36:00Z"/>
                    <w:rFonts w:ascii="Times New Roman" w:hAnsi="Times New Roman" w:cs="Times New Roman"/>
                    <w:sz w:val="15"/>
                    <w:szCs w:val="15"/>
                  </w:rPr>
                </w:rPrChange>
              </w:rPr>
              <w:pPrChange w:id="192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192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ED10052" w14:textId="77777777" w:rsidR="00F97B92" w:rsidRPr="007B6C8E" w:rsidRDefault="00F97B92">
            <w:pPr>
              <w:rPr>
                <w:ins w:id="1922" w:author="Nguyen Thi Thuy Duong" w:date="2019-12-17T16:36:00Z"/>
                <w:rPrChange w:id="1923" w:author="Nguyen Thi Thuy Duong" w:date="2019-12-23T23:50:00Z">
                  <w:rPr>
                    <w:ins w:id="1924" w:author="Nguyen Thi Thuy Duong" w:date="2019-12-17T16:36:00Z"/>
                    <w:rFonts w:ascii="Times New Roman" w:hAnsi="Times New Roman" w:cs="Times New Roman"/>
                    <w:sz w:val="15"/>
                    <w:szCs w:val="15"/>
                  </w:rPr>
                </w:rPrChange>
              </w:rPr>
              <w:pPrChange w:id="1925"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1926"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3060D47" w14:textId="77777777" w:rsidR="00F97B92" w:rsidRPr="007B6C8E" w:rsidRDefault="00F97B92">
            <w:pPr>
              <w:rPr>
                <w:ins w:id="1927" w:author="Nguyen Thi Thuy Duong" w:date="2019-12-17T16:36:00Z"/>
                <w:rPrChange w:id="1928" w:author="Nguyen Thi Thuy Duong" w:date="2019-12-23T23:50:00Z">
                  <w:rPr>
                    <w:ins w:id="1929" w:author="Nguyen Thi Thuy Duong" w:date="2019-12-17T16:36:00Z"/>
                    <w:rFonts w:ascii="Times New Roman" w:hAnsi="Times New Roman" w:cs="Times New Roman"/>
                    <w:sz w:val="15"/>
                    <w:szCs w:val="15"/>
                  </w:rPr>
                </w:rPrChange>
              </w:rPr>
              <w:pPrChange w:id="1930" w:author="Nguyen Thi Thuy Duong" w:date="2019-12-23T23:50:00Z">
                <w:pPr>
                  <w:jc w:val="left"/>
                </w:pPr>
              </w:pPrChange>
            </w:pPr>
            <w:ins w:id="1931" w:author="Nguyen Thi Thuy Duong" w:date="2019-12-17T16:36:00Z">
              <w:r w:rsidRPr="007B6C8E">
                <w:rPr>
                  <w:rPrChange w:id="1932" w:author="Nguyen Thi Thuy Duong" w:date="2019-12-23T23:50:00Z">
                    <w:rPr>
                      <w:rFonts w:ascii="Times New Roman" w:hAnsi="Times New Roman" w:cs="Times New Roman"/>
                      <w:sz w:val="15"/>
                      <w:szCs w:val="15"/>
                    </w:rPr>
                  </w:rPrChange>
                </w:rPr>
                <w:t>2.1.2.2. Thiết kế</w:t>
              </w:r>
            </w:ins>
          </w:p>
        </w:tc>
        <w:tc>
          <w:tcPr>
            <w:tcW w:w="2426" w:type="dxa"/>
            <w:tcBorders>
              <w:top w:val="single" w:sz="4" w:space="0" w:color="auto"/>
              <w:left w:val="single" w:sz="4" w:space="0" w:color="auto"/>
              <w:bottom w:val="single" w:sz="4" w:space="0" w:color="auto"/>
              <w:right w:val="single" w:sz="4" w:space="0" w:color="auto"/>
            </w:tcBorders>
            <w:hideMark/>
            <w:tcPrChange w:id="193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4A3857C0" w14:textId="77777777" w:rsidR="00F97B92" w:rsidRPr="007B6C8E" w:rsidRDefault="00F97B92">
            <w:pPr>
              <w:rPr>
                <w:ins w:id="1934" w:author="Nguyen Thi Thuy Duong" w:date="2019-12-17T16:36:00Z"/>
                <w:rPrChange w:id="1935" w:author="Nguyen Thi Thuy Duong" w:date="2019-12-23T23:50:00Z">
                  <w:rPr>
                    <w:ins w:id="1936" w:author="Nguyen Thi Thuy Duong" w:date="2019-12-17T16:36:00Z"/>
                    <w:rFonts w:ascii="Times New Roman" w:hAnsi="Times New Roman" w:cs="Times New Roman"/>
                    <w:sz w:val="15"/>
                    <w:szCs w:val="15"/>
                  </w:rPr>
                </w:rPrChange>
              </w:rPr>
              <w:pPrChange w:id="1937" w:author="Nguyen Thi Thuy Duong" w:date="2019-12-23T23:50:00Z">
                <w:pPr>
                  <w:jc w:val="left"/>
                </w:pPr>
              </w:pPrChange>
            </w:pPr>
            <w:ins w:id="1938" w:author="Nguyen Thi Thuy Duong" w:date="2019-12-17T16:36:00Z">
              <w:r w:rsidRPr="007B6C8E">
                <w:rPr>
                  <w:rPrChange w:id="1939" w:author="Nguyen Thi Thuy Duong" w:date="2019-12-23T23:50:00Z">
                    <w:rPr>
                      <w:rFonts w:ascii="Times New Roman" w:hAnsi="Times New Roman" w:cs="Times New Roman"/>
                      <w:sz w:val="15"/>
                      <w:szCs w:val="15"/>
                    </w:rPr>
                  </w:rPrChange>
                </w:rPr>
                <w:t>10/12/2019</w:t>
              </w:r>
            </w:ins>
          </w:p>
        </w:tc>
        <w:tc>
          <w:tcPr>
            <w:tcW w:w="1954" w:type="dxa"/>
            <w:tcBorders>
              <w:top w:val="single" w:sz="4" w:space="0" w:color="auto"/>
              <w:left w:val="single" w:sz="4" w:space="0" w:color="auto"/>
              <w:bottom w:val="single" w:sz="4" w:space="0" w:color="auto"/>
              <w:right w:val="single" w:sz="4" w:space="0" w:color="auto"/>
            </w:tcBorders>
            <w:hideMark/>
            <w:tcPrChange w:id="194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E8B3D6F" w14:textId="77777777" w:rsidR="00F97B92" w:rsidRPr="007B6C8E" w:rsidRDefault="00F97B92">
            <w:pPr>
              <w:rPr>
                <w:ins w:id="1941" w:author="Nguyen Thi Thuy Duong" w:date="2019-12-17T16:36:00Z"/>
                <w:rPrChange w:id="1942" w:author="Nguyen Thi Thuy Duong" w:date="2019-12-23T23:50:00Z">
                  <w:rPr>
                    <w:ins w:id="1943" w:author="Nguyen Thi Thuy Duong" w:date="2019-12-17T16:36:00Z"/>
                    <w:rFonts w:ascii="Times New Roman" w:hAnsi="Times New Roman" w:cs="Times New Roman"/>
                    <w:sz w:val="15"/>
                    <w:szCs w:val="15"/>
                  </w:rPr>
                </w:rPrChange>
              </w:rPr>
              <w:pPrChange w:id="1944" w:author="Nguyen Thi Thuy Duong" w:date="2019-12-23T23:50:00Z">
                <w:pPr>
                  <w:jc w:val="left"/>
                </w:pPr>
              </w:pPrChange>
            </w:pPr>
            <w:ins w:id="1945" w:author="Nguyen Thi Thuy Duong" w:date="2019-12-17T16:36:00Z">
              <w:r w:rsidRPr="007B6C8E">
                <w:rPr>
                  <w:rPrChange w:id="1946" w:author="Nguyen Thi Thuy Duong" w:date="2019-12-23T23:50:00Z">
                    <w:rPr>
                      <w:rFonts w:ascii="Times New Roman" w:hAnsi="Times New Roman" w:cs="Times New Roman"/>
                      <w:sz w:val="15"/>
                      <w:szCs w:val="15"/>
                    </w:rPr>
                  </w:rPrChange>
                </w:rPr>
                <w:t>17/12/2019</w:t>
              </w:r>
            </w:ins>
          </w:p>
        </w:tc>
      </w:tr>
      <w:tr w:rsidR="00F97B92" w:rsidRPr="007B6C8E" w14:paraId="015A3BFC" w14:textId="77777777" w:rsidTr="00F864E5">
        <w:trPr>
          <w:trHeight w:val="237"/>
          <w:ins w:id="1947" w:author="Nguyen Thi Thuy Duong" w:date="2019-12-17T16:36:00Z"/>
          <w:trPrChange w:id="1948" w:author="Nguyen Thi Thuy Duong" w:date="2019-12-23T23:50:00Z">
            <w:trPr>
              <w:trHeight w:val="237"/>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194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383C046" w14:textId="77777777" w:rsidR="00F97B92" w:rsidRPr="007B6C8E" w:rsidRDefault="00F97B92">
            <w:pPr>
              <w:rPr>
                <w:ins w:id="1950" w:author="Nguyen Thi Thuy Duong" w:date="2019-12-17T16:36:00Z"/>
                <w:rPrChange w:id="1951" w:author="Nguyen Thi Thuy Duong" w:date="2019-12-23T23:50:00Z">
                  <w:rPr>
                    <w:ins w:id="1952" w:author="Nguyen Thi Thuy Duong" w:date="2019-12-17T16:36:00Z"/>
                    <w:rFonts w:ascii="Times New Roman" w:hAnsi="Times New Roman" w:cs="Times New Roman"/>
                    <w:sz w:val="15"/>
                    <w:szCs w:val="15"/>
                  </w:rPr>
                </w:rPrChange>
              </w:rPr>
              <w:pPrChange w:id="195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195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0744055" w14:textId="77777777" w:rsidR="00F97B92" w:rsidRPr="007B6C8E" w:rsidRDefault="00F97B92">
            <w:pPr>
              <w:rPr>
                <w:ins w:id="1955" w:author="Nguyen Thi Thuy Duong" w:date="2019-12-17T16:36:00Z"/>
                <w:rPrChange w:id="1956" w:author="Nguyen Thi Thuy Duong" w:date="2019-12-23T23:50:00Z">
                  <w:rPr>
                    <w:ins w:id="1957" w:author="Nguyen Thi Thuy Duong" w:date="2019-12-17T16:36:00Z"/>
                    <w:rFonts w:ascii="Times New Roman" w:hAnsi="Times New Roman" w:cs="Times New Roman"/>
                    <w:sz w:val="15"/>
                    <w:szCs w:val="15"/>
                  </w:rPr>
                </w:rPrChange>
              </w:rPr>
              <w:pPrChange w:id="1958"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195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6D4BCF2" w14:textId="77777777" w:rsidR="00F97B92" w:rsidRPr="007B6C8E" w:rsidRDefault="00F97B92">
            <w:pPr>
              <w:rPr>
                <w:ins w:id="1960" w:author="Nguyen Thi Thuy Duong" w:date="2019-12-17T16:36:00Z"/>
                <w:rPrChange w:id="1961" w:author="Nguyen Thi Thuy Duong" w:date="2019-12-23T23:50:00Z">
                  <w:rPr>
                    <w:ins w:id="1962" w:author="Nguyen Thi Thuy Duong" w:date="2019-12-17T16:36:00Z"/>
                    <w:rFonts w:ascii="Times New Roman" w:hAnsi="Times New Roman" w:cs="Times New Roman"/>
                    <w:sz w:val="15"/>
                    <w:szCs w:val="15"/>
                  </w:rPr>
                </w:rPrChange>
              </w:rPr>
              <w:pPrChange w:id="1963"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1964"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A614F01" w14:textId="77777777" w:rsidR="00F97B92" w:rsidRPr="007B6C8E" w:rsidRDefault="00F97B92">
            <w:pPr>
              <w:rPr>
                <w:ins w:id="1965" w:author="Nguyen Thi Thuy Duong" w:date="2019-12-17T16:36:00Z"/>
                <w:rPrChange w:id="1966" w:author="Nguyen Thi Thuy Duong" w:date="2019-12-23T23:50:00Z">
                  <w:rPr>
                    <w:ins w:id="1967" w:author="Nguyen Thi Thuy Duong" w:date="2019-12-17T16:36:00Z"/>
                    <w:rFonts w:ascii="Times New Roman" w:hAnsi="Times New Roman" w:cs="Times New Roman"/>
                    <w:sz w:val="15"/>
                    <w:szCs w:val="15"/>
                  </w:rPr>
                </w:rPrChange>
              </w:rPr>
              <w:pPrChange w:id="1968" w:author="Nguyen Thi Thuy Duong" w:date="2019-12-23T23:50:00Z">
                <w:pPr>
                  <w:jc w:val="left"/>
                </w:pPr>
              </w:pPrChange>
            </w:pPr>
            <w:ins w:id="1969" w:author="Nguyen Thi Thuy Duong" w:date="2019-12-17T16:36:00Z">
              <w:r w:rsidRPr="007B6C8E">
                <w:rPr>
                  <w:rPrChange w:id="1970" w:author="Nguyen Thi Thuy Duong" w:date="2019-12-23T23:50:00Z">
                    <w:rPr>
                      <w:rFonts w:ascii="Times New Roman" w:hAnsi="Times New Roman" w:cs="Times New Roman"/>
                      <w:sz w:val="15"/>
                      <w:szCs w:val="15"/>
                    </w:rPr>
                  </w:rPrChange>
                </w:rPr>
                <w:t>2.1.2.3. Review</w:t>
              </w:r>
            </w:ins>
          </w:p>
        </w:tc>
        <w:tc>
          <w:tcPr>
            <w:tcW w:w="2426" w:type="dxa"/>
            <w:tcBorders>
              <w:top w:val="single" w:sz="4" w:space="0" w:color="auto"/>
              <w:left w:val="single" w:sz="4" w:space="0" w:color="auto"/>
              <w:bottom w:val="single" w:sz="4" w:space="0" w:color="auto"/>
              <w:right w:val="single" w:sz="4" w:space="0" w:color="auto"/>
            </w:tcBorders>
            <w:hideMark/>
            <w:tcPrChange w:id="1971"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1220B0F5" w14:textId="77777777" w:rsidR="00F97B92" w:rsidRPr="007B6C8E" w:rsidRDefault="00F97B92">
            <w:pPr>
              <w:rPr>
                <w:ins w:id="1972" w:author="Nguyen Thi Thuy Duong" w:date="2019-12-17T16:36:00Z"/>
                <w:rPrChange w:id="1973" w:author="Nguyen Thi Thuy Duong" w:date="2019-12-23T23:50:00Z">
                  <w:rPr>
                    <w:ins w:id="1974" w:author="Nguyen Thi Thuy Duong" w:date="2019-12-17T16:36:00Z"/>
                    <w:rFonts w:ascii="Times New Roman" w:hAnsi="Times New Roman" w:cs="Times New Roman"/>
                    <w:sz w:val="15"/>
                    <w:szCs w:val="15"/>
                  </w:rPr>
                </w:rPrChange>
              </w:rPr>
              <w:pPrChange w:id="1975" w:author="Nguyen Thi Thuy Duong" w:date="2019-12-23T23:50:00Z">
                <w:pPr>
                  <w:jc w:val="left"/>
                </w:pPr>
              </w:pPrChange>
            </w:pPr>
            <w:ins w:id="1976" w:author="Nguyen Thi Thuy Duong" w:date="2019-12-17T16:36:00Z">
              <w:r w:rsidRPr="007B6C8E">
                <w:rPr>
                  <w:rPrChange w:id="1977" w:author="Nguyen Thi Thuy Duong" w:date="2019-12-23T23:50:00Z">
                    <w:rPr>
                      <w:rFonts w:ascii="Times New Roman" w:hAnsi="Times New Roman" w:cs="Times New Roman"/>
                      <w:sz w:val="15"/>
                      <w:szCs w:val="15"/>
                    </w:rPr>
                  </w:rPrChange>
                </w:rPr>
                <w:t>18/12/2019</w:t>
              </w:r>
            </w:ins>
          </w:p>
        </w:tc>
        <w:tc>
          <w:tcPr>
            <w:tcW w:w="1954" w:type="dxa"/>
            <w:tcBorders>
              <w:top w:val="single" w:sz="4" w:space="0" w:color="auto"/>
              <w:left w:val="single" w:sz="4" w:space="0" w:color="auto"/>
              <w:bottom w:val="single" w:sz="4" w:space="0" w:color="auto"/>
              <w:right w:val="single" w:sz="4" w:space="0" w:color="auto"/>
            </w:tcBorders>
            <w:hideMark/>
            <w:tcPrChange w:id="1978"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B316772" w14:textId="77777777" w:rsidR="00F97B92" w:rsidRPr="007B6C8E" w:rsidRDefault="00F97B92">
            <w:pPr>
              <w:rPr>
                <w:ins w:id="1979" w:author="Nguyen Thi Thuy Duong" w:date="2019-12-17T16:36:00Z"/>
                <w:rPrChange w:id="1980" w:author="Nguyen Thi Thuy Duong" w:date="2019-12-23T23:50:00Z">
                  <w:rPr>
                    <w:ins w:id="1981" w:author="Nguyen Thi Thuy Duong" w:date="2019-12-17T16:36:00Z"/>
                    <w:rFonts w:ascii="Times New Roman" w:hAnsi="Times New Roman" w:cs="Times New Roman"/>
                    <w:sz w:val="15"/>
                    <w:szCs w:val="15"/>
                  </w:rPr>
                </w:rPrChange>
              </w:rPr>
              <w:pPrChange w:id="1982" w:author="Nguyen Thi Thuy Duong" w:date="2019-12-23T23:50:00Z">
                <w:pPr>
                  <w:jc w:val="left"/>
                </w:pPr>
              </w:pPrChange>
            </w:pPr>
            <w:ins w:id="1983" w:author="Nguyen Thi Thuy Duong" w:date="2019-12-17T16:36:00Z">
              <w:r w:rsidRPr="007B6C8E">
                <w:rPr>
                  <w:rPrChange w:id="1984" w:author="Nguyen Thi Thuy Duong" w:date="2019-12-23T23:50:00Z">
                    <w:rPr>
                      <w:rFonts w:ascii="Times New Roman" w:hAnsi="Times New Roman" w:cs="Times New Roman"/>
                      <w:sz w:val="15"/>
                      <w:szCs w:val="15"/>
                    </w:rPr>
                  </w:rPrChange>
                </w:rPr>
                <w:t>18/12/2019</w:t>
              </w:r>
            </w:ins>
          </w:p>
        </w:tc>
      </w:tr>
      <w:tr w:rsidR="00F97B92" w:rsidRPr="007B6C8E" w14:paraId="705924FF" w14:textId="77777777" w:rsidTr="00F864E5">
        <w:trPr>
          <w:trHeight w:val="360"/>
          <w:ins w:id="1985" w:author="Nguyen Thi Thuy Duong" w:date="2019-12-17T16:36:00Z"/>
          <w:trPrChange w:id="1986" w:author="Nguyen Thi Thuy Duong" w:date="2019-12-23T23:50:00Z">
            <w:trPr>
              <w:trHeight w:val="36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198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DBBF588" w14:textId="77777777" w:rsidR="00F97B92" w:rsidRPr="007B6C8E" w:rsidRDefault="00F97B92">
            <w:pPr>
              <w:rPr>
                <w:ins w:id="1988" w:author="Nguyen Thi Thuy Duong" w:date="2019-12-17T16:36:00Z"/>
                <w:rPrChange w:id="1989" w:author="Nguyen Thi Thuy Duong" w:date="2019-12-23T23:50:00Z">
                  <w:rPr>
                    <w:ins w:id="1990" w:author="Nguyen Thi Thuy Duong" w:date="2019-12-17T16:36:00Z"/>
                    <w:rFonts w:ascii="Times New Roman" w:hAnsi="Times New Roman" w:cs="Times New Roman"/>
                    <w:sz w:val="15"/>
                    <w:szCs w:val="15"/>
                  </w:rPr>
                </w:rPrChange>
              </w:rPr>
              <w:pPrChange w:id="1991"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1992"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2EC74B15" w14:textId="77777777" w:rsidR="00F97B92" w:rsidRPr="007B6C8E" w:rsidRDefault="00F97B92">
            <w:pPr>
              <w:rPr>
                <w:ins w:id="1993" w:author="Nguyen Thi Thuy Duong" w:date="2019-12-17T16:36:00Z"/>
                <w:rPrChange w:id="1994" w:author="Nguyen Thi Thuy Duong" w:date="2019-12-23T23:50:00Z">
                  <w:rPr>
                    <w:ins w:id="1995" w:author="Nguyen Thi Thuy Duong" w:date="2019-12-17T16:36:00Z"/>
                    <w:rFonts w:ascii="Times New Roman" w:hAnsi="Times New Roman" w:cs="Times New Roman"/>
                    <w:sz w:val="15"/>
                    <w:szCs w:val="15"/>
                  </w:rPr>
                </w:rPrChange>
              </w:rPr>
              <w:pPrChange w:id="1996" w:author="Nguyen Thi Thuy Duong" w:date="2019-12-23T23:50:00Z">
                <w:pPr>
                  <w:jc w:val="left"/>
                </w:pPr>
              </w:pPrChange>
            </w:pPr>
            <w:ins w:id="1997" w:author="Nguyen Thi Thuy Duong" w:date="2019-12-17T16:36:00Z">
              <w:r w:rsidRPr="007B6C8E">
                <w:rPr>
                  <w:rPrChange w:id="1998" w:author="Nguyen Thi Thuy Duong" w:date="2019-12-23T23:50:00Z">
                    <w:rPr>
                      <w:rFonts w:ascii="Times New Roman" w:hAnsi="Times New Roman" w:cs="Times New Roman"/>
                      <w:sz w:val="15"/>
                      <w:szCs w:val="15"/>
                    </w:rPr>
                  </w:rPrChange>
                </w:rPr>
                <w:t>2.2. Thiết kế chi tiết hệ thống</w:t>
              </w:r>
            </w:ins>
          </w:p>
        </w:tc>
        <w:tc>
          <w:tcPr>
            <w:tcW w:w="1233" w:type="dxa"/>
            <w:vMerge w:val="restart"/>
            <w:tcBorders>
              <w:top w:val="single" w:sz="4" w:space="0" w:color="auto"/>
              <w:left w:val="single" w:sz="4" w:space="0" w:color="auto"/>
              <w:bottom w:val="single" w:sz="4" w:space="0" w:color="auto"/>
              <w:right w:val="single" w:sz="4" w:space="0" w:color="auto"/>
            </w:tcBorders>
            <w:hideMark/>
            <w:tcPrChange w:id="1999"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2E984091" w14:textId="77777777" w:rsidR="00F97B92" w:rsidRPr="007B6C8E" w:rsidRDefault="00F97B92">
            <w:pPr>
              <w:rPr>
                <w:ins w:id="2000" w:author="Nguyen Thi Thuy Duong" w:date="2019-12-17T16:36:00Z"/>
                <w:rPrChange w:id="2001" w:author="Nguyen Thi Thuy Duong" w:date="2019-12-23T23:50:00Z">
                  <w:rPr>
                    <w:ins w:id="2002" w:author="Nguyen Thi Thuy Duong" w:date="2019-12-17T16:36:00Z"/>
                    <w:rFonts w:ascii="Times New Roman" w:hAnsi="Times New Roman" w:cs="Times New Roman"/>
                    <w:sz w:val="15"/>
                    <w:szCs w:val="15"/>
                  </w:rPr>
                </w:rPrChange>
              </w:rPr>
              <w:pPrChange w:id="2003" w:author="Nguyen Thi Thuy Duong" w:date="2019-12-23T23:50:00Z">
                <w:pPr>
                  <w:jc w:val="left"/>
                </w:pPr>
              </w:pPrChange>
            </w:pPr>
            <w:ins w:id="2004" w:author="Nguyen Thi Thuy Duong" w:date="2019-12-17T16:36:00Z">
              <w:r w:rsidRPr="007B6C8E">
                <w:rPr>
                  <w:rPrChange w:id="2005" w:author="Nguyen Thi Thuy Duong" w:date="2019-12-23T23:50:00Z">
                    <w:rPr>
                      <w:rFonts w:ascii="Times New Roman" w:hAnsi="Times New Roman" w:cs="Times New Roman"/>
                      <w:sz w:val="15"/>
                      <w:szCs w:val="15"/>
                    </w:rPr>
                  </w:rPrChange>
                </w:rPr>
                <w:t>2.2.1. Thiết kế chi tiết kiến trúc của hệ thống(các biểu đồ)</w:t>
              </w:r>
            </w:ins>
          </w:p>
        </w:tc>
        <w:tc>
          <w:tcPr>
            <w:tcW w:w="1145" w:type="dxa"/>
            <w:tcBorders>
              <w:top w:val="single" w:sz="4" w:space="0" w:color="auto"/>
              <w:left w:val="single" w:sz="4" w:space="0" w:color="auto"/>
              <w:bottom w:val="single" w:sz="4" w:space="0" w:color="auto"/>
              <w:right w:val="single" w:sz="4" w:space="0" w:color="auto"/>
            </w:tcBorders>
            <w:hideMark/>
            <w:tcPrChange w:id="2006"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21F1CFA6" w14:textId="77777777" w:rsidR="00F97B92" w:rsidRPr="007B6C8E" w:rsidRDefault="00F97B92">
            <w:pPr>
              <w:rPr>
                <w:ins w:id="2007" w:author="Nguyen Thi Thuy Duong" w:date="2019-12-17T16:36:00Z"/>
                <w:rPrChange w:id="2008" w:author="Nguyen Thi Thuy Duong" w:date="2019-12-23T23:50:00Z">
                  <w:rPr>
                    <w:ins w:id="2009" w:author="Nguyen Thi Thuy Duong" w:date="2019-12-17T16:36:00Z"/>
                    <w:rFonts w:ascii="Times New Roman" w:hAnsi="Times New Roman" w:cs="Times New Roman"/>
                    <w:sz w:val="15"/>
                    <w:szCs w:val="15"/>
                  </w:rPr>
                </w:rPrChange>
              </w:rPr>
              <w:pPrChange w:id="2010" w:author="Nguyen Thi Thuy Duong" w:date="2019-12-23T23:50:00Z">
                <w:pPr>
                  <w:jc w:val="left"/>
                </w:pPr>
              </w:pPrChange>
            </w:pPr>
            <w:ins w:id="2011" w:author="Nguyen Thi Thuy Duong" w:date="2019-12-17T16:36:00Z">
              <w:r w:rsidRPr="007B6C8E">
                <w:rPr>
                  <w:rPrChange w:id="2012" w:author="Nguyen Thi Thuy Duong" w:date="2019-12-23T23:50:00Z">
                    <w:rPr>
                      <w:rFonts w:ascii="Times New Roman" w:hAnsi="Times New Roman" w:cs="Times New Roman"/>
                      <w:sz w:val="15"/>
                      <w:szCs w:val="15"/>
                    </w:rPr>
                  </w:rPrChange>
                </w:rPr>
                <w:t>2.2.1.1.Phân tích</w:t>
              </w:r>
            </w:ins>
          </w:p>
        </w:tc>
        <w:tc>
          <w:tcPr>
            <w:tcW w:w="2426" w:type="dxa"/>
            <w:tcBorders>
              <w:top w:val="single" w:sz="4" w:space="0" w:color="auto"/>
              <w:left w:val="single" w:sz="4" w:space="0" w:color="auto"/>
              <w:bottom w:val="single" w:sz="4" w:space="0" w:color="auto"/>
              <w:right w:val="single" w:sz="4" w:space="0" w:color="auto"/>
            </w:tcBorders>
            <w:hideMark/>
            <w:tcPrChange w:id="201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4B7C608" w14:textId="77777777" w:rsidR="00F97B92" w:rsidRPr="007B6C8E" w:rsidRDefault="00F97B92">
            <w:pPr>
              <w:rPr>
                <w:ins w:id="2014" w:author="Nguyen Thi Thuy Duong" w:date="2019-12-17T16:36:00Z"/>
                <w:rPrChange w:id="2015" w:author="Nguyen Thi Thuy Duong" w:date="2019-12-23T23:50:00Z">
                  <w:rPr>
                    <w:ins w:id="2016" w:author="Nguyen Thi Thuy Duong" w:date="2019-12-17T16:36:00Z"/>
                    <w:rFonts w:ascii="Times New Roman" w:hAnsi="Times New Roman" w:cs="Times New Roman"/>
                    <w:sz w:val="15"/>
                    <w:szCs w:val="15"/>
                  </w:rPr>
                </w:rPrChange>
              </w:rPr>
              <w:pPrChange w:id="2017" w:author="Nguyen Thi Thuy Duong" w:date="2019-12-23T23:50:00Z">
                <w:pPr>
                  <w:jc w:val="left"/>
                </w:pPr>
              </w:pPrChange>
            </w:pPr>
            <w:ins w:id="2018" w:author="Nguyen Thi Thuy Duong" w:date="2019-12-17T16:36:00Z">
              <w:r w:rsidRPr="007B6C8E">
                <w:rPr>
                  <w:rPrChange w:id="2019" w:author="Nguyen Thi Thuy Duong" w:date="2019-12-23T23:50:00Z">
                    <w:rPr>
                      <w:rFonts w:ascii="Times New Roman" w:hAnsi="Times New Roman" w:cs="Times New Roman"/>
                      <w:sz w:val="15"/>
                      <w:szCs w:val="15"/>
                    </w:rPr>
                  </w:rPrChange>
                </w:rPr>
                <w:t>19/12/2019</w:t>
              </w:r>
            </w:ins>
          </w:p>
        </w:tc>
        <w:tc>
          <w:tcPr>
            <w:tcW w:w="1954" w:type="dxa"/>
            <w:tcBorders>
              <w:top w:val="single" w:sz="4" w:space="0" w:color="auto"/>
              <w:left w:val="single" w:sz="4" w:space="0" w:color="auto"/>
              <w:bottom w:val="single" w:sz="4" w:space="0" w:color="auto"/>
              <w:right w:val="single" w:sz="4" w:space="0" w:color="auto"/>
            </w:tcBorders>
            <w:hideMark/>
            <w:tcPrChange w:id="202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2934F9A0" w14:textId="77777777" w:rsidR="00F97B92" w:rsidRPr="007B6C8E" w:rsidRDefault="00F97B92">
            <w:pPr>
              <w:rPr>
                <w:ins w:id="2021" w:author="Nguyen Thi Thuy Duong" w:date="2019-12-17T16:36:00Z"/>
                <w:rPrChange w:id="2022" w:author="Nguyen Thi Thuy Duong" w:date="2019-12-23T23:50:00Z">
                  <w:rPr>
                    <w:ins w:id="2023" w:author="Nguyen Thi Thuy Duong" w:date="2019-12-17T16:36:00Z"/>
                    <w:rFonts w:ascii="Times New Roman" w:hAnsi="Times New Roman" w:cs="Times New Roman"/>
                    <w:sz w:val="15"/>
                    <w:szCs w:val="15"/>
                  </w:rPr>
                </w:rPrChange>
              </w:rPr>
              <w:pPrChange w:id="2024" w:author="Nguyen Thi Thuy Duong" w:date="2019-12-23T23:50:00Z">
                <w:pPr>
                  <w:jc w:val="left"/>
                </w:pPr>
              </w:pPrChange>
            </w:pPr>
            <w:ins w:id="2025" w:author="Nguyen Thi Thuy Duong" w:date="2019-12-17T16:36:00Z">
              <w:r w:rsidRPr="007B6C8E">
                <w:rPr>
                  <w:rPrChange w:id="2026" w:author="Nguyen Thi Thuy Duong" w:date="2019-12-23T23:50:00Z">
                    <w:rPr>
                      <w:rFonts w:ascii="Times New Roman" w:hAnsi="Times New Roman" w:cs="Times New Roman"/>
                      <w:sz w:val="15"/>
                      <w:szCs w:val="15"/>
                    </w:rPr>
                  </w:rPrChange>
                </w:rPr>
                <w:t>21/12/2019</w:t>
              </w:r>
            </w:ins>
          </w:p>
        </w:tc>
      </w:tr>
      <w:tr w:rsidR="00F97B92" w:rsidRPr="007B6C8E" w14:paraId="034E0D8B" w14:textId="77777777" w:rsidTr="00F864E5">
        <w:trPr>
          <w:trHeight w:val="360"/>
          <w:ins w:id="2027" w:author="Nguyen Thi Thuy Duong" w:date="2019-12-17T16:36:00Z"/>
          <w:trPrChange w:id="2028" w:author="Nguyen Thi Thuy Duong" w:date="2019-12-23T23:50:00Z">
            <w:trPr>
              <w:trHeight w:val="36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02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6ED3B7B" w14:textId="77777777" w:rsidR="00F97B92" w:rsidRPr="007B6C8E" w:rsidRDefault="00F97B92">
            <w:pPr>
              <w:rPr>
                <w:ins w:id="2030" w:author="Nguyen Thi Thuy Duong" w:date="2019-12-17T16:36:00Z"/>
                <w:rPrChange w:id="2031" w:author="Nguyen Thi Thuy Duong" w:date="2019-12-23T23:50:00Z">
                  <w:rPr>
                    <w:ins w:id="2032" w:author="Nguyen Thi Thuy Duong" w:date="2019-12-17T16:36:00Z"/>
                    <w:rFonts w:ascii="Times New Roman" w:hAnsi="Times New Roman" w:cs="Times New Roman"/>
                    <w:sz w:val="15"/>
                    <w:szCs w:val="15"/>
                  </w:rPr>
                </w:rPrChange>
              </w:rPr>
              <w:pPrChange w:id="203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03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60FA670" w14:textId="77777777" w:rsidR="00F97B92" w:rsidRPr="007B6C8E" w:rsidRDefault="00F97B92">
            <w:pPr>
              <w:rPr>
                <w:ins w:id="2035" w:author="Nguyen Thi Thuy Duong" w:date="2019-12-17T16:36:00Z"/>
                <w:rPrChange w:id="2036" w:author="Nguyen Thi Thuy Duong" w:date="2019-12-23T23:50:00Z">
                  <w:rPr>
                    <w:ins w:id="2037" w:author="Nguyen Thi Thuy Duong" w:date="2019-12-17T16:36:00Z"/>
                    <w:rFonts w:ascii="Times New Roman" w:hAnsi="Times New Roman" w:cs="Times New Roman"/>
                    <w:sz w:val="15"/>
                    <w:szCs w:val="15"/>
                  </w:rPr>
                </w:rPrChange>
              </w:rPr>
              <w:pPrChange w:id="2038"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03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170FED6" w14:textId="77777777" w:rsidR="00F97B92" w:rsidRPr="007B6C8E" w:rsidRDefault="00F97B92">
            <w:pPr>
              <w:rPr>
                <w:ins w:id="2040" w:author="Nguyen Thi Thuy Duong" w:date="2019-12-17T16:36:00Z"/>
                <w:rPrChange w:id="2041" w:author="Nguyen Thi Thuy Duong" w:date="2019-12-23T23:50:00Z">
                  <w:rPr>
                    <w:ins w:id="2042" w:author="Nguyen Thi Thuy Duong" w:date="2019-12-17T16:36:00Z"/>
                    <w:rFonts w:ascii="Times New Roman" w:hAnsi="Times New Roman" w:cs="Times New Roman"/>
                    <w:sz w:val="15"/>
                    <w:szCs w:val="15"/>
                  </w:rPr>
                </w:rPrChange>
              </w:rPr>
              <w:pPrChange w:id="2043"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044"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6ED4429" w14:textId="77777777" w:rsidR="00F97B92" w:rsidRPr="007B6C8E" w:rsidRDefault="00F97B92">
            <w:pPr>
              <w:rPr>
                <w:ins w:id="2045" w:author="Nguyen Thi Thuy Duong" w:date="2019-12-17T16:36:00Z"/>
                <w:rPrChange w:id="2046" w:author="Nguyen Thi Thuy Duong" w:date="2019-12-23T23:50:00Z">
                  <w:rPr>
                    <w:ins w:id="2047" w:author="Nguyen Thi Thuy Duong" w:date="2019-12-17T16:36:00Z"/>
                    <w:rFonts w:ascii="Times New Roman" w:hAnsi="Times New Roman" w:cs="Times New Roman"/>
                    <w:sz w:val="15"/>
                    <w:szCs w:val="15"/>
                  </w:rPr>
                </w:rPrChange>
              </w:rPr>
              <w:pPrChange w:id="2048" w:author="Nguyen Thi Thuy Duong" w:date="2019-12-23T23:50:00Z">
                <w:pPr>
                  <w:jc w:val="left"/>
                </w:pPr>
              </w:pPrChange>
            </w:pPr>
            <w:ins w:id="2049" w:author="Nguyen Thi Thuy Duong" w:date="2019-12-17T16:36:00Z">
              <w:r w:rsidRPr="007B6C8E">
                <w:rPr>
                  <w:rPrChange w:id="2050" w:author="Nguyen Thi Thuy Duong" w:date="2019-12-23T23:50:00Z">
                    <w:rPr>
                      <w:rFonts w:ascii="Times New Roman" w:hAnsi="Times New Roman" w:cs="Times New Roman"/>
                      <w:sz w:val="15"/>
                      <w:szCs w:val="15"/>
                    </w:rPr>
                  </w:rPrChange>
                </w:rPr>
                <w:t>2.2.1.2. Thiết kế</w:t>
              </w:r>
            </w:ins>
          </w:p>
        </w:tc>
        <w:tc>
          <w:tcPr>
            <w:tcW w:w="2426" w:type="dxa"/>
            <w:tcBorders>
              <w:top w:val="single" w:sz="4" w:space="0" w:color="auto"/>
              <w:left w:val="single" w:sz="4" w:space="0" w:color="auto"/>
              <w:bottom w:val="single" w:sz="4" w:space="0" w:color="auto"/>
              <w:right w:val="single" w:sz="4" w:space="0" w:color="auto"/>
            </w:tcBorders>
            <w:hideMark/>
            <w:tcPrChange w:id="2051"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75CD2BB" w14:textId="77777777" w:rsidR="00F97B92" w:rsidRPr="007B6C8E" w:rsidRDefault="00F97B92">
            <w:pPr>
              <w:rPr>
                <w:ins w:id="2052" w:author="Nguyen Thi Thuy Duong" w:date="2019-12-17T16:36:00Z"/>
                <w:rPrChange w:id="2053" w:author="Nguyen Thi Thuy Duong" w:date="2019-12-23T23:50:00Z">
                  <w:rPr>
                    <w:ins w:id="2054" w:author="Nguyen Thi Thuy Duong" w:date="2019-12-17T16:36:00Z"/>
                    <w:rFonts w:ascii="Times New Roman" w:hAnsi="Times New Roman" w:cs="Times New Roman"/>
                    <w:sz w:val="15"/>
                    <w:szCs w:val="15"/>
                  </w:rPr>
                </w:rPrChange>
              </w:rPr>
              <w:pPrChange w:id="2055" w:author="Nguyen Thi Thuy Duong" w:date="2019-12-23T23:50:00Z">
                <w:pPr>
                  <w:jc w:val="left"/>
                </w:pPr>
              </w:pPrChange>
            </w:pPr>
            <w:ins w:id="2056" w:author="Nguyen Thi Thuy Duong" w:date="2019-12-17T16:36:00Z">
              <w:r w:rsidRPr="007B6C8E">
                <w:rPr>
                  <w:rPrChange w:id="2057" w:author="Nguyen Thi Thuy Duong" w:date="2019-12-23T23:50:00Z">
                    <w:rPr>
                      <w:rFonts w:ascii="Times New Roman" w:hAnsi="Times New Roman" w:cs="Times New Roman"/>
                      <w:sz w:val="15"/>
                      <w:szCs w:val="15"/>
                    </w:rPr>
                  </w:rPrChange>
                </w:rPr>
                <w:t>22/12/2019</w:t>
              </w:r>
            </w:ins>
          </w:p>
        </w:tc>
        <w:tc>
          <w:tcPr>
            <w:tcW w:w="1954" w:type="dxa"/>
            <w:tcBorders>
              <w:top w:val="single" w:sz="4" w:space="0" w:color="auto"/>
              <w:left w:val="single" w:sz="4" w:space="0" w:color="auto"/>
              <w:bottom w:val="single" w:sz="4" w:space="0" w:color="auto"/>
              <w:right w:val="single" w:sz="4" w:space="0" w:color="auto"/>
            </w:tcBorders>
            <w:hideMark/>
            <w:tcPrChange w:id="2058"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F0D10E6" w14:textId="77777777" w:rsidR="00F97B92" w:rsidRPr="007B6C8E" w:rsidRDefault="00F97B92">
            <w:pPr>
              <w:rPr>
                <w:ins w:id="2059" w:author="Nguyen Thi Thuy Duong" w:date="2019-12-17T16:36:00Z"/>
                <w:rPrChange w:id="2060" w:author="Nguyen Thi Thuy Duong" w:date="2019-12-23T23:50:00Z">
                  <w:rPr>
                    <w:ins w:id="2061" w:author="Nguyen Thi Thuy Duong" w:date="2019-12-17T16:36:00Z"/>
                    <w:rFonts w:ascii="Times New Roman" w:hAnsi="Times New Roman" w:cs="Times New Roman"/>
                    <w:sz w:val="15"/>
                    <w:szCs w:val="15"/>
                  </w:rPr>
                </w:rPrChange>
              </w:rPr>
              <w:pPrChange w:id="2062" w:author="Nguyen Thi Thuy Duong" w:date="2019-12-23T23:50:00Z">
                <w:pPr>
                  <w:jc w:val="left"/>
                </w:pPr>
              </w:pPrChange>
            </w:pPr>
            <w:ins w:id="2063" w:author="Nguyen Thi Thuy Duong" w:date="2019-12-17T16:36:00Z">
              <w:r w:rsidRPr="007B6C8E">
                <w:rPr>
                  <w:rPrChange w:id="2064" w:author="Nguyen Thi Thuy Duong" w:date="2019-12-23T23:50:00Z">
                    <w:rPr>
                      <w:rFonts w:ascii="Times New Roman" w:hAnsi="Times New Roman" w:cs="Times New Roman"/>
                      <w:sz w:val="15"/>
                      <w:szCs w:val="15"/>
                    </w:rPr>
                  </w:rPrChange>
                </w:rPr>
                <w:t>30/12/2019</w:t>
              </w:r>
            </w:ins>
          </w:p>
        </w:tc>
      </w:tr>
      <w:tr w:rsidR="00F97B92" w:rsidRPr="007B6C8E" w14:paraId="5ACF5B6D" w14:textId="77777777" w:rsidTr="00F864E5">
        <w:trPr>
          <w:trHeight w:val="360"/>
          <w:ins w:id="2065" w:author="Nguyen Thi Thuy Duong" w:date="2019-12-17T16:36:00Z"/>
          <w:trPrChange w:id="2066" w:author="Nguyen Thi Thuy Duong" w:date="2019-12-23T23:50:00Z">
            <w:trPr>
              <w:trHeight w:val="36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06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46A33A2" w14:textId="77777777" w:rsidR="00F97B92" w:rsidRPr="007B6C8E" w:rsidRDefault="00F97B92">
            <w:pPr>
              <w:rPr>
                <w:ins w:id="2068" w:author="Nguyen Thi Thuy Duong" w:date="2019-12-17T16:36:00Z"/>
                <w:rPrChange w:id="2069" w:author="Nguyen Thi Thuy Duong" w:date="2019-12-23T23:50:00Z">
                  <w:rPr>
                    <w:ins w:id="2070" w:author="Nguyen Thi Thuy Duong" w:date="2019-12-17T16:36:00Z"/>
                    <w:rFonts w:ascii="Times New Roman" w:hAnsi="Times New Roman" w:cs="Times New Roman"/>
                    <w:sz w:val="15"/>
                    <w:szCs w:val="15"/>
                  </w:rPr>
                </w:rPrChange>
              </w:rPr>
              <w:pPrChange w:id="2071"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07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94BB926" w14:textId="77777777" w:rsidR="00F97B92" w:rsidRPr="007B6C8E" w:rsidRDefault="00F97B92">
            <w:pPr>
              <w:rPr>
                <w:ins w:id="2073" w:author="Nguyen Thi Thuy Duong" w:date="2019-12-17T16:36:00Z"/>
                <w:rPrChange w:id="2074" w:author="Nguyen Thi Thuy Duong" w:date="2019-12-23T23:50:00Z">
                  <w:rPr>
                    <w:ins w:id="2075" w:author="Nguyen Thi Thuy Duong" w:date="2019-12-17T16:36:00Z"/>
                    <w:rFonts w:ascii="Times New Roman" w:hAnsi="Times New Roman" w:cs="Times New Roman"/>
                    <w:sz w:val="15"/>
                    <w:szCs w:val="15"/>
                  </w:rPr>
                </w:rPrChange>
              </w:rPr>
              <w:pPrChange w:id="2076"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07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90ADBD8" w14:textId="77777777" w:rsidR="00F97B92" w:rsidRPr="007B6C8E" w:rsidRDefault="00F97B92">
            <w:pPr>
              <w:rPr>
                <w:ins w:id="2078" w:author="Nguyen Thi Thuy Duong" w:date="2019-12-17T16:36:00Z"/>
                <w:rPrChange w:id="2079" w:author="Nguyen Thi Thuy Duong" w:date="2019-12-23T23:50:00Z">
                  <w:rPr>
                    <w:ins w:id="2080" w:author="Nguyen Thi Thuy Duong" w:date="2019-12-17T16:36:00Z"/>
                    <w:rFonts w:ascii="Times New Roman" w:hAnsi="Times New Roman" w:cs="Times New Roman"/>
                    <w:sz w:val="15"/>
                    <w:szCs w:val="15"/>
                  </w:rPr>
                </w:rPrChange>
              </w:rPr>
              <w:pPrChange w:id="2081"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082"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0A0BCAB" w14:textId="77777777" w:rsidR="00F97B92" w:rsidRPr="007B6C8E" w:rsidRDefault="00F97B92">
            <w:pPr>
              <w:rPr>
                <w:ins w:id="2083" w:author="Nguyen Thi Thuy Duong" w:date="2019-12-17T16:36:00Z"/>
                <w:rPrChange w:id="2084" w:author="Nguyen Thi Thuy Duong" w:date="2019-12-23T23:50:00Z">
                  <w:rPr>
                    <w:ins w:id="2085" w:author="Nguyen Thi Thuy Duong" w:date="2019-12-17T16:36:00Z"/>
                    <w:rFonts w:ascii="Times New Roman" w:hAnsi="Times New Roman" w:cs="Times New Roman"/>
                    <w:sz w:val="15"/>
                    <w:szCs w:val="15"/>
                  </w:rPr>
                </w:rPrChange>
              </w:rPr>
              <w:pPrChange w:id="2086" w:author="Nguyen Thi Thuy Duong" w:date="2019-12-23T23:50:00Z">
                <w:pPr>
                  <w:jc w:val="left"/>
                </w:pPr>
              </w:pPrChange>
            </w:pPr>
            <w:ins w:id="2087" w:author="Nguyen Thi Thuy Duong" w:date="2019-12-17T16:36:00Z">
              <w:r w:rsidRPr="007B6C8E">
                <w:rPr>
                  <w:rPrChange w:id="2088" w:author="Nguyen Thi Thuy Duong" w:date="2019-12-23T23:50:00Z">
                    <w:rPr>
                      <w:rFonts w:ascii="Times New Roman" w:hAnsi="Times New Roman" w:cs="Times New Roman"/>
                      <w:sz w:val="15"/>
                      <w:szCs w:val="15"/>
                    </w:rPr>
                  </w:rPrChange>
                </w:rPr>
                <w:t>2.2.1.3. Review</w:t>
              </w:r>
            </w:ins>
          </w:p>
        </w:tc>
        <w:tc>
          <w:tcPr>
            <w:tcW w:w="2426" w:type="dxa"/>
            <w:tcBorders>
              <w:top w:val="single" w:sz="4" w:space="0" w:color="auto"/>
              <w:left w:val="single" w:sz="4" w:space="0" w:color="auto"/>
              <w:bottom w:val="single" w:sz="4" w:space="0" w:color="auto"/>
              <w:right w:val="single" w:sz="4" w:space="0" w:color="auto"/>
            </w:tcBorders>
            <w:hideMark/>
            <w:tcPrChange w:id="208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172C5BC" w14:textId="77777777" w:rsidR="00F97B92" w:rsidRPr="007B6C8E" w:rsidRDefault="00F97B92">
            <w:pPr>
              <w:rPr>
                <w:ins w:id="2090" w:author="Nguyen Thi Thuy Duong" w:date="2019-12-17T16:36:00Z"/>
                <w:rPrChange w:id="2091" w:author="Nguyen Thi Thuy Duong" w:date="2019-12-23T23:50:00Z">
                  <w:rPr>
                    <w:ins w:id="2092" w:author="Nguyen Thi Thuy Duong" w:date="2019-12-17T16:36:00Z"/>
                    <w:rFonts w:ascii="Times New Roman" w:hAnsi="Times New Roman" w:cs="Times New Roman"/>
                    <w:sz w:val="15"/>
                    <w:szCs w:val="15"/>
                  </w:rPr>
                </w:rPrChange>
              </w:rPr>
              <w:pPrChange w:id="2093" w:author="Nguyen Thi Thuy Duong" w:date="2019-12-23T23:50:00Z">
                <w:pPr>
                  <w:jc w:val="left"/>
                </w:pPr>
              </w:pPrChange>
            </w:pPr>
            <w:ins w:id="2094" w:author="Nguyen Thi Thuy Duong" w:date="2019-12-17T16:36:00Z">
              <w:r w:rsidRPr="007B6C8E">
                <w:rPr>
                  <w:rPrChange w:id="2095" w:author="Nguyen Thi Thuy Duong" w:date="2019-12-23T23:50:00Z">
                    <w:rPr>
                      <w:rFonts w:ascii="Times New Roman" w:hAnsi="Times New Roman" w:cs="Times New Roman"/>
                      <w:sz w:val="15"/>
                      <w:szCs w:val="15"/>
                    </w:rPr>
                  </w:rPrChange>
                </w:rPr>
                <w:t>31/12/2019</w:t>
              </w:r>
            </w:ins>
          </w:p>
        </w:tc>
        <w:tc>
          <w:tcPr>
            <w:tcW w:w="1954" w:type="dxa"/>
            <w:tcBorders>
              <w:top w:val="single" w:sz="4" w:space="0" w:color="auto"/>
              <w:left w:val="single" w:sz="4" w:space="0" w:color="auto"/>
              <w:bottom w:val="single" w:sz="4" w:space="0" w:color="auto"/>
              <w:right w:val="single" w:sz="4" w:space="0" w:color="auto"/>
            </w:tcBorders>
            <w:hideMark/>
            <w:tcPrChange w:id="209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B18A06D" w14:textId="77777777" w:rsidR="00F97B92" w:rsidRPr="007B6C8E" w:rsidRDefault="00F97B92">
            <w:pPr>
              <w:rPr>
                <w:ins w:id="2097" w:author="Nguyen Thi Thuy Duong" w:date="2019-12-17T16:36:00Z"/>
                <w:rPrChange w:id="2098" w:author="Nguyen Thi Thuy Duong" w:date="2019-12-23T23:50:00Z">
                  <w:rPr>
                    <w:ins w:id="2099" w:author="Nguyen Thi Thuy Duong" w:date="2019-12-17T16:36:00Z"/>
                    <w:rFonts w:ascii="Times New Roman" w:hAnsi="Times New Roman" w:cs="Times New Roman"/>
                    <w:sz w:val="15"/>
                    <w:szCs w:val="15"/>
                  </w:rPr>
                </w:rPrChange>
              </w:rPr>
              <w:pPrChange w:id="2100" w:author="Nguyen Thi Thuy Duong" w:date="2019-12-23T23:50:00Z">
                <w:pPr>
                  <w:jc w:val="left"/>
                </w:pPr>
              </w:pPrChange>
            </w:pPr>
            <w:ins w:id="2101" w:author="Nguyen Thi Thuy Duong" w:date="2019-12-17T16:36:00Z">
              <w:r w:rsidRPr="007B6C8E">
                <w:rPr>
                  <w:rPrChange w:id="2102" w:author="Nguyen Thi Thuy Duong" w:date="2019-12-23T23:50:00Z">
                    <w:rPr>
                      <w:rFonts w:ascii="Times New Roman" w:hAnsi="Times New Roman" w:cs="Times New Roman"/>
                      <w:sz w:val="15"/>
                      <w:szCs w:val="15"/>
                    </w:rPr>
                  </w:rPrChange>
                </w:rPr>
                <w:t>31/12/2019</w:t>
              </w:r>
            </w:ins>
          </w:p>
        </w:tc>
      </w:tr>
      <w:tr w:rsidR="00F97B92" w:rsidRPr="007B6C8E" w14:paraId="58471508" w14:textId="77777777" w:rsidTr="00F864E5">
        <w:trPr>
          <w:trHeight w:val="268"/>
          <w:ins w:id="2103" w:author="Nguyen Thi Thuy Duong" w:date="2019-12-17T16:36:00Z"/>
          <w:trPrChange w:id="2104"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10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FF338AA" w14:textId="77777777" w:rsidR="00F97B92" w:rsidRPr="007B6C8E" w:rsidRDefault="00F97B92">
            <w:pPr>
              <w:rPr>
                <w:ins w:id="2106" w:author="Nguyen Thi Thuy Duong" w:date="2019-12-17T16:36:00Z"/>
                <w:rPrChange w:id="2107" w:author="Nguyen Thi Thuy Duong" w:date="2019-12-23T23:50:00Z">
                  <w:rPr>
                    <w:ins w:id="2108" w:author="Nguyen Thi Thuy Duong" w:date="2019-12-17T16:36:00Z"/>
                    <w:rFonts w:ascii="Times New Roman" w:hAnsi="Times New Roman" w:cs="Times New Roman"/>
                    <w:sz w:val="15"/>
                    <w:szCs w:val="15"/>
                  </w:rPr>
                </w:rPrChange>
              </w:rPr>
              <w:pPrChange w:id="2109"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1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0D1CA52" w14:textId="77777777" w:rsidR="00F97B92" w:rsidRPr="007B6C8E" w:rsidRDefault="00F97B92">
            <w:pPr>
              <w:rPr>
                <w:ins w:id="2111" w:author="Nguyen Thi Thuy Duong" w:date="2019-12-17T16:36:00Z"/>
                <w:rPrChange w:id="2112" w:author="Nguyen Thi Thuy Duong" w:date="2019-12-23T23:50:00Z">
                  <w:rPr>
                    <w:ins w:id="2113" w:author="Nguyen Thi Thuy Duong" w:date="2019-12-17T16:36:00Z"/>
                    <w:rFonts w:ascii="Times New Roman" w:hAnsi="Times New Roman" w:cs="Times New Roman"/>
                    <w:sz w:val="15"/>
                    <w:szCs w:val="15"/>
                  </w:rPr>
                </w:rPrChange>
              </w:rPr>
              <w:pPrChange w:id="2114" w:author="Nguyen Thi Thuy Duong" w:date="2019-12-23T23:50:00Z">
                <w:pPr>
                  <w:widowControl/>
                  <w:suppressAutoHyphens w:val="0"/>
                  <w:spacing w:after="0"/>
                  <w:jc w:val="left"/>
                </w:pPr>
              </w:pPrChange>
            </w:pPr>
          </w:p>
        </w:tc>
        <w:tc>
          <w:tcPr>
            <w:tcW w:w="1233" w:type="dxa"/>
            <w:vMerge w:val="restart"/>
            <w:tcBorders>
              <w:top w:val="single" w:sz="4" w:space="0" w:color="auto"/>
              <w:left w:val="single" w:sz="4" w:space="0" w:color="auto"/>
              <w:bottom w:val="single" w:sz="4" w:space="0" w:color="auto"/>
              <w:right w:val="single" w:sz="4" w:space="0" w:color="auto"/>
            </w:tcBorders>
            <w:hideMark/>
            <w:tcPrChange w:id="2115"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5B4B693B" w14:textId="77777777" w:rsidR="00F97B92" w:rsidRPr="007B6C8E" w:rsidRDefault="00F97B92">
            <w:pPr>
              <w:rPr>
                <w:ins w:id="2116" w:author="Nguyen Thi Thuy Duong" w:date="2019-12-17T16:36:00Z"/>
                <w:rPrChange w:id="2117" w:author="Nguyen Thi Thuy Duong" w:date="2019-12-23T23:50:00Z">
                  <w:rPr>
                    <w:ins w:id="2118" w:author="Nguyen Thi Thuy Duong" w:date="2019-12-17T16:36:00Z"/>
                    <w:rFonts w:ascii="Times New Roman" w:hAnsi="Times New Roman" w:cs="Times New Roman"/>
                    <w:sz w:val="15"/>
                    <w:szCs w:val="15"/>
                  </w:rPr>
                </w:rPrChange>
              </w:rPr>
              <w:pPrChange w:id="2119" w:author="Nguyen Thi Thuy Duong" w:date="2019-12-23T23:50:00Z">
                <w:pPr>
                  <w:jc w:val="left"/>
                </w:pPr>
              </w:pPrChange>
            </w:pPr>
            <w:ins w:id="2120" w:author="Nguyen Thi Thuy Duong" w:date="2019-12-17T16:36:00Z">
              <w:r w:rsidRPr="007B6C8E">
                <w:rPr>
                  <w:rPrChange w:id="2121" w:author="Nguyen Thi Thuy Duong" w:date="2019-12-23T23:50:00Z">
                    <w:rPr>
                      <w:rFonts w:ascii="Times New Roman" w:hAnsi="Times New Roman" w:cs="Times New Roman"/>
                      <w:sz w:val="15"/>
                      <w:szCs w:val="15"/>
                    </w:rPr>
                  </w:rPrChange>
                </w:rPr>
                <w:t>2.2.2. Thiết kế cơ sở dữ liệu cho hệ thống</w:t>
              </w:r>
            </w:ins>
          </w:p>
        </w:tc>
        <w:tc>
          <w:tcPr>
            <w:tcW w:w="1145" w:type="dxa"/>
            <w:tcBorders>
              <w:top w:val="single" w:sz="4" w:space="0" w:color="auto"/>
              <w:left w:val="single" w:sz="4" w:space="0" w:color="auto"/>
              <w:bottom w:val="single" w:sz="4" w:space="0" w:color="auto"/>
              <w:right w:val="single" w:sz="4" w:space="0" w:color="auto"/>
            </w:tcBorders>
            <w:hideMark/>
            <w:tcPrChange w:id="2122"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7710D42C" w14:textId="77777777" w:rsidR="00F97B92" w:rsidRPr="007B6C8E" w:rsidRDefault="00F97B92">
            <w:pPr>
              <w:rPr>
                <w:ins w:id="2123" w:author="Nguyen Thi Thuy Duong" w:date="2019-12-17T16:36:00Z"/>
                <w:rPrChange w:id="2124" w:author="Nguyen Thi Thuy Duong" w:date="2019-12-23T23:50:00Z">
                  <w:rPr>
                    <w:ins w:id="2125" w:author="Nguyen Thi Thuy Duong" w:date="2019-12-17T16:36:00Z"/>
                    <w:rFonts w:ascii="Times New Roman" w:hAnsi="Times New Roman" w:cs="Times New Roman"/>
                    <w:sz w:val="15"/>
                    <w:szCs w:val="15"/>
                  </w:rPr>
                </w:rPrChange>
              </w:rPr>
              <w:pPrChange w:id="2126" w:author="Nguyen Thi Thuy Duong" w:date="2019-12-23T23:50:00Z">
                <w:pPr>
                  <w:jc w:val="left"/>
                </w:pPr>
              </w:pPrChange>
            </w:pPr>
            <w:ins w:id="2127" w:author="Nguyen Thi Thuy Duong" w:date="2019-12-17T16:36:00Z">
              <w:r w:rsidRPr="007B6C8E">
                <w:rPr>
                  <w:rPrChange w:id="2128" w:author="Nguyen Thi Thuy Duong" w:date="2019-12-23T23:50:00Z">
                    <w:rPr>
                      <w:rFonts w:ascii="Times New Roman" w:hAnsi="Times New Roman" w:cs="Times New Roman"/>
                      <w:sz w:val="15"/>
                      <w:szCs w:val="15"/>
                    </w:rPr>
                  </w:rPrChange>
                </w:rPr>
                <w:t>2.2.2.1. Phân tích</w:t>
              </w:r>
            </w:ins>
          </w:p>
        </w:tc>
        <w:tc>
          <w:tcPr>
            <w:tcW w:w="2426" w:type="dxa"/>
            <w:tcBorders>
              <w:top w:val="single" w:sz="4" w:space="0" w:color="auto"/>
              <w:left w:val="single" w:sz="4" w:space="0" w:color="auto"/>
              <w:bottom w:val="single" w:sz="4" w:space="0" w:color="auto"/>
              <w:right w:val="single" w:sz="4" w:space="0" w:color="auto"/>
            </w:tcBorders>
            <w:hideMark/>
            <w:tcPrChange w:id="212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BA890B9" w14:textId="77777777" w:rsidR="00F97B92" w:rsidRPr="007B6C8E" w:rsidRDefault="00F97B92">
            <w:pPr>
              <w:rPr>
                <w:ins w:id="2130" w:author="Nguyen Thi Thuy Duong" w:date="2019-12-17T16:36:00Z"/>
                <w:rPrChange w:id="2131" w:author="Nguyen Thi Thuy Duong" w:date="2019-12-23T23:50:00Z">
                  <w:rPr>
                    <w:ins w:id="2132" w:author="Nguyen Thi Thuy Duong" w:date="2019-12-17T16:36:00Z"/>
                    <w:rFonts w:ascii="Times New Roman" w:hAnsi="Times New Roman" w:cs="Times New Roman"/>
                    <w:sz w:val="15"/>
                    <w:szCs w:val="15"/>
                  </w:rPr>
                </w:rPrChange>
              </w:rPr>
              <w:pPrChange w:id="2133" w:author="Nguyen Thi Thuy Duong" w:date="2019-12-23T23:50:00Z">
                <w:pPr>
                  <w:jc w:val="left"/>
                </w:pPr>
              </w:pPrChange>
            </w:pPr>
            <w:ins w:id="2134" w:author="Nguyen Thi Thuy Duong" w:date="2019-12-17T16:36:00Z">
              <w:r w:rsidRPr="007B6C8E">
                <w:rPr>
                  <w:rPrChange w:id="2135" w:author="Nguyen Thi Thuy Duong" w:date="2019-12-23T23:50:00Z">
                    <w:rPr>
                      <w:rFonts w:ascii="Times New Roman" w:hAnsi="Times New Roman" w:cs="Times New Roman"/>
                      <w:sz w:val="15"/>
                      <w:szCs w:val="15"/>
                    </w:rPr>
                  </w:rPrChange>
                </w:rPr>
                <w:t>19/12/2019</w:t>
              </w:r>
            </w:ins>
          </w:p>
        </w:tc>
        <w:tc>
          <w:tcPr>
            <w:tcW w:w="1954" w:type="dxa"/>
            <w:tcBorders>
              <w:top w:val="single" w:sz="4" w:space="0" w:color="auto"/>
              <w:left w:val="single" w:sz="4" w:space="0" w:color="auto"/>
              <w:bottom w:val="single" w:sz="4" w:space="0" w:color="auto"/>
              <w:right w:val="single" w:sz="4" w:space="0" w:color="auto"/>
            </w:tcBorders>
            <w:hideMark/>
            <w:tcPrChange w:id="213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CC4E30B" w14:textId="77777777" w:rsidR="00F97B92" w:rsidRPr="007B6C8E" w:rsidRDefault="00F97B92">
            <w:pPr>
              <w:rPr>
                <w:ins w:id="2137" w:author="Nguyen Thi Thuy Duong" w:date="2019-12-17T16:36:00Z"/>
                <w:rPrChange w:id="2138" w:author="Nguyen Thi Thuy Duong" w:date="2019-12-23T23:50:00Z">
                  <w:rPr>
                    <w:ins w:id="2139" w:author="Nguyen Thi Thuy Duong" w:date="2019-12-17T16:36:00Z"/>
                    <w:rFonts w:ascii="Times New Roman" w:hAnsi="Times New Roman" w:cs="Times New Roman"/>
                    <w:sz w:val="15"/>
                    <w:szCs w:val="15"/>
                  </w:rPr>
                </w:rPrChange>
              </w:rPr>
              <w:pPrChange w:id="2140" w:author="Nguyen Thi Thuy Duong" w:date="2019-12-23T23:50:00Z">
                <w:pPr>
                  <w:jc w:val="left"/>
                </w:pPr>
              </w:pPrChange>
            </w:pPr>
            <w:ins w:id="2141" w:author="Nguyen Thi Thuy Duong" w:date="2019-12-17T16:36:00Z">
              <w:r w:rsidRPr="007B6C8E">
                <w:rPr>
                  <w:rPrChange w:id="2142" w:author="Nguyen Thi Thuy Duong" w:date="2019-12-23T23:50:00Z">
                    <w:rPr>
                      <w:rFonts w:ascii="Times New Roman" w:hAnsi="Times New Roman" w:cs="Times New Roman"/>
                      <w:sz w:val="15"/>
                      <w:szCs w:val="15"/>
                    </w:rPr>
                  </w:rPrChange>
                </w:rPr>
                <w:t>21/12/2019</w:t>
              </w:r>
            </w:ins>
          </w:p>
        </w:tc>
      </w:tr>
      <w:tr w:rsidR="00F97B92" w:rsidRPr="007B6C8E" w14:paraId="52117F7B" w14:textId="77777777" w:rsidTr="00F864E5">
        <w:trPr>
          <w:trHeight w:val="268"/>
          <w:ins w:id="2143" w:author="Nguyen Thi Thuy Duong" w:date="2019-12-17T16:36:00Z"/>
          <w:trPrChange w:id="2144"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14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9FEAD72" w14:textId="77777777" w:rsidR="00F97B92" w:rsidRPr="007B6C8E" w:rsidRDefault="00F97B92">
            <w:pPr>
              <w:rPr>
                <w:ins w:id="2146" w:author="Nguyen Thi Thuy Duong" w:date="2019-12-17T16:36:00Z"/>
                <w:rPrChange w:id="2147" w:author="Nguyen Thi Thuy Duong" w:date="2019-12-23T23:50:00Z">
                  <w:rPr>
                    <w:ins w:id="2148" w:author="Nguyen Thi Thuy Duong" w:date="2019-12-17T16:36:00Z"/>
                    <w:rFonts w:ascii="Times New Roman" w:hAnsi="Times New Roman" w:cs="Times New Roman"/>
                    <w:sz w:val="15"/>
                    <w:szCs w:val="15"/>
                  </w:rPr>
                </w:rPrChange>
              </w:rPr>
              <w:pPrChange w:id="2149"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5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A50CA93" w14:textId="77777777" w:rsidR="00F97B92" w:rsidRPr="007B6C8E" w:rsidRDefault="00F97B92">
            <w:pPr>
              <w:rPr>
                <w:ins w:id="2151" w:author="Nguyen Thi Thuy Duong" w:date="2019-12-17T16:36:00Z"/>
                <w:rPrChange w:id="2152" w:author="Nguyen Thi Thuy Duong" w:date="2019-12-23T23:50:00Z">
                  <w:rPr>
                    <w:ins w:id="2153" w:author="Nguyen Thi Thuy Duong" w:date="2019-12-17T16:36:00Z"/>
                    <w:rFonts w:ascii="Times New Roman" w:hAnsi="Times New Roman" w:cs="Times New Roman"/>
                    <w:sz w:val="15"/>
                    <w:szCs w:val="15"/>
                  </w:rPr>
                </w:rPrChange>
              </w:rPr>
              <w:pPrChange w:id="2154"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5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8785348" w14:textId="77777777" w:rsidR="00F97B92" w:rsidRPr="007B6C8E" w:rsidRDefault="00F97B92">
            <w:pPr>
              <w:rPr>
                <w:ins w:id="2156" w:author="Nguyen Thi Thuy Duong" w:date="2019-12-17T16:36:00Z"/>
                <w:rPrChange w:id="2157" w:author="Nguyen Thi Thuy Duong" w:date="2019-12-23T23:50:00Z">
                  <w:rPr>
                    <w:ins w:id="2158" w:author="Nguyen Thi Thuy Duong" w:date="2019-12-17T16:36:00Z"/>
                    <w:rFonts w:ascii="Times New Roman" w:hAnsi="Times New Roman" w:cs="Times New Roman"/>
                    <w:sz w:val="15"/>
                    <w:szCs w:val="15"/>
                  </w:rPr>
                </w:rPrChange>
              </w:rPr>
              <w:pPrChange w:id="2159"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160"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0B1F9799" w14:textId="77777777" w:rsidR="00F97B92" w:rsidRPr="007B6C8E" w:rsidRDefault="00F97B92">
            <w:pPr>
              <w:rPr>
                <w:ins w:id="2161" w:author="Nguyen Thi Thuy Duong" w:date="2019-12-17T16:36:00Z"/>
                <w:rPrChange w:id="2162" w:author="Nguyen Thi Thuy Duong" w:date="2019-12-23T23:50:00Z">
                  <w:rPr>
                    <w:ins w:id="2163" w:author="Nguyen Thi Thuy Duong" w:date="2019-12-17T16:36:00Z"/>
                    <w:rFonts w:ascii="Times New Roman" w:hAnsi="Times New Roman" w:cs="Times New Roman"/>
                    <w:sz w:val="15"/>
                    <w:szCs w:val="15"/>
                  </w:rPr>
                </w:rPrChange>
              </w:rPr>
              <w:pPrChange w:id="2164" w:author="Nguyen Thi Thuy Duong" w:date="2019-12-23T23:50:00Z">
                <w:pPr>
                  <w:jc w:val="left"/>
                </w:pPr>
              </w:pPrChange>
            </w:pPr>
            <w:ins w:id="2165" w:author="Nguyen Thi Thuy Duong" w:date="2019-12-17T16:36:00Z">
              <w:r w:rsidRPr="007B6C8E">
                <w:rPr>
                  <w:rPrChange w:id="2166" w:author="Nguyen Thi Thuy Duong" w:date="2019-12-23T23:50:00Z">
                    <w:rPr>
                      <w:rFonts w:ascii="Times New Roman" w:hAnsi="Times New Roman" w:cs="Times New Roman"/>
                      <w:sz w:val="15"/>
                      <w:szCs w:val="15"/>
                    </w:rPr>
                  </w:rPrChange>
                </w:rPr>
                <w:t>2.2.2.2. Thiết kế</w:t>
              </w:r>
            </w:ins>
          </w:p>
        </w:tc>
        <w:tc>
          <w:tcPr>
            <w:tcW w:w="2426" w:type="dxa"/>
            <w:tcBorders>
              <w:top w:val="single" w:sz="4" w:space="0" w:color="auto"/>
              <w:left w:val="single" w:sz="4" w:space="0" w:color="auto"/>
              <w:bottom w:val="single" w:sz="4" w:space="0" w:color="auto"/>
              <w:right w:val="single" w:sz="4" w:space="0" w:color="auto"/>
            </w:tcBorders>
            <w:hideMark/>
            <w:tcPrChange w:id="2167"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6078306" w14:textId="77777777" w:rsidR="00F97B92" w:rsidRPr="007B6C8E" w:rsidRDefault="00F97B92">
            <w:pPr>
              <w:rPr>
                <w:ins w:id="2168" w:author="Nguyen Thi Thuy Duong" w:date="2019-12-17T16:36:00Z"/>
                <w:rPrChange w:id="2169" w:author="Nguyen Thi Thuy Duong" w:date="2019-12-23T23:50:00Z">
                  <w:rPr>
                    <w:ins w:id="2170" w:author="Nguyen Thi Thuy Duong" w:date="2019-12-17T16:36:00Z"/>
                    <w:rFonts w:ascii="Times New Roman" w:hAnsi="Times New Roman" w:cs="Times New Roman"/>
                    <w:sz w:val="15"/>
                    <w:szCs w:val="15"/>
                  </w:rPr>
                </w:rPrChange>
              </w:rPr>
              <w:pPrChange w:id="2171" w:author="Nguyen Thi Thuy Duong" w:date="2019-12-23T23:50:00Z">
                <w:pPr>
                  <w:jc w:val="left"/>
                </w:pPr>
              </w:pPrChange>
            </w:pPr>
            <w:ins w:id="2172" w:author="Nguyen Thi Thuy Duong" w:date="2019-12-17T16:36:00Z">
              <w:r w:rsidRPr="007B6C8E">
                <w:rPr>
                  <w:rPrChange w:id="2173" w:author="Nguyen Thi Thuy Duong" w:date="2019-12-23T23:50:00Z">
                    <w:rPr>
                      <w:rFonts w:ascii="Times New Roman" w:hAnsi="Times New Roman" w:cs="Times New Roman"/>
                      <w:sz w:val="15"/>
                      <w:szCs w:val="15"/>
                    </w:rPr>
                  </w:rPrChange>
                </w:rPr>
                <w:t>22/12/2019</w:t>
              </w:r>
            </w:ins>
          </w:p>
        </w:tc>
        <w:tc>
          <w:tcPr>
            <w:tcW w:w="1954" w:type="dxa"/>
            <w:tcBorders>
              <w:top w:val="single" w:sz="4" w:space="0" w:color="auto"/>
              <w:left w:val="single" w:sz="4" w:space="0" w:color="auto"/>
              <w:bottom w:val="single" w:sz="4" w:space="0" w:color="auto"/>
              <w:right w:val="single" w:sz="4" w:space="0" w:color="auto"/>
            </w:tcBorders>
            <w:hideMark/>
            <w:tcPrChange w:id="2174"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93A7117" w14:textId="77777777" w:rsidR="00F97B92" w:rsidRPr="007B6C8E" w:rsidRDefault="00F97B92">
            <w:pPr>
              <w:rPr>
                <w:ins w:id="2175" w:author="Nguyen Thi Thuy Duong" w:date="2019-12-17T16:36:00Z"/>
                <w:rPrChange w:id="2176" w:author="Nguyen Thi Thuy Duong" w:date="2019-12-23T23:50:00Z">
                  <w:rPr>
                    <w:ins w:id="2177" w:author="Nguyen Thi Thuy Duong" w:date="2019-12-17T16:36:00Z"/>
                    <w:rFonts w:ascii="Times New Roman" w:hAnsi="Times New Roman" w:cs="Times New Roman"/>
                    <w:sz w:val="15"/>
                    <w:szCs w:val="15"/>
                  </w:rPr>
                </w:rPrChange>
              </w:rPr>
              <w:pPrChange w:id="2178" w:author="Nguyen Thi Thuy Duong" w:date="2019-12-23T23:50:00Z">
                <w:pPr>
                  <w:jc w:val="left"/>
                </w:pPr>
              </w:pPrChange>
            </w:pPr>
            <w:ins w:id="2179" w:author="Nguyen Thi Thuy Duong" w:date="2019-12-17T16:36:00Z">
              <w:r w:rsidRPr="007B6C8E">
                <w:rPr>
                  <w:rPrChange w:id="2180" w:author="Nguyen Thi Thuy Duong" w:date="2019-12-23T23:50:00Z">
                    <w:rPr>
                      <w:rFonts w:ascii="Times New Roman" w:hAnsi="Times New Roman" w:cs="Times New Roman"/>
                      <w:sz w:val="15"/>
                      <w:szCs w:val="15"/>
                    </w:rPr>
                  </w:rPrChange>
                </w:rPr>
                <w:t>30/12/2019</w:t>
              </w:r>
            </w:ins>
          </w:p>
        </w:tc>
      </w:tr>
      <w:tr w:rsidR="00F97B92" w:rsidRPr="007B6C8E" w14:paraId="555698AC" w14:textId="77777777" w:rsidTr="00F864E5">
        <w:trPr>
          <w:trHeight w:val="268"/>
          <w:ins w:id="2181" w:author="Nguyen Thi Thuy Duong" w:date="2019-12-17T16:36:00Z"/>
          <w:trPrChange w:id="2182"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18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45482E7" w14:textId="77777777" w:rsidR="00F97B92" w:rsidRPr="007B6C8E" w:rsidRDefault="00F97B92">
            <w:pPr>
              <w:rPr>
                <w:ins w:id="2184" w:author="Nguyen Thi Thuy Duong" w:date="2019-12-17T16:36:00Z"/>
                <w:rPrChange w:id="2185" w:author="Nguyen Thi Thuy Duong" w:date="2019-12-23T23:50:00Z">
                  <w:rPr>
                    <w:ins w:id="2186" w:author="Nguyen Thi Thuy Duong" w:date="2019-12-17T16:36:00Z"/>
                    <w:rFonts w:ascii="Times New Roman" w:hAnsi="Times New Roman" w:cs="Times New Roman"/>
                    <w:sz w:val="15"/>
                    <w:szCs w:val="15"/>
                  </w:rPr>
                </w:rPrChange>
              </w:rPr>
              <w:pPrChange w:id="2187"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88"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92E9D01" w14:textId="77777777" w:rsidR="00F97B92" w:rsidRPr="007B6C8E" w:rsidRDefault="00F97B92">
            <w:pPr>
              <w:rPr>
                <w:ins w:id="2189" w:author="Nguyen Thi Thuy Duong" w:date="2019-12-17T16:36:00Z"/>
                <w:rPrChange w:id="2190" w:author="Nguyen Thi Thuy Duong" w:date="2019-12-23T23:50:00Z">
                  <w:rPr>
                    <w:ins w:id="2191" w:author="Nguyen Thi Thuy Duong" w:date="2019-12-17T16:36:00Z"/>
                    <w:rFonts w:ascii="Times New Roman" w:hAnsi="Times New Roman" w:cs="Times New Roman"/>
                    <w:sz w:val="15"/>
                    <w:szCs w:val="15"/>
                  </w:rPr>
                </w:rPrChange>
              </w:rPr>
              <w:pPrChange w:id="2192"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19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C49F4F9" w14:textId="77777777" w:rsidR="00F97B92" w:rsidRPr="007B6C8E" w:rsidRDefault="00F97B92">
            <w:pPr>
              <w:rPr>
                <w:ins w:id="2194" w:author="Nguyen Thi Thuy Duong" w:date="2019-12-17T16:36:00Z"/>
                <w:rPrChange w:id="2195" w:author="Nguyen Thi Thuy Duong" w:date="2019-12-23T23:50:00Z">
                  <w:rPr>
                    <w:ins w:id="2196" w:author="Nguyen Thi Thuy Duong" w:date="2019-12-17T16:36:00Z"/>
                    <w:rFonts w:ascii="Times New Roman" w:hAnsi="Times New Roman" w:cs="Times New Roman"/>
                    <w:sz w:val="15"/>
                    <w:szCs w:val="15"/>
                  </w:rPr>
                </w:rPrChange>
              </w:rPr>
              <w:pPrChange w:id="2197"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198"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4C47C47B" w14:textId="77777777" w:rsidR="00F97B92" w:rsidRPr="007B6C8E" w:rsidRDefault="00F97B92">
            <w:pPr>
              <w:rPr>
                <w:ins w:id="2199" w:author="Nguyen Thi Thuy Duong" w:date="2019-12-17T16:36:00Z"/>
                <w:rPrChange w:id="2200" w:author="Nguyen Thi Thuy Duong" w:date="2019-12-23T23:50:00Z">
                  <w:rPr>
                    <w:ins w:id="2201" w:author="Nguyen Thi Thuy Duong" w:date="2019-12-17T16:36:00Z"/>
                    <w:rFonts w:ascii="Times New Roman" w:hAnsi="Times New Roman" w:cs="Times New Roman"/>
                    <w:sz w:val="15"/>
                    <w:szCs w:val="15"/>
                  </w:rPr>
                </w:rPrChange>
              </w:rPr>
              <w:pPrChange w:id="2202" w:author="Nguyen Thi Thuy Duong" w:date="2019-12-23T23:50:00Z">
                <w:pPr>
                  <w:jc w:val="left"/>
                </w:pPr>
              </w:pPrChange>
            </w:pPr>
            <w:ins w:id="2203" w:author="Nguyen Thi Thuy Duong" w:date="2019-12-17T16:36:00Z">
              <w:r w:rsidRPr="007B6C8E">
                <w:rPr>
                  <w:rPrChange w:id="2204" w:author="Nguyen Thi Thuy Duong" w:date="2019-12-23T23:50:00Z">
                    <w:rPr>
                      <w:rFonts w:ascii="Times New Roman" w:hAnsi="Times New Roman" w:cs="Times New Roman"/>
                      <w:sz w:val="15"/>
                      <w:szCs w:val="15"/>
                    </w:rPr>
                  </w:rPrChange>
                </w:rPr>
                <w:t>2.2.2.3. Review</w:t>
              </w:r>
            </w:ins>
          </w:p>
        </w:tc>
        <w:tc>
          <w:tcPr>
            <w:tcW w:w="2426" w:type="dxa"/>
            <w:tcBorders>
              <w:top w:val="single" w:sz="4" w:space="0" w:color="auto"/>
              <w:left w:val="single" w:sz="4" w:space="0" w:color="auto"/>
              <w:bottom w:val="single" w:sz="4" w:space="0" w:color="auto"/>
              <w:right w:val="single" w:sz="4" w:space="0" w:color="auto"/>
            </w:tcBorders>
            <w:hideMark/>
            <w:tcPrChange w:id="2205"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8497C38" w14:textId="77777777" w:rsidR="00F97B92" w:rsidRPr="007B6C8E" w:rsidRDefault="00F97B92">
            <w:pPr>
              <w:rPr>
                <w:ins w:id="2206" w:author="Nguyen Thi Thuy Duong" w:date="2019-12-17T16:36:00Z"/>
                <w:rPrChange w:id="2207" w:author="Nguyen Thi Thuy Duong" w:date="2019-12-23T23:50:00Z">
                  <w:rPr>
                    <w:ins w:id="2208" w:author="Nguyen Thi Thuy Duong" w:date="2019-12-17T16:36:00Z"/>
                    <w:rFonts w:ascii="Times New Roman" w:hAnsi="Times New Roman" w:cs="Times New Roman"/>
                    <w:sz w:val="15"/>
                    <w:szCs w:val="15"/>
                  </w:rPr>
                </w:rPrChange>
              </w:rPr>
              <w:pPrChange w:id="2209" w:author="Nguyen Thi Thuy Duong" w:date="2019-12-23T23:50:00Z">
                <w:pPr>
                  <w:jc w:val="left"/>
                </w:pPr>
              </w:pPrChange>
            </w:pPr>
            <w:ins w:id="2210" w:author="Nguyen Thi Thuy Duong" w:date="2019-12-17T16:36:00Z">
              <w:r w:rsidRPr="007B6C8E">
                <w:rPr>
                  <w:rPrChange w:id="2211" w:author="Nguyen Thi Thuy Duong" w:date="2019-12-23T23:50:00Z">
                    <w:rPr>
                      <w:rFonts w:ascii="Times New Roman" w:hAnsi="Times New Roman" w:cs="Times New Roman"/>
                      <w:sz w:val="15"/>
                      <w:szCs w:val="15"/>
                    </w:rPr>
                  </w:rPrChange>
                </w:rPr>
                <w:t>31/12/2019</w:t>
              </w:r>
            </w:ins>
          </w:p>
        </w:tc>
        <w:tc>
          <w:tcPr>
            <w:tcW w:w="1954" w:type="dxa"/>
            <w:tcBorders>
              <w:top w:val="single" w:sz="4" w:space="0" w:color="auto"/>
              <w:left w:val="single" w:sz="4" w:space="0" w:color="auto"/>
              <w:bottom w:val="single" w:sz="4" w:space="0" w:color="auto"/>
              <w:right w:val="single" w:sz="4" w:space="0" w:color="auto"/>
            </w:tcBorders>
            <w:hideMark/>
            <w:tcPrChange w:id="2212"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362F72DF" w14:textId="77777777" w:rsidR="00F97B92" w:rsidRPr="007B6C8E" w:rsidRDefault="00F97B92">
            <w:pPr>
              <w:rPr>
                <w:ins w:id="2213" w:author="Nguyen Thi Thuy Duong" w:date="2019-12-17T16:36:00Z"/>
                <w:rPrChange w:id="2214" w:author="Nguyen Thi Thuy Duong" w:date="2019-12-23T23:50:00Z">
                  <w:rPr>
                    <w:ins w:id="2215" w:author="Nguyen Thi Thuy Duong" w:date="2019-12-17T16:36:00Z"/>
                    <w:rFonts w:ascii="Times New Roman" w:hAnsi="Times New Roman" w:cs="Times New Roman"/>
                    <w:sz w:val="15"/>
                    <w:szCs w:val="15"/>
                  </w:rPr>
                </w:rPrChange>
              </w:rPr>
              <w:pPrChange w:id="2216" w:author="Nguyen Thi Thuy Duong" w:date="2019-12-23T23:50:00Z">
                <w:pPr>
                  <w:jc w:val="left"/>
                </w:pPr>
              </w:pPrChange>
            </w:pPr>
            <w:ins w:id="2217" w:author="Nguyen Thi Thuy Duong" w:date="2019-12-17T16:36:00Z">
              <w:r w:rsidRPr="007B6C8E">
                <w:rPr>
                  <w:rPrChange w:id="2218" w:author="Nguyen Thi Thuy Duong" w:date="2019-12-23T23:50:00Z">
                    <w:rPr>
                      <w:rFonts w:ascii="Times New Roman" w:hAnsi="Times New Roman" w:cs="Times New Roman"/>
                      <w:sz w:val="15"/>
                      <w:szCs w:val="15"/>
                    </w:rPr>
                  </w:rPrChange>
                </w:rPr>
                <w:t>31/12/2019</w:t>
              </w:r>
            </w:ins>
          </w:p>
        </w:tc>
      </w:tr>
      <w:tr w:rsidR="00F97B92" w:rsidRPr="007B6C8E" w14:paraId="2D82B192" w14:textId="77777777" w:rsidTr="00F864E5">
        <w:trPr>
          <w:trHeight w:val="268"/>
          <w:ins w:id="2219" w:author="Nguyen Thi Thuy Duong" w:date="2019-12-17T16:36:00Z"/>
          <w:trPrChange w:id="2220"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22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62BD925" w14:textId="77777777" w:rsidR="00F97B92" w:rsidRPr="007B6C8E" w:rsidRDefault="00F97B92">
            <w:pPr>
              <w:rPr>
                <w:ins w:id="2222" w:author="Nguyen Thi Thuy Duong" w:date="2019-12-17T16:36:00Z"/>
                <w:rPrChange w:id="2223" w:author="Nguyen Thi Thuy Duong" w:date="2019-12-23T23:50:00Z">
                  <w:rPr>
                    <w:ins w:id="2224" w:author="Nguyen Thi Thuy Duong" w:date="2019-12-17T16:36:00Z"/>
                    <w:rFonts w:ascii="Times New Roman" w:hAnsi="Times New Roman" w:cs="Times New Roman"/>
                    <w:sz w:val="15"/>
                    <w:szCs w:val="15"/>
                  </w:rPr>
                </w:rPrChange>
              </w:rPr>
              <w:pPrChange w:id="222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2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B365868" w14:textId="77777777" w:rsidR="00F97B92" w:rsidRPr="007B6C8E" w:rsidRDefault="00F97B92">
            <w:pPr>
              <w:rPr>
                <w:ins w:id="2227" w:author="Nguyen Thi Thuy Duong" w:date="2019-12-17T16:36:00Z"/>
                <w:rPrChange w:id="2228" w:author="Nguyen Thi Thuy Duong" w:date="2019-12-23T23:50:00Z">
                  <w:rPr>
                    <w:ins w:id="2229" w:author="Nguyen Thi Thuy Duong" w:date="2019-12-17T16:36:00Z"/>
                    <w:rFonts w:ascii="Times New Roman" w:hAnsi="Times New Roman" w:cs="Times New Roman"/>
                    <w:sz w:val="15"/>
                    <w:szCs w:val="15"/>
                  </w:rPr>
                </w:rPrChange>
              </w:rPr>
              <w:pPrChange w:id="2230" w:author="Nguyen Thi Thuy Duong" w:date="2019-12-23T23:50:00Z">
                <w:pPr>
                  <w:widowControl/>
                  <w:suppressAutoHyphens w:val="0"/>
                  <w:spacing w:after="0"/>
                  <w:jc w:val="left"/>
                </w:pPr>
              </w:pPrChange>
            </w:pPr>
          </w:p>
        </w:tc>
        <w:tc>
          <w:tcPr>
            <w:tcW w:w="1233" w:type="dxa"/>
            <w:vMerge w:val="restart"/>
            <w:tcBorders>
              <w:top w:val="single" w:sz="4" w:space="0" w:color="auto"/>
              <w:left w:val="single" w:sz="4" w:space="0" w:color="auto"/>
              <w:bottom w:val="single" w:sz="4" w:space="0" w:color="auto"/>
              <w:right w:val="single" w:sz="4" w:space="0" w:color="auto"/>
            </w:tcBorders>
            <w:hideMark/>
            <w:tcPrChange w:id="2231" w:author="Nguyen Thi Thuy Duong" w:date="2019-12-23T23:50:00Z">
              <w:tcPr>
                <w:tcW w:w="2410" w:type="dxa"/>
                <w:vMerge w:val="restart"/>
                <w:tcBorders>
                  <w:top w:val="single" w:sz="4" w:space="0" w:color="auto"/>
                  <w:left w:val="single" w:sz="4" w:space="0" w:color="auto"/>
                  <w:bottom w:val="single" w:sz="4" w:space="0" w:color="auto"/>
                  <w:right w:val="single" w:sz="4" w:space="0" w:color="auto"/>
                </w:tcBorders>
                <w:hideMark/>
              </w:tcPr>
            </w:tcPrChange>
          </w:tcPr>
          <w:p w14:paraId="3EEA39EA" w14:textId="77777777" w:rsidR="00F97B92" w:rsidRPr="007B6C8E" w:rsidRDefault="00F97B92">
            <w:pPr>
              <w:rPr>
                <w:ins w:id="2232" w:author="Nguyen Thi Thuy Duong" w:date="2019-12-17T16:36:00Z"/>
                <w:rPrChange w:id="2233" w:author="Nguyen Thi Thuy Duong" w:date="2019-12-23T23:50:00Z">
                  <w:rPr>
                    <w:ins w:id="2234" w:author="Nguyen Thi Thuy Duong" w:date="2019-12-17T16:36:00Z"/>
                    <w:rFonts w:ascii="Times New Roman" w:hAnsi="Times New Roman" w:cs="Times New Roman"/>
                    <w:sz w:val="15"/>
                    <w:szCs w:val="15"/>
                  </w:rPr>
                </w:rPrChange>
              </w:rPr>
              <w:pPrChange w:id="2235" w:author="Nguyen Thi Thuy Duong" w:date="2019-12-23T23:50:00Z">
                <w:pPr>
                  <w:jc w:val="left"/>
                </w:pPr>
              </w:pPrChange>
            </w:pPr>
            <w:ins w:id="2236" w:author="Nguyen Thi Thuy Duong" w:date="2019-12-17T16:36:00Z">
              <w:r w:rsidRPr="007B6C8E">
                <w:rPr>
                  <w:rPrChange w:id="2237" w:author="Nguyen Thi Thuy Duong" w:date="2019-12-23T23:50:00Z">
                    <w:rPr>
                      <w:rFonts w:ascii="Times New Roman" w:hAnsi="Times New Roman" w:cs="Times New Roman"/>
                      <w:sz w:val="15"/>
                      <w:szCs w:val="15"/>
                    </w:rPr>
                  </w:rPrChange>
                </w:rPr>
                <w:t>2.2.3. Thiết kế giao diện cho hệ thống</w:t>
              </w:r>
            </w:ins>
          </w:p>
        </w:tc>
        <w:tc>
          <w:tcPr>
            <w:tcW w:w="1145" w:type="dxa"/>
            <w:tcBorders>
              <w:top w:val="single" w:sz="4" w:space="0" w:color="auto"/>
              <w:left w:val="single" w:sz="4" w:space="0" w:color="auto"/>
              <w:bottom w:val="single" w:sz="4" w:space="0" w:color="auto"/>
              <w:right w:val="single" w:sz="4" w:space="0" w:color="auto"/>
            </w:tcBorders>
            <w:hideMark/>
            <w:tcPrChange w:id="2238"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3ABC9F53" w14:textId="77777777" w:rsidR="00F97B92" w:rsidRPr="007B6C8E" w:rsidRDefault="00F97B92">
            <w:pPr>
              <w:rPr>
                <w:ins w:id="2239" w:author="Nguyen Thi Thuy Duong" w:date="2019-12-17T16:36:00Z"/>
                <w:rPrChange w:id="2240" w:author="Nguyen Thi Thuy Duong" w:date="2019-12-23T23:50:00Z">
                  <w:rPr>
                    <w:ins w:id="2241" w:author="Nguyen Thi Thuy Duong" w:date="2019-12-17T16:36:00Z"/>
                    <w:rFonts w:ascii="Times New Roman" w:hAnsi="Times New Roman" w:cs="Times New Roman"/>
                    <w:sz w:val="15"/>
                    <w:szCs w:val="15"/>
                  </w:rPr>
                </w:rPrChange>
              </w:rPr>
              <w:pPrChange w:id="2242" w:author="Nguyen Thi Thuy Duong" w:date="2019-12-23T23:50:00Z">
                <w:pPr>
                  <w:jc w:val="left"/>
                </w:pPr>
              </w:pPrChange>
            </w:pPr>
            <w:ins w:id="2243" w:author="Nguyen Thi Thuy Duong" w:date="2019-12-17T16:36:00Z">
              <w:r w:rsidRPr="007B6C8E">
                <w:rPr>
                  <w:rPrChange w:id="2244" w:author="Nguyen Thi Thuy Duong" w:date="2019-12-23T23:50:00Z">
                    <w:rPr>
                      <w:rFonts w:ascii="Times New Roman" w:hAnsi="Times New Roman" w:cs="Times New Roman"/>
                      <w:sz w:val="15"/>
                      <w:szCs w:val="15"/>
                    </w:rPr>
                  </w:rPrChange>
                </w:rPr>
                <w:t>2.2.3.1. Phân tích</w:t>
              </w:r>
            </w:ins>
          </w:p>
        </w:tc>
        <w:tc>
          <w:tcPr>
            <w:tcW w:w="2426" w:type="dxa"/>
            <w:tcBorders>
              <w:top w:val="single" w:sz="4" w:space="0" w:color="auto"/>
              <w:left w:val="single" w:sz="4" w:space="0" w:color="auto"/>
              <w:bottom w:val="single" w:sz="4" w:space="0" w:color="auto"/>
              <w:right w:val="single" w:sz="4" w:space="0" w:color="auto"/>
            </w:tcBorders>
            <w:hideMark/>
            <w:tcPrChange w:id="2245"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138FA68" w14:textId="77777777" w:rsidR="00F97B92" w:rsidRPr="007B6C8E" w:rsidRDefault="00F97B92">
            <w:pPr>
              <w:rPr>
                <w:ins w:id="2246" w:author="Nguyen Thi Thuy Duong" w:date="2019-12-17T16:36:00Z"/>
                <w:rPrChange w:id="2247" w:author="Nguyen Thi Thuy Duong" w:date="2019-12-23T23:50:00Z">
                  <w:rPr>
                    <w:ins w:id="2248" w:author="Nguyen Thi Thuy Duong" w:date="2019-12-17T16:36:00Z"/>
                    <w:rFonts w:ascii="Times New Roman" w:hAnsi="Times New Roman" w:cs="Times New Roman"/>
                    <w:sz w:val="15"/>
                    <w:szCs w:val="15"/>
                  </w:rPr>
                </w:rPrChange>
              </w:rPr>
              <w:pPrChange w:id="2249" w:author="Nguyen Thi Thuy Duong" w:date="2019-12-23T23:50:00Z">
                <w:pPr>
                  <w:jc w:val="left"/>
                </w:pPr>
              </w:pPrChange>
            </w:pPr>
            <w:ins w:id="2250" w:author="Nguyen Thi Thuy Duong" w:date="2019-12-17T16:36:00Z">
              <w:r w:rsidRPr="007B6C8E">
                <w:rPr>
                  <w:rPrChange w:id="2251" w:author="Nguyen Thi Thuy Duong" w:date="2019-12-23T23:50:00Z">
                    <w:rPr>
                      <w:rFonts w:ascii="Times New Roman" w:hAnsi="Times New Roman" w:cs="Times New Roman"/>
                      <w:sz w:val="15"/>
                      <w:szCs w:val="15"/>
                    </w:rPr>
                  </w:rPrChange>
                </w:rPr>
                <w:t>19/12/2019</w:t>
              </w:r>
            </w:ins>
          </w:p>
        </w:tc>
        <w:tc>
          <w:tcPr>
            <w:tcW w:w="1954" w:type="dxa"/>
            <w:tcBorders>
              <w:top w:val="single" w:sz="4" w:space="0" w:color="auto"/>
              <w:left w:val="single" w:sz="4" w:space="0" w:color="auto"/>
              <w:bottom w:val="single" w:sz="4" w:space="0" w:color="auto"/>
              <w:right w:val="single" w:sz="4" w:space="0" w:color="auto"/>
            </w:tcBorders>
            <w:hideMark/>
            <w:tcPrChange w:id="2252"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31EB5E05" w14:textId="77777777" w:rsidR="00F97B92" w:rsidRPr="007B6C8E" w:rsidRDefault="00F97B92">
            <w:pPr>
              <w:rPr>
                <w:ins w:id="2253" w:author="Nguyen Thi Thuy Duong" w:date="2019-12-17T16:36:00Z"/>
                <w:rPrChange w:id="2254" w:author="Nguyen Thi Thuy Duong" w:date="2019-12-23T23:50:00Z">
                  <w:rPr>
                    <w:ins w:id="2255" w:author="Nguyen Thi Thuy Duong" w:date="2019-12-17T16:36:00Z"/>
                    <w:rFonts w:ascii="Times New Roman" w:hAnsi="Times New Roman" w:cs="Times New Roman"/>
                    <w:sz w:val="15"/>
                    <w:szCs w:val="15"/>
                  </w:rPr>
                </w:rPrChange>
              </w:rPr>
              <w:pPrChange w:id="2256" w:author="Nguyen Thi Thuy Duong" w:date="2019-12-23T23:50:00Z">
                <w:pPr>
                  <w:jc w:val="left"/>
                </w:pPr>
              </w:pPrChange>
            </w:pPr>
            <w:ins w:id="2257" w:author="Nguyen Thi Thuy Duong" w:date="2019-12-17T16:36:00Z">
              <w:r w:rsidRPr="007B6C8E">
                <w:rPr>
                  <w:rPrChange w:id="2258" w:author="Nguyen Thi Thuy Duong" w:date="2019-12-23T23:50:00Z">
                    <w:rPr>
                      <w:rFonts w:ascii="Times New Roman" w:hAnsi="Times New Roman" w:cs="Times New Roman"/>
                      <w:sz w:val="15"/>
                      <w:szCs w:val="15"/>
                    </w:rPr>
                  </w:rPrChange>
                </w:rPr>
                <w:t>21/12/2019</w:t>
              </w:r>
            </w:ins>
          </w:p>
        </w:tc>
      </w:tr>
      <w:tr w:rsidR="00F97B92" w:rsidRPr="007B6C8E" w14:paraId="0B4BC0A6" w14:textId="77777777" w:rsidTr="00F864E5">
        <w:trPr>
          <w:trHeight w:val="268"/>
          <w:ins w:id="2259" w:author="Nguyen Thi Thuy Duong" w:date="2019-12-17T16:36:00Z"/>
          <w:trPrChange w:id="2260"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26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9E2FA05" w14:textId="77777777" w:rsidR="00F97B92" w:rsidRPr="007B6C8E" w:rsidRDefault="00F97B92">
            <w:pPr>
              <w:rPr>
                <w:ins w:id="2262" w:author="Nguyen Thi Thuy Duong" w:date="2019-12-17T16:36:00Z"/>
                <w:rPrChange w:id="2263" w:author="Nguyen Thi Thuy Duong" w:date="2019-12-23T23:50:00Z">
                  <w:rPr>
                    <w:ins w:id="2264" w:author="Nguyen Thi Thuy Duong" w:date="2019-12-17T16:36:00Z"/>
                    <w:rFonts w:ascii="Times New Roman" w:hAnsi="Times New Roman" w:cs="Times New Roman"/>
                    <w:sz w:val="15"/>
                    <w:szCs w:val="15"/>
                  </w:rPr>
                </w:rPrChange>
              </w:rPr>
              <w:pPrChange w:id="226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6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39E4C55" w14:textId="77777777" w:rsidR="00F97B92" w:rsidRPr="007B6C8E" w:rsidRDefault="00F97B92">
            <w:pPr>
              <w:rPr>
                <w:ins w:id="2267" w:author="Nguyen Thi Thuy Duong" w:date="2019-12-17T16:36:00Z"/>
                <w:rPrChange w:id="2268" w:author="Nguyen Thi Thuy Duong" w:date="2019-12-23T23:50:00Z">
                  <w:rPr>
                    <w:ins w:id="2269" w:author="Nguyen Thi Thuy Duong" w:date="2019-12-17T16:36:00Z"/>
                    <w:rFonts w:ascii="Times New Roman" w:hAnsi="Times New Roman" w:cs="Times New Roman"/>
                    <w:sz w:val="15"/>
                    <w:szCs w:val="15"/>
                  </w:rPr>
                </w:rPrChange>
              </w:rPr>
              <w:pPrChange w:id="227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27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AE353C3" w14:textId="77777777" w:rsidR="00F97B92" w:rsidRPr="007B6C8E" w:rsidRDefault="00F97B92">
            <w:pPr>
              <w:rPr>
                <w:ins w:id="2272" w:author="Nguyen Thi Thuy Duong" w:date="2019-12-17T16:36:00Z"/>
                <w:rPrChange w:id="2273" w:author="Nguyen Thi Thuy Duong" w:date="2019-12-23T23:50:00Z">
                  <w:rPr>
                    <w:ins w:id="2274" w:author="Nguyen Thi Thuy Duong" w:date="2019-12-17T16:36:00Z"/>
                    <w:rFonts w:ascii="Times New Roman" w:hAnsi="Times New Roman" w:cs="Times New Roman"/>
                    <w:sz w:val="15"/>
                    <w:szCs w:val="15"/>
                  </w:rPr>
                </w:rPrChange>
              </w:rPr>
              <w:pPrChange w:id="2275"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276"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0E11357C" w14:textId="77777777" w:rsidR="00F97B92" w:rsidRPr="007B6C8E" w:rsidRDefault="00F97B92">
            <w:pPr>
              <w:rPr>
                <w:ins w:id="2277" w:author="Nguyen Thi Thuy Duong" w:date="2019-12-17T16:36:00Z"/>
                <w:rPrChange w:id="2278" w:author="Nguyen Thi Thuy Duong" w:date="2019-12-23T23:50:00Z">
                  <w:rPr>
                    <w:ins w:id="2279" w:author="Nguyen Thi Thuy Duong" w:date="2019-12-17T16:36:00Z"/>
                    <w:rFonts w:ascii="Times New Roman" w:hAnsi="Times New Roman" w:cs="Times New Roman"/>
                    <w:sz w:val="15"/>
                    <w:szCs w:val="15"/>
                  </w:rPr>
                </w:rPrChange>
              </w:rPr>
              <w:pPrChange w:id="2280" w:author="Nguyen Thi Thuy Duong" w:date="2019-12-23T23:50:00Z">
                <w:pPr>
                  <w:jc w:val="left"/>
                </w:pPr>
              </w:pPrChange>
            </w:pPr>
            <w:ins w:id="2281" w:author="Nguyen Thi Thuy Duong" w:date="2019-12-17T16:36:00Z">
              <w:r w:rsidRPr="007B6C8E">
                <w:rPr>
                  <w:rPrChange w:id="2282" w:author="Nguyen Thi Thuy Duong" w:date="2019-12-23T23:50:00Z">
                    <w:rPr>
                      <w:rFonts w:ascii="Times New Roman" w:hAnsi="Times New Roman" w:cs="Times New Roman"/>
                      <w:sz w:val="15"/>
                      <w:szCs w:val="15"/>
                    </w:rPr>
                  </w:rPrChange>
                </w:rPr>
                <w:t>2.2.3.2. Thiết kế</w:t>
              </w:r>
            </w:ins>
          </w:p>
        </w:tc>
        <w:tc>
          <w:tcPr>
            <w:tcW w:w="2426" w:type="dxa"/>
            <w:tcBorders>
              <w:top w:val="single" w:sz="4" w:space="0" w:color="auto"/>
              <w:left w:val="single" w:sz="4" w:space="0" w:color="auto"/>
              <w:bottom w:val="single" w:sz="4" w:space="0" w:color="auto"/>
              <w:right w:val="single" w:sz="4" w:space="0" w:color="auto"/>
            </w:tcBorders>
            <w:hideMark/>
            <w:tcPrChange w:id="228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453DA120" w14:textId="77777777" w:rsidR="00F97B92" w:rsidRPr="007B6C8E" w:rsidRDefault="00F97B92">
            <w:pPr>
              <w:rPr>
                <w:ins w:id="2284" w:author="Nguyen Thi Thuy Duong" w:date="2019-12-17T16:36:00Z"/>
                <w:rPrChange w:id="2285" w:author="Nguyen Thi Thuy Duong" w:date="2019-12-23T23:50:00Z">
                  <w:rPr>
                    <w:ins w:id="2286" w:author="Nguyen Thi Thuy Duong" w:date="2019-12-17T16:36:00Z"/>
                    <w:rFonts w:ascii="Times New Roman" w:hAnsi="Times New Roman" w:cs="Times New Roman"/>
                    <w:sz w:val="15"/>
                    <w:szCs w:val="15"/>
                  </w:rPr>
                </w:rPrChange>
              </w:rPr>
              <w:pPrChange w:id="2287" w:author="Nguyen Thi Thuy Duong" w:date="2019-12-23T23:50:00Z">
                <w:pPr>
                  <w:jc w:val="left"/>
                </w:pPr>
              </w:pPrChange>
            </w:pPr>
            <w:ins w:id="2288" w:author="Nguyen Thi Thuy Duong" w:date="2019-12-17T16:36:00Z">
              <w:r w:rsidRPr="007B6C8E">
                <w:rPr>
                  <w:rPrChange w:id="2289" w:author="Nguyen Thi Thuy Duong" w:date="2019-12-23T23:50:00Z">
                    <w:rPr>
                      <w:rFonts w:ascii="Times New Roman" w:hAnsi="Times New Roman" w:cs="Times New Roman"/>
                      <w:sz w:val="15"/>
                      <w:szCs w:val="15"/>
                    </w:rPr>
                  </w:rPrChange>
                </w:rPr>
                <w:t>22/12/2019</w:t>
              </w:r>
            </w:ins>
          </w:p>
        </w:tc>
        <w:tc>
          <w:tcPr>
            <w:tcW w:w="1954" w:type="dxa"/>
            <w:tcBorders>
              <w:top w:val="single" w:sz="4" w:space="0" w:color="auto"/>
              <w:left w:val="single" w:sz="4" w:space="0" w:color="auto"/>
              <w:bottom w:val="single" w:sz="4" w:space="0" w:color="auto"/>
              <w:right w:val="single" w:sz="4" w:space="0" w:color="auto"/>
            </w:tcBorders>
            <w:hideMark/>
            <w:tcPrChange w:id="229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85B229D" w14:textId="77777777" w:rsidR="00F97B92" w:rsidRPr="007B6C8E" w:rsidRDefault="00F97B92">
            <w:pPr>
              <w:rPr>
                <w:ins w:id="2291" w:author="Nguyen Thi Thuy Duong" w:date="2019-12-17T16:36:00Z"/>
                <w:rPrChange w:id="2292" w:author="Nguyen Thi Thuy Duong" w:date="2019-12-23T23:50:00Z">
                  <w:rPr>
                    <w:ins w:id="2293" w:author="Nguyen Thi Thuy Duong" w:date="2019-12-17T16:36:00Z"/>
                    <w:rFonts w:ascii="Times New Roman" w:hAnsi="Times New Roman" w:cs="Times New Roman"/>
                    <w:sz w:val="15"/>
                    <w:szCs w:val="15"/>
                  </w:rPr>
                </w:rPrChange>
              </w:rPr>
              <w:pPrChange w:id="2294" w:author="Nguyen Thi Thuy Duong" w:date="2019-12-23T23:50:00Z">
                <w:pPr>
                  <w:jc w:val="left"/>
                </w:pPr>
              </w:pPrChange>
            </w:pPr>
            <w:ins w:id="2295" w:author="Nguyen Thi Thuy Duong" w:date="2019-12-17T16:36:00Z">
              <w:r w:rsidRPr="007B6C8E">
                <w:rPr>
                  <w:rPrChange w:id="2296" w:author="Nguyen Thi Thuy Duong" w:date="2019-12-23T23:50:00Z">
                    <w:rPr>
                      <w:rFonts w:ascii="Times New Roman" w:hAnsi="Times New Roman" w:cs="Times New Roman"/>
                      <w:sz w:val="15"/>
                      <w:szCs w:val="15"/>
                    </w:rPr>
                  </w:rPrChange>
                </w:rPr>
                <w:t>30/12/2019</w:t>
              </w:r>
            </w:ins>
          </w:p>
        </w:tc>
      </w:tr>
      <w:tr w:rsidR="00F97B92" w:rsidRPr="007B6C8E" w14:paraId="16CA539A" w14:textId="77777777" w:rsidTr="00F864E5">
        <w:trPr>
          <w:trHeight w:val="268"/>
          <w:ins w:id="2297" w:author="Nguyen Thi Thuy Duong" w:date="2019-12-17T16:36:00Z"/>
          <w:trPrChange w:id="2298" w:author="Nguyen Thi Thuy Duong" w:date="2019-12-23T23:50:00Z">
            <w:trPr>
              <w:trHeight w:val="26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29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42A4B16" w14:textId="77777777" w:rsidR="00F97B92" w:rsidRPr="007B6C8E" w:rsidRDefault="00F97B92">
            <w:pPr>
              <w:rPr>
                <w:ins w:id="2300" w:author="Nguyen Thi Thuy Duong" w:date="2019-12-17T16:36:00Z"/>
                <w:rPrChange w:id="2301" w:author="Nguyen Thi Thuy Duong" w:date="2019-12-23T23:50:00Z">
                  <w:rPr>
                    <w:ins w:id="2302" w:author="Nguyen Thi Thuy Duong" w:date="2019-12-17T16:36:00Z"/>
                    <w:rFonts w:ascii="Times New Roman" w:hAnsi="Times New Roman" w:cs="Times New Roman"/>
                    <w:sz w:val="15"/>
                    <w:szCs w:val="15"/>
                  </w:rPr>
                </w:rPrChange>
              </w:rPr>
              <w:pPrChange w:id="230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30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58F8055" w14:textId="77777777" w:rsidR="00F97B92" w:rsidRPr="007B6C8E" w:rsidRDefault="00F97B92">
            <w:pPr>
              <w:rPr>
                <w:ins w:id="2305" w:author="Nguyen Thi Thuy Duong" w:date="2019-12-17T16:36:00Z"/>
                <w:rPrChange w:id="2306" w:author="Nguyen Thi Thuy Duong" w:date="2019-12-23T23:50:00Z">
                  <w:rPr>
                    <w:ins w:id="2307" w:author="Nguyen Thi Thuy Duong" w:date="2019-12-17T16:36:00Z"/>
                    <w:rFonts w:ascii="Times New Roman" w:hAnsi="Times New Roman" w:cs="Times New Roman"/>
                    <w:sz w:val="15"/>
                    <w:szCs w:val="15"/>
                  </w:rPr>
                </w:rPrChange>
              </w:rPr>
              <w:pPrChange w:id="2308"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30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D3B01BD" w14:textId="77777777" w:rsidR="00F97B92" w:rsidRPr="007B6C8E" w:rsidRDefault="00F97B92">
            <w:pPr>
              <w:rPr>
                <w:ins w:id="2310" w:author="Nguyen Thi Thuy Duong" w:date="2019-12-17T16:36:00Z"/>
                <w:rPrChange w:id="2311" w:author="Nguyen Thi Thuy Duong" w:date="2019-12-23T23:50:00Z">
                  <w:rPr>
                    <w:ins w:id="2312" w:author="Nguyen Thi Thuy Duong" w:date="2019-12-17T16:36:00Z"/>
                    <w:rFonts w:ascii="Times New Roman" w:hAnsi="Times New Roman" w:cs="Times New Roman"/>
                    <w:sz w:val="15"/>
                    <w:szCs w:val="15"/>
                  </w:rPr>
                </w:rPrChange>
              </w:rPr>
              <w:pPrChange w:id="2313" w:author="Nguyen Thi Thuy Duong" w:date="2019-12-23T23:50:00Z">
                <w:pPr>
                  <w:widowControl/>
                  <w:suppressAutoHyphens w:val="0"/>
                  <w:spacing w:after="0"/>
                  <w:jc w:val="left"/>
                </w:pPr>
              </w:pPrChange>
            </w:pPr>
          </w:p>
        </w:tc>
        <w:tc>
          <w:tcPr>
            <w:tcW w:w="1145" w:type="dxa"/>
            <w:tcBorders>
              <w:top w:val="single" w:sz="4" w:space="0" w:color="auto"/>
              <w:left w:val="single" w:sz="4" w:space="0" w:color="auto"/>
              <w:bottom w:val="single" w:sz="4" w:space="0" w:color="auto"/>
              <w:right w:val="single" w:sz="4" w:space="0" w:color="auto"/>
            </w:tcBorders>
            <w:hideMark/>
            <w:tcPrChange w:id="2314" w:author="Nguyen Thi Thuy Duong" w:date="2019-12-23T23:50:00Z">
              <w:tcPr>
                <w:tcW w:w="1377" w:type="dxa"/>
                <w:tcBorders>
                  <w:top w:val="single" w:sz="4" w:space="0" w:color="auto"/>
                  <w:left w:val="single" w:sz="4" w:space="0" w:color="auto"/>
                  <w:bottom w:val="single" w:sz="4" w:space="0" w:color="auto"/>
                  <w:right w:val="single" w:sz="4" w:space="0" w:color="auto"/>
                </w:tcBorders>
                <w:hideMark/>
              </w:tcPr>
            </w:tcPrChange>
          </w:tcPr>
          <w:p w14:paraId="1BBE86BB" w14:textId="77777777" w:rsidR="00F97B92" w:rsidRPr="007B6C8E" w:rsidRDefault="00F97B92">
            <w:pPr>
              <w:rPr>
                <w:ins w:id="2315" w:author="Nguyen Thi Thuy Duong" w:date="2019-12-17T16:36:00Z"/>
                <w:rPrChange w:id="2316" w:author="Nguyen Thi Thuy Duong" w:date="2019-12-23T23:50:00Z">
                  <w:rPr>
                    <w:ins w:id="2317" w:author="Nguyen Thi Thuy Duong" w:date="2019-12-17T16:36:00Z"/>
                    <w:rFonts w:ascii="Times New Roman" w:hAnsi="Times New Roman" w:cs="Times New Roman"/>
                    <w:sz w:val="15"/>
                    <w:szCs w:val="15"/>
                  </w:rPr>
                </w:rPrChange>
              </w:rPr>
              <w:pPrChange w:id="2318" w:author="Nguyen Thi Thuy Duong" w:date="2019-12-23T23:50:00Z">
                <w:pPr>
                  <w:jc w:val="left"/>
                </w:pPr>
              </w:pPrChange>
            </w:pPr>
            <w:ins w:id="2319" w:author="Nguyen Thi Thuy Duong" w:date="2019-12-17T16:36:00Z">
              <w:r w:rsidRPr="007B6C8E">
                <w:rPr>
                  <w:rPrChange w:id="2320" w:author="Nguyen Thi Thuy Duong" w:date="2019-12-23T23:50:00Z">
                    <w:rPr>
                      <w:rFonts w:ascii="Times New Roman" w:hAnsi="Times New Roman" w:cs="Times New Roman"/>
                      <w:sz w:val="15"/>
                      <w:szCs w:val="15"/>
                    </w:rPr>
                  </w:rPrChange>
                </w:rPr>
                <w:t>2.2.3.3. Review</w:t>
              </w:r>
            </w:ins>
          </w:p>
        </w:tc>
        <w:tc>
          <w:tcPr>
            <w:tcW w:w="2426" w:type="dxa"/>
            <w:tcBorders>
              <w:top w:val="single" w:sz="4" w:space="0" w:color="auto"/>
              <w:left w:val="single" w:sz="4" w:space="0" w:color="auto"/>
              <w:bottom w:val="single" w:sz="4" w:space="0" w:color="auto"/>
              <w:right w:val="single" w:sz="4" w:space="0" w:color="auto"/>
            </w:tcBorders>
            <w:hideMark/>
            <w:tcPrChange w:id="2321"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74369F4" w14:textId="77777777" w:rsidR="00F97B92" w:rsidRPr="007B6C8E" w:rsidRDefault="00F97B92">
            <w:pPr>
              <w:rPr>
                <w:ins w:id="2322" w:author="Nguyen Thi Thuy Duong" w:date="2019-12-17T16:36:00Z"/>
                <w:rPrChange w:id="2323" w:author="Nguyen Thi Thuy Duong" w:date="2019-12-23T23:50:00Z">
                  <w:rPr>
                    <w:ins w:id="2324" w:author="Nguyen Thi Thuy Duong" w:date="2019-12-17T16:36:00Z"/>
                    <w:rFonts w:ascii="Times New Roman" w:hAnsi="Times New Roman" w:cs="Times New Roman"/>
                    <w:sz w:val="15"/>
                    <w:szCs w:val="15"/>
                  </w:rPr>
                </w:rPrChange>
              </w:rPr>
              <w:pPrChange w:id="2325" w:author="Nguyen Thi Thuy Duong" w:date="2019-12-23T23:50:00Z">
                <w:pPr>
                  <w:jc w:val="left"/>
                </w:pPr>
              </w:pPrChange>
            </w:pPr>
            <w:ins w:id="2326" w:author="Nguyen Thi Thuy Duong" w:date="2019-12-17T16:36:00Z">
              <w:r w:rsidRPr="007B6C8E">
                <w:rPr>
                  <w:rPrChange w:id="2327" w:author="Nguyen Thi Thuy Duong" w:date="2019-12-23T23:50:00Z">
                    <w:rPr>
                      <w:rFonts w:ascii="Times New Roman" w:hAnsi="Times New Roman" w:cs="Times New Roman"/>
                      <w:sz w:val="15"/>
                      <w:szCs w:val="15"/>
                    </w:rPr>
                  </w:rPrChange>
                </w:rPr>
                <w:t>31/12/2019</w:t>
              </w:r>
            </w:ins>
          </w:p>
        </w:tc>
        <w:tc>
          <w:tcPr>
            <w:tcW w:w="1954" w:type="dxa"/>
            <w:tcBorders>
              <w:top w:val="single" w:sz="4" w:space="0" w:color="auto"/>
              <w:left w:val="single" w:sz="4" w:space="0" w:color="auto"/>
              <w:bottom w:val="single" w:sz="4" w:space="0" w:color="auto"/>
              <w:right w:val="single" w:sz="4" w:space="0" w:color="auto"/>
            </w:tcBorders>
            <w:hideMark/>
            <w:tcPrChange w:id="2328"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044B46B" w14:textId="77777777" w:rsidR="00F97B92" w:rsidRPr="007B6C8E" w:rsidRDefault="00F97B92">
            <w:pPr>
              <w:rPr>
                <w:ins w:id="2329" w:author="Nguyen Thi Thuy Duong" w:date="2019-12-17T16:36:00Z"/>
                <w:rPrChange w:id="2330" w:author="Nguyen Thi Thuy Duong" w:date="2019-12-23T23:50:00Z">
                  <w:rPr>
                    <w:ins w:id="2331" w:author="Nguyen Thi Thuy Duong" w:date="2019-12-17T16:36:00Z"/>
                    <w:rFonts w:ascii="Times New Roman" w:hAnsi="Times New Roman" w:cs="Times New Roman"/>
                    <w:sz w:val="15"/>
                    <w:szCs w:val="15"/>
                  </w:rPr>
                </w:rPrChange>
              </w:rPr>
              <w:pPrChange w:id="2332" w:author="Nguyen Thi Thuy Duong" w:date="2019-12-23T23:50:00Z">
                <w:pPr>
                  <w:jc w:val="left"/>
                </w:pPr>
              </w:pPrChange>
            </w:pPr>
            <w:ins w:id="2333" w:author="Nguyen Thi Thuy Duong" w:date="2019-12-17T16:36:00Z">
              <w:r w:rsidRPr="007B6C8E">
                <w:rPr>
                  <w:rPrChange w:id="2334" w:author="Nguyen Thi Thuy Duong" w:date="2019-12-23T23:50:00Z">
                    <w:rPr>
                      <w:rFonts w:ascii="Times New Roman" w:hAnsi="Times New Roman" w:cs="Times New Roman"/>
                      <w:sz w:val="15"/>
                      <w:szCs w:val="15"/>
                    </w:rPr>
                  </w:rPrChange>
                </w:rPr>
                <w:t>31/12/2019</w:t>
              </w:r>
            </w:ins>
          </w:p>
        </w:tc>
      </w:tr>
      <w:tr w:rsidR="00F97B92" w:rsidRPr="007B6C8E" w14:paraId="1F851235" w14:textId="77777777" w:rsidTr="00F864E5">
        <w:trPr>
          <w:trHeight w:val="270"/>
          <w:ins w:id="2335" w:author="Nguyen Thi Thuy Duong" w:date="2019-12-17T16:36:00Z"/>
          <w:trPrChange w:id="2336" w:author="Nguyen Thi Thuy Duong" w:date="2019-12-23T23:50:00Z">
            <w:trPr>
              <w:trHeight w:val="270"/>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2337"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6AF5EF9E" w14:textId="77777777" w:rsidR="00F97B92" w:rsidRPr="007B6C8E" w:rsidRDefault="00F97B92">
            <w:pPr>
              <w:rPr>
                <w:ins w:id="2338" w:author="Nguyen Thi Thuy Duong" w:date="2019-12-17T16:36:00Z"/>
                <w:rPrChange w:id="2339" w:author="Nguyen Thi Thuy Duong" w:date="2019-12-23T23:50:00Z">
                  <w:rPr>
                    <w:ins w:id="2340" w:author="Nguyen Thi Thuy Duong" w:date="2019-12-17T16:36:00Z"/>
                    <w:rFonts w:ascii="Times New Roman" w:hAnsi="Times New Roman" w:cs="Times New Roman"/>
                    <w:sz w:val="15"/>
                    <w:szCs w:val="15"/>
                  </w:rPr>
                </w:rPrChange>
              </w:rPr>
              <w:pPrChange w:id="2341" w:author="Nguyen Thi Thuy Duong" w:date="2019-12-23T23:50:00Z">
                <w:pPr>
                  <w:widowControl/>
                  <w:suppressAutoHyphens w:val="0"/>
                  <w:spacing w:after="0"/>
                  <w:contextualSpacing/>
                  <w:jc w:val="left"/>
                </w:pPr>
              </w:pPrChange>
            </w:pPr>
            <w:ins w:id="2342" w:author="Nguyen Thi Thuy Duong" w:date="2019-12-17T16:36:00Z">
              <w:r w:rsidRPr="007B6C8E">
                <w:rPr>
                  <w:rPrChange w:id="2343" w:author="Nguyen Thi Thuy Duong" w:date="2019-12-23T23:50:00Z">
                    <w:rPr>
                      <w:rFonts w:ascii="Times New Roman" w:hAnsi="Times New Roman" w:cs="Times New Roman"/>
                      <w:sz w:val="15"/>
                      <w:szCs w:val="15"/>
                    </w:rPr>
                  </w:rPrChange>
                </w:rPr>
                <w:lastRenderedPageBreak/>
                <w:t>3.Xây dựng hệ thống</w:t>
              </w:r>
            </w:ins>
          </w:p>
        </w:tc>
        <w:tc>
          <w:tcPr>
            <w:tcW w:w="1079" w:type="dxa"/>
            <w:vMerge w:val="restart"/>
            <w:tcBorders>
              <w:top w:val="single" w:sz="4" w:space="0" w:color="auto"/>
              <w:left w:val="single" w:sz="4" w:space="0" w:color="auto"/>
              <w:bottom w:val="single" w:sz="4" w:space="0" w:color="auto"/>
              <w:right w:val="single" w:sz="4" w:space="0" w:color="auto"/>
            </w:tcBorders>
            <w:hideMark/>
            <w:tcPrChange w:id="2344"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77F674D5" w14:textId="77777777" w:rsidR="00F97B92" w:rsidRPr="007B6C8E" w:rsidRDefault="00F97B92">
            <w:pPr>
              <w:rPr>
                <w:ins w:id="2345" w:author="Nguyen Thi Thuy Duong" w:date="2019-12-17T16:36:00Z"/>
                <w:rPrChange w:id="2346" w:author="Nguyen Thi Thuy Duong" w:date="2019-12-23T23:50:00Z">
                  <w:rPr>
                    <w:ins w:id="2347" w:author="Nguyen Thi Thuy Duong" w:date="2019-12-17T16:36:00Z"/>
                    <w:rFonts w:ascii="Times New Roman" w:hAnsi="Times New Roman" w:cs="Times New Roman"/>
                    <w:sz w:val="15"/>
                    <w:szCs w:val="15"/>
                  </w:rPr>
                </w:rPrChange>
              </w:rPr>
              <w:pPrChange w:id="2348" w:author="Nguyen Thi Thuy Duong" w:date="2019-12-23T23:50:00Z">
                <w:pPr>
                  <w:jc w:val="left"/>
                </w:pPr>
              </w:pPrChange>
            </w:pPr>
            <w:ins w:id="2349" w:author="Nguyen Thi Thuy Duong" w:date="2019-12-17T16:36:00Z">
              <w:r w:rsidRPr="007B6C8E">
                <w:rPr>
                  <w:rPrChange w:id="2350" w:author="Nguyen Thi Thuy Duong" w:date="2019-12-23T23:50:00Z">
                    <w:rPr>
                      <w:rFonts w:ascii="Times New Roman" w:hAnsi="Times New Roman" w:cs="Times New Roman"/>
                      <w:sz w:val="15"/>
                      <w:szCs w:val="15"/>
                    </w:rPr>
                  </w:rPrChange>
                </w:rPr>
                <w:t>3.1. Xây dựng cơ sở dữ liệu</w:t>
              </w:r>
            </w:ins>
          </w:p>
        </w:tc>
        <w:tc>
          <w:tcPr>
            <w:tcW w:w="1233" w:type="dxa"/>
            <w:tcBorders>
              <w:top w:val="single" w:sz="4" w:space="0" w:color="auto"/>
              <w:left w:val="single" w:sz="4" w:space="0" w:color="auto"/>
              <w:bottom w:val="single" w:sz="4" w:space="0" w:color="auto"/>
              <w:right w:val="single" w:sz="4" w:space="0" w:color="auto"/>
            </w:tcBorders>
            <w:hideMark/>
            <w:tcPrChange w:id="2351"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4ED1A12" w14:textId="77777777" w:rsidR="00F97B92" w:rsidRPr="007B6C8E" w:rsidRDefault="00F97B92">
            <w:pPr>
              <w:rPr>
                <w:ins w:id="2352" w:author="Nguyen Thi Thuy Duong" w:date="2019-12-17T16:36:00Z"/>
                <w:rPrChange w:id="2353" w:author="Nguyen Thi Thuy Duong" w:date="2019-12-23T23:50:00Z">
                  <w:rPr>
                    <w:ins w:id="2354" w:author="Nguyen Thi Thuy Duong" w:date="2019-12-17T16:36:00Z"/>
                    <w:rFonts w:ascii="Times New Roman" w:hAnsi="Times New Roman" w:cs="Times New Roman"/>
                    <w:sz w:val="15"/>
                    <w:szCs w:val="15"/>
                  </w:rPr>
                </w:rPrChange>
              </w:rPr>
              <w:pPrChange w:id="2355" w:author="Nguyen Thi Thuy Duong" w:date="2019-12-23T23:50:00Z">
                <w:pPr>
                  <w:jc w:val="left"/>
                </w:pPr>
              </w:pPrChange>
            </w:pPr>
            <w:ins w:id="2356" w:author="Nguyen Thi Thuy Duong" w:date="2019-12-17T16:36:00Z">
              <w:r w:rsidRPr="007B6C8E">
                <w:rPr>
                  <w:rPrChange w:id="2357" w:author="Nguyen Thi Thuy Duong" w:date="2019-12-23T23:50:00Z">
                    <w:rPr>
                      <w:rFonts w:ascii="Times New Roman" w:hAnsi="Times New Roman" w:cs="Times New Roman"/>
                      <w:sz w:val="15"/>
                      <w:szCs w:val="15"/>
                    </w:rPr>
                  </w:rPrChange>
                </w:rPr>
                <w:t>3.1.1. Xây dựng</w:t>
              </w:r>
            </w:ins>
          </w:p>
        </w:tc>
        <w:tc>
          <w:tcPr>
            <w:tcW w:w="1145" w:type="dxa"/>
            <w:tcBorders>
              <w:top w:val="single" w:sz="4" w:space="0" w:color="auto"/>
              <w:left w:val="single" w:sz="4" w:space="0" w:color="auto"/>
              <w:bottom w:val="single" w:sz="4" w:space="0" w:color="auto"/>
              <w:right w:val="single" w:sz="4" w:space="0" w:color="auto"/>
            </w:tcBorders>
            <w:tcPrChange w:id="2358"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570E06C5" w14:textId="77777777" w:rsidR="00F97B92" w:rsidRPr="007B6C8E" w:rsidRDefault="00F97B92">
            <w:pPr>
              <w:rPr>
                <w:ins w:id="2359" w:author="Nguyen Thi Thuy Duong" w:date="2019-12-17T16:36:00Z"/>
                <w:rPrChange w:id="2360" w:author="Nguyen Thi Thuy Duong" w:date="2019-12-23T23:50:00Z">
                  <w:rPr>
                    <w:ins w:id="2361" w:author="Nguyen Thi Thuy Duong" w:date="2019-12-17T16:36:00Z"/>
                    <w:rFonts w:ascii="Times New Roman" w:hAnsi="Times New Roman" w:cs="Times New Roman"/>
                    <w:sz w:val="15"/>
                    <w:szCs w:val="15"/>
                  </w:rPr>
                </w:rPrChange>
              </w:rPr>
              <w:pPrChange w:id="2362"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36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026926D" w14:textId="77777777" w:rsidR="00F97B92" w:rsidRPr="007B6C8E" w:rsidRDefault="00F97B92">
            <w:pPr>
              <w:rPr>
                <w:ins w:id="2364" w:author="Nguyen Thi Thuy Duong" w:date="2019-12-17T16:36:00Z"/>
                <w:rPrChange w:id="2365" w:author="Nguyen Thi Thuy Duong" w:date="2019-12-23T23:50:00Z">
                  <w:rPr>
                    <w:ins w:id="2366" w:author="Nguyen Thi Thuy Duong" w:date="2019-12-17T16:36:00Z"/>
                    <w:rFonts w:ascii="Times New Roman" w:hAnsi="Times New Roman" w:cs="Times New Roman"/>
                    <w:sz w:val="15"/>
                    <w:szCs w:val="15"/>
                  </w:rPr>
                </w:rPrChange>
              </w:rPr>
              <w:pPrChange w:id="2367" w:author="Nguyen Thi Thuy Duong" w:date="2019-12-23T23:50:00Z">
                <w:pPr>
                  <w:jc w:val="left"/>
                </w:pPr>
              </w:pPrChange>
            </w:pPr>
            <w:ins w:id="2368" w:author="Nguyen Thi Thuy Duong" w:date="2019-12-17T16:36:00Z">
              <w:r w:rsidRPr="007B6C8E">
                <w:rPr>
                  <w:rPrChange w:id="2369"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237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2CC37C9" w14:textId="77777777" w:rsidR="00F97B92" w:rsidRPr="007B6C8E" w:rsidRDefault="00F97B92">
            <w:pPr>
              <w:rPr>
                <w:ins w:id="2371" w:author="Nguyen Thi Thuy Duong" w:date="2019-12-17T16:36:00Z"/>
                <w:rPrChange w:id="2372" w:author="Nguyen Thi Thuy Duong" w:date="2019-12-23T23:50:00Z">
                  <w:rPr>
                    <w:ins w:id="2373" w:author="Nguyen Thi Thuy Duong" w:date="2019-12-17T16:36:00Z"/>
                    <w:rFonts w:ascii="Times New Roman" w:hAnsi="Times New Roman" w:cs="Times New Roman"/>
                    <w:sz w:val="15"/>
                    <w:szCs w:val="15"/>
                  </w:rPr>
                </w:rPrChange>
              </w:rPr>
              <w:pPrChange w:id="2374" w:author="Nguyen Thi Thuy Duong" w:date="2019-12-23T23:50:00Z">
                <w:pPr>
                  <w:jc w:val="left"/>
                </w:pPr>
              </w:pPrChange>
            </w:pPr>
            <w:ins w:id="2375" w:author="Nguyen Thi Thuy Duong" w:date="2019-12-17T16:36:00Z">
              <w:r w:rsidRPr="007B6C8E">
                <w:rPr>
                  <w:rPrChange w:id="2376" w:author="Nguyen Thi Thuy Duong" w:date="2019-12-23T23:50:00Z">
                    <w:rPr>
                      <w:rFonts w:ascii="Times New Roman" w:hAnsi="Times New Roman" w:cs="Times New Roman"/>
                      <w:sz w:val="15"/>
                      <w:szCs w:val="15"/>
                    </w:rPr>
                  </w:rPrChange>
                </w:rPr>
                <w:t>08/12/2019</w:t>
              </w:r>
            </w:ins>
          </w:p>
        </w:tc>
      </w:tr>
      <w:tr w:rsidR="00F97B92" w:rsidRPr="007B6C8E" w14:paraId="6431F483" w14:textId="77777777" w:rsidTr="00F864E5">
        <w:trPr>
          <w:trHeight w:val="270"/>
          <w:ins w:id="2377" w:author="Nguyen Thi Thuy Duong" w:date="2019-12-17T16:36:00Z"/>
          <w:trPrChange w:id="2378"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37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F183C37" w14:textId="77777777" w:rsidR="00F97B92" w:rsidRPr="007B6C8E" w:rsidRDefault="00F97B92">
            <w:pPr>
              <w:rPr>
                <w:ins w:id="2380" w:author="Nguyen Thi Thuy Duong" w:date="2019-12-17T16:36:00Z"/>
                <w:rPrChange w:id="2381" w:author="Nguyen Thi Thuy Duong" w:date="2019-12-23T23:50:00Z">
                  <w:rPr>
                    <w:ins w:id="2382" w:author="Nguyen Thi Thuy Duong" w:date="2019-12-17T16:36:00Z"/>
                    <w:rFonts w:ascii="Times New Roman" w:hAnsi="Times New Roman" w:cs="Times New Roman"/>
                    <w:sz w:val="15"/>
                    <w:szCs w:val="15"/>
                  </w:rPr>
                </w:rPrChange>
              </w:rPr>
              <w:pPrChange w:id="238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38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FCAF653" w14:textId="77777777" w:rsidR="00F97B92" w:rsidRPr="007B6C8E" w:rsidRDefault="00F97B92">
            <w:pPr>
              <w:rPr>
                <w:ins w:id="2385" w:author="Nguyen Thi Thuy Duong" w:date="2019-12-17T16:36:00Z"/>
                <w:rPrChange w:id="2386" w:author="Nguyen Thi Thuy Duong" w:date="2019-12-23T23:50:00Z">
                  <w:rPr>
                    <w:ins w:id="2387" w:author="Nguyen Thi Thuy Duong" w:date="2019-12-17T16:36:00Z"/>
                    <w:rFonts w:ascii="Times New Roman" w:hAnsi="Times New Roman" w:cs="Times New Roman"/>
                    <w:sz w:val="15"/>
                    <w:szCs w:val="15"/>
                  </w:rPr>
                </w:rPrChange>
              </w:rPr>
              <w:pPrChange w:id="2388"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389"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5858C104" w14:textId="77777777" w:rsidR="00F97B92" w:rsidRPr="007B6C8E" w:rsidRDefault="00F97B92">
            <w:pPr>
              <w:rPr>
                <w:ins w:id="2390" w:author="Nguyen Thi Thuy Duong" w:date="2019-12-17T16:36:00Z"/>
                <w:rPrChange w:id="2391" w:author="Nguyen Thi Thuy Duong" w:date="2019-12-23T23:50:00Z">
                  <w:rPr>
                    <w:ins w:id="2392" w:author="Nguyen Thi Thuy Duong" w:date="2019-12-17T16:36:00Z"/>
                    <w:rFonts w:ascii="Times New Roman" w:hAnsi="Times New Roman" w:cs="Times New Roman"/>
                    <w:sz w:val="15"/>
                    <w:szCs w:val="15"/>
                  </w:rPr>
                </w:rPrChange>
              </w:rPr>
              <w:pPrChange w:id="2393" w:author="Nguyen Thi Thuy Duong" w:date="2019-12-23T23:50:00Z">
                <w:pPr>
                  <w:jc w:val="left"/>
                </w:pPr>
              </w:pPrChange>
            </w:pPr>
            <w:ins w:id="2394" w:author="Nguyen Thi Thuy Duong" w:date="2019-12-17T16:36:00Z">
              <w:r w:rsidRPr="007B6C8E">
                <w:rPr>
                  <w:rPrChange w:id="2395" w:author="Nguyen Thi Thuy Duong" w:date="2019-12-23T23:50:00Z">
                    <w:rPr>
                      <w:rFonts w:ascii="Times New Roman" w:hAnsi="Times New Roman" w:cs="Times New Roman"/>
                      <w:sz w:val="15"/>
                      <w:szCs w:val="15"/>
                    </w:rPr>
                  </w:rPrChange>
                </w:rPr>
                <w:t>3.1.2. Kiểm thử</w:t>
              </w:r>
            </w:ins>
          </w:p>
        </w:tc>
        <w:tc>
          <w:tcPr>
            <w:tcW w:w="1145" w:type="dxa"/>
            <w:tcBorders>
              <w:top w:val="single" w:sz="4" w:space="0" w:color="auto"/>
              <w:left w:val="single" w:sz="4" w:space="0" w:color="auto"/>
              <w:bottom w:val="single" w:sz="4" w:space="0" w:color="auto"/>
              <w:right w:val="single" w:sz="4" w:space="0" w:color="auto"/>
            </w:tcBorders>
            <w:tcPrChange w:id="2396"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5FF1A1D3" w14:textId="77777777" w:rsidR="00F97B92" w:rsidRPr="007B6C8E" w:rsidRDefault="00F97B92">
            <w:pPr>
              <w:rPr>
                <w:ins w:id="2397" w:author="Nguyen Thi Thuy Duong" w:date="2019-12-17T16:36:00Z"/>
                <w:rPrChange w:id="2398" w:author="Nguyen Thi Thuy Duong" w:date="2019-12-23T23:50:00Z">
                  <w:rPr>
                    <w:ins w:id="2399" w:author="Nguyen Thi Thuy Duong" w:date="2019-12-17T16:36:00Z"/>
                    <w:rFonts w:ascii="Times New Roman" w:hAnsi="Times New Roman" w:cs="Times New Roman"/>
                    <w:sz w:val="15"/>
                    <w:szCs w:val="15"/>
                  </w:rPr>
                </w:rPrChange>
              </w:rPr>
              <w:pPrChange w:id="2400"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401"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3DA00A8" w14:textId="77777777" w:rsidR="00F97B92" w:rsidRPr="007B6C8E" w:rsidRDefault="00F97B92">
            <w:pPr>
              <w:rPr>
                <w:ins w:id="2402" w:author="Nguyen Thi Thuy Duong" w:date="2019-12-17T16:36:00Z"/>
                <w:rPrChange w:id="2403" w:author="Nguyen Thi Thuy Duong" w:date="2019-12-23T23:50:00Z">
                  <w:rPr>
                    <w:ins w:id="2404" w:author="Nguyen Thi Thuy Duong" w:date="2019-12-17T16:36:00Z"/>
                    <w:rFonts w:ascii="Times New Roman" w:hAnsi="Times New Roman" w:cs="Times New Roman"/>
                    <w:sz w:val="15"/>
                    <w:szCs w:val="15"/>
                  </w:rPr>
                </w:rPrChange>
              </w:rPr>
              <w:pPrChange w:id="2405" w:author="Nguyen Thi Thuy Duong" w:date="2019-12-23T23:50:00Z">
                <w:pPr>
                  <w:jc w:val="left"/>
                </w:pPr>
              </w:pPrChange>
            </w:pPr>
            <w:ins w:id="2406" w:author="Nguyen Thi Thuy Duong" w:date="2019-12-17T16:36:00Z">
              <w:r w:rsidRPr="007B6C8E">
                <w:rPr>
                  <w:rPrChange w:id="2407" w:author="Nguyen Thi Thuy Duong" w:date="2019-12-23T23:50:00Z">
                    <w:rPr>
                      <w:rFonts w:ascii="Times New Roman" w:hAnsi="Times New Roman" w:cs="Times New Roman"/>
                      <w:sz w:val="15"/>
                      <w:szCs w:val="15"/>
                    </w:rPr>
                  </w:rPrChange>
                </w:rPr>
                <w:t>09/12/2019</w:t>
              </w:r>
            </w:ins>
          </w:p>
        </w:tc>
        <w:tc>
          <w:tcPr>
            <w:tcW w:w="1954" w:type="dxa"/>
            <w:tcBorders>
              <w:top w:val="single" w:sz="4" w:space="0" w:color="auto"/>
              <w:left w:val="single" w:sz="4" w:space="0" w:color="auto"/>
              <w:bottom w:val="single" w:sz="4" w:space="0" w:color="auto"/>
              <w:right w:val="single" w:sz="4" w:space="0" w:color="auto"/>
            </w:tcBorders>
            <w:hideMark/>
            <w:tcPrChange w:id="2408"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D58012C" w14:textId="77777777" w:rsidR="00F97B92" w:rsidRPr="007B6C8E" w:rsidRDefault="00F97B92">
            <w:pPr>
              <w:rPr>
                <w:ins w:id="2409" w:author="Nguyen Thi Thuy Duong" w:date="2019-12-17T16:36:00Z"/>
                <w:rPrChange w:id="2410" w:author="Nguyen Thi Thuy Duong" w:date="2019-12-23T23:50:00Z">
                  <w:rPr>
                    <w:ins w:id="2411" w:author="Nguyen Thi Thuy Duong" w:date="2019-12-17T16:36:00Z"/>
                    <w:rFonts w:ascii="Times New Roman" w:hAnsi="Times New Roman" w:cs="Times New Roman"/>
                    <w:sz w:val="15"/>
                    <w:szCs w:val="15"/>
                  </w:rPr>
                </w:rPrChange>
              </w:rPr>
              <w:pPrChange w:id="2412" w:author="Nguyen Thi Thuy Duong" w:date="2019-12-23T23:50:00Z">
                <w:pPr>
                  <w:jc w:val="left"/>
                </w:pPr>
              </w:pPrChange>
            </w:pPr>
            <w:ins w:id="2413" w:author="Nguyen Thi Thuy Duong" w:date="2019-12-17T16:36:00Z">
              <w:r w:rsidRPr="007B6C8E">
                <w:rPr>
                  <w:rPrChange w:id="2414" w:author="Nguyen Thi Thuy Duong" w:date="2019-12-23T23:50:00Z">
                    <w:rPr>
                      <w:rFonts w:ascii="Times New Roman" w:hAnsi="Times New Roman" w:cs="Times New Roman"/>
                      <w:sz w:val="15"/>
                      <w:szCs w:val="15"/>
                    </w:rPr>
                  </w:rPrChange>
                </w:rPr>
                <w:t>09/12/2019</w:t>
              </w:r>
            </w:ins>
          </w:p>
        </w:tc>
      </w:tr>
      <w:tr w:rsidR="00F97B92" w:rsidRPr="007B6C8E" w14:paraId="24913516" w14:textId="77777777" w:rsidTr="00F864E5">
        <w:trPr>
          <w:trHeight w:val="270"/>
          <w:ins w:id="2415" w:author="Nguyen Thi Thuy Duong" w:date="2019-12-17T16:36:00Z"/>
          <w:trPrChange w:id="2416"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41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B7E256C" w14:textId="77777777" w:rsidR="00F97B92" w:rsidRPr="007B6C8E" w:rsidRDefault="00F97B92">
            <w:pPr>
              <w:rPr>
                <w:ins w:id="2418" w:author="Nguyen Thi Thuy Duong" w:date="2019-12-17T16:36:00Z"/>
                <w:rPrChange w:id="2419" w:author="Nguyen Thi Thuy Duong" w:date="2019-12-23T23:50:00Z">
                  <w:rPr>
                    <w:ins w:id="2420" w:author="Nguyen Thi Thuy Duong" w:date="2019-12-17T16:36:00Z"/>
                    <w:rFonts w:ascii="Times New Roman" w:hAnsi="Times New Roman" w:cs="Times New Roman"/>
                    <w:sz w:val="15"/>
                    <w:szCs w:val="15"/>
                  </w:rPr>
                </w:rPrChange>
              </w:rPr>
              <w:pPrChange w:id="2421"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422"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616E8649" w14:textId="77777777" w:rsidR="00F97B92" w:rsidRPr="007B6C8E" w:rsidRDefault="00F97B92">
            <w:pPr>
              <w:rPr>
                <w:ins w:id="2423" w:author="Nguyen Thi Thuy Duong" w:date="2019-12-17T16:36:00Z"/>
                <w:rPrChange w:id="2424" w:author="Nguyen Thi Thuy Duong" w:date="2019-12-23T23:50:00Z">
                  <w:rPr>
                    <w:ins w:id="2425" w:author="Nguyen Thi Thuy Duong" w:date="2019-12-17T16:36:00Z"/>
                    <w:rFonts w:ascii="Times New Roman" w:hAnsi="Times New Roman" w:cs="Times New Roman"/>
                    <w:sz w:val="15"/>
                    <w:szCs w:val="15"/>
                  </w:rPr>
                </w:rPrChange>
              </w:rPr>
              <w:pPrChange w:id="2426" w:author="Nguyen Thi Thuy Duong" w:date="2019-12-23T23:50:00Z">
                <w:pPr>
                  <w:jc w:val="left"/>
                </w:pPr>
              </w:pPrChange>
            </w:pPr>
            <w:ins w:id="2427" w:author="Nguyen Thi Thuy Duong" w:date="2019-12-17T16:36:00Z">
              <w:r w:rsidRPr="007B6C8E">
                <w:rPr>
                  <w:rPrChange w:id="2428" w:author="Nguyen Thi Thuy Duong" w:date="2019-12-23T23:50:00Z">
                    <w:rPr>
                      <w:rFonts w:ascii="Times New Roman" w:hAnsi="Times New Roman" w:cs="Times New Roman"/>
                      <w:sz w:val="15"/>
                      <w:szCs w:val="15"/>
                    </w:rPr>
                  </w:rPrChange>
                </w:rPr>
                <w:t>3.2. Xây dựng front-end</w:t>
              </w:r>
            </w:ins>
          </w:p>
        </w:tc>
        <w:tc>
          <w:tcPr>
            <w:tcW w:w="1233" w:type="dxa"/>
            <w:tcBorders>
              <w:top w:val="single" w:sz="4" w:space="0" w:color="auto"/>
              <w:left w:val="single" w:sz="4" w:space="0" w:color="auto"/>
              <w:bottom w:val="single" w:sz="4" w:space="0" w:color="auto"/>
              <w:right w:val="single" w:sz="4" w:space="0" w:color="auto"/>
            </w:tcBorders>
            <w:hideMark/>
            <w:tcPrChange w:id="2429"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682287A4" w14:textId="77777777" w:rsidR="00F97B92" w:rsidRPr="007B6C8E" w:rsidRDefault="00F97B92">
            <w:pPr>
              <w:rPr>
                <w:ins w:id="2430" w:author="Nguyen Thi Thuy Duong" w:date="2019-12-17T16:36:00Z"/>
                <w:rPrChange w:id="2431" w:author="Nguyen Thi Thuy Duong" w:date="2019-12-23T23:50:00Z">
                  <w:rPr>
                    <w:ins w:id="2432" w:author="Nguyen Thi Thuy Duong" w:date="2019-12-17T16:36:00Z"/>
                    <w:rFonts w:ascii="Times New Roman" w:hAnsi="Times New Roman" w:cs="Times New Roman"/>
                    <w:sz w:val="15"/>
                    <w:szCs w:val="15"/>
                  </w:rPr>
                </w:rPrChange>
              </w:rPr>
              <w:pPrChange w:id="2433" w:author="Nguyen Thi Thuy Duong" w:date="2019-12-23T23:50:00Z">
                <w:pPr>
                  <w:jc w:val="left"/>
                </w:pPr>
              </w:pPrChange>
            </w:pPr>
            <w:ins w:id="2434" w:author="Nguyen Thi Thuy Duong" w:date="2019-12-17T16:36:00Z">
              <w:r w:rsidRPr="007B6C8E">
                <w:rPr>
                  <w:rPrChange w:id="2435" w:author="Nguyen Thi Thuy Duong" w:date="2019-12-23T23:50:00Z">
                    <w:rPr>
                      <w:rFonts w:ascii="Times New Roman" w:hAnsi="Times New Roman" w:cs="Times New Roman"/>
                      <w:sz w:val="15"/>
                      <w:szCs w:val="15"/>
                    </w:rPr>
                  </w:rPrChange>
                </w:rPr>
                <w:t>3.2.1. Coding</w:t>
              </w:r>
            </w:ins>
          </w:p>
        </w:tc>
        <w:tc>
          <w:tcPr>
            <w:tcW w:w="1145" w:type="dxa"/>
            <w:tcBorders>
              <w:top w:val="single" w:sz="4" w:space="0" w:color="auto"/>
              <w:left w:val="single" w:sz="4" w:space="0" w:color="auto"/>
              <w:bottom w:val="single" w:sz="4" w:space="0" w:color="auto"/>
              <w:right w:val="single" w:sz="4" w:space="0" w:color="auto"/>
            </w:tcBorders>
            <w:tcPrChange w:id="2436"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0FBA98B7" w14:textId="77777777" w:rsidR="00F97B92" w:rsidRPr="007B6C8E" w:rsidRDefault="00F97B92">
            <w:pPr>
              <w:rPr>
                <w:ins w:id="2437" w:author="Nguyen Thi Thuy Duong" w:date="2019-12-17T16:36:00Z"/>
                <w:rPrChange w:id="2438" w:author="Nguyen Thi Thuy Duong" w:date="2019-12-23T23:50:00Z">
                  <w:rPr>
                    <w:ins w:id="2439" w:author="Nguyen Thi Thuy Duong" w:date="2019-12-17T16:36:00Z"/>
                    <w:rFonts w:ascii="Times New Roman" w:hAnsi="Times New Roman" w:cs="Times New Roman"/>
                    <w:sz w:val="15"/>
                    <w:szCs w:val="15"/>
                  </w:rPr>
                </w:rPrChange>
              </w:rPr>
              <w:pPrChange w:id="2440"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441"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04815ACF" w14:textId="77777777" w:rsidR="00F97B92" w:rsidRPr="007B6C8E" w:rsidRDefault="00F97B92">
            <w:pPr>
              <w:rPr>
                <w:ins w:id="2442" w:author="Nguyen Thi Thuy Duong" w:date="2019-12-17T16:36:00Z"/>
                <w:rPrChange w:id="2443" w:author="Nguyen Thi Thuy Duong" w:date="2019-12-23T23:50:00Z">
                  <w:rPr>
                    <w:ins w:id="2444" w:author="Nguyen Thi Thuy Duong" w:date="2019-12-17T16:36:00Z"/>
                    <w:rFonts w:ascii="Times New Roman" w:hAnsi="Times New Roman" w:cs="Times New Roman"/>
                    <w:sz w:val="15"/>
                    <w:szCs w:val="15"/>
                  </w:rPr>
                </w:rPrChange>
              </w:rPr>
              <w:pPrChange w:id="2445" w:author="Nguyen Thi Thuy Duong" w:date="2019-12-23T23:50:00Z">
                <w:pPr>
                  <w:jc w:val="left"/>
                </w:pPr>
              </w:pPrChange>
            </w:pPr>
            <w:ins w:id="2446" w:author="Nguyen Thi Thuy Duong" w:date="2019-12-17T16:36:00Z">
              <w:r w:rsidRPr="007B6C8E">
                <w:rPr>
                  <w:rPrChange w:id="2447" w:author="Nguyen Thi Thuy Duong" w:date="2019-12-23T23:50:00Z">
                    <w:rPr>
                      <w:rFonts w:ascii="Times New Roman" w:hAnsi="Times New Roman" w:cs="Times New Roman"/>
                      <w:sz w:val="15"/>
                      <w:szCs w:val="15"/>
                    </w:rPr>
                  </w:rPrChange>
                </w:rPr>
                <w:t>01/12/2019</w:t>
              </w:r>
            </w:ins>
          </w:p>
        </w:tc>
        <w:tc>
          <w:tcPr>
            <w:tcW w:w="1954" w:type="dxa"/>
            <w:tcBorders>
              <w:top w:val="single" w:sz="4" w:space="0" w:color="auto"/>
              <w:left w:val="single" w:sz="4" w:space="0" w:color="auto"/>
              <w:bottom w:val="single" w:sz="4" w:space="0" w:color="auto"/>
              <w:right w:val="single" w:sz="4" w:space="0" w:color="auto"/>
            </w:tcBorders>
            <w:hideMark/>
            <w:tcPrChange w:id="2448"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1855EC2" w14:textId="77777777" w:rsidR="00F97B92" w:rsidRPr="007B6C8E" w:rsidRDefault="00F97B92">
            <w:pPr>
              <w:rPr>
                <w:ins w:id="2449" w:author="Nguyen Thi Thuy Duong" w:date="2019-12-17T16:36:00Z"/>
                <w:rPrChange w:id="2450" w:author="Nguyen Thi Thuy Duong" w:date="2019-12-23T23:50:00Z">
                  <w:rPr>
                    <w:ins w:id="2451" w:author="Nguyen Thi Thuy Duong" w:date="2019-12-17T16:36:00Z"/>
                    <w:rFonts w:ascii="Times New Roman" w:hAnsi="Times New Roman" w:cs="Times New Roman"/>
                    <w:sz w:val="15"/>
                    <w:szCs w:val="15"/>
                  </w:rPr>
                </w:rPrChange>
              </w:rPr>
              <w:pPrChange w:id="2452" w:author="Nguyen Thi Thuy Duong" w:date="2019-12-23T23:50:00Z">
                <w:pPr>
                  <w:jc w:val="left"/>
                </w:pPr>
              </w:pPrChange>
            </w:pPr>
            <w:ins w:id="2453" w:author="Nguyen Thi Thuy Duong" w:date="2019-12-17T16:36:00Z">
              <w:r w:rsidRPr="007B6C8E">
                <w:rPr>
                  <w:rPrChange w:id="2454" w:author="Nguyen Thi Thuy Duong" w:date="2019-12-23T23:50:00Z">
                    <w:rPr>
                      <w:rFonts w:ascii="Times New Roman" w:hAnsi="Times New Roman" w:cs="Times New Roman"/>
                      <w:sz w:val="15"/>
                      <w:szCs w:val="15"/>
                    </w:rPr>
                  </w:rPrChange>
                </w:rPr>
                <w:t>01/01/2020</w:t>
              </w:r>
            </w:ins>
          </w:p>
        </w:tc>
      </w:tr>
      <w:tr w:rsidR="00F97B92" w:rsidRPr="007B6C8E" w14:paraId="54BD8843" w14:textId="77777777" w:rsidTr="00F864E5">
        <w:trPr>
          <w:trHeight w:val="270"/>
          <w:ins w:id="2455" w:author="Nguyen Thi Thuy Duong" w:date="2019-12-17T16:36:00Z"/>
          <w:trPrChange w:id="2456"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45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1AE432A" w14:textId="77777777" w:rsidR="00F97B92" w:rsidRPr="007B6C8E" w:rsidRDefault="00F97B92">
            <w:pPr>
              <w:rPr>
                <w:ins w:id="2458" w:author="Nguyen Thi Thuy Duong" w:date="2019-12-17T16:36:00Z"/>
                <w:rPrChange w:id="2459" w:author="Nguyen Thi Thuy Duong" w:date="2019-12-23T23:50:00Z">
                  <w:rPr>
                    <w:ins w:id="2460" w:author="Nguyen Thi Thuy Duong" w:date="2019-12-17T16:36:00Z"/>
                    <w:rFonts w:ascii="Times New Roman" w:hAnsi="Times New Roman" w:cs="Times New Roman"/>
                    <w:sz w:val="15"/>
                    <w:szCs w:val="15"/>
                  </w:rPr>
                </w:rPrChange>
              </w:rPr>
              <w:pPrChange w:id="2461"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46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4553889C" w14:textId="77777777" w:rsidR="00F97B92" w:rsidRPr="007B6C8E" w:rsidRDefault="00F97B92">
            <w:pPr>
              <w:rPr>
                <w:ins w:id="2463" w:author="Nguyen Thi Thuy Duong" w:date="2019-12-17T16:36:00Z"/>
                <w:rPrChange w:id="2464" w:author="Nguyen Thi Thuy Duong" w:date="2019-12-23T23:50:00Z">
                  <w:rPr>
                    <w:ins w:id="2465" w:author="Nguyen Thi Thuy Duong" w:date="2019-12-17T16:36:00Z"/>
                    <w:rFonts w:ascii="Times New Roman" w:hAnsi="Times New Roman" w:cs="Times New Roman"/>
                    <w:sz w:val="15"/>
                    <w:szCs w:val="15"/>
                  </w:rPr>
                </w:rPrChange>
              </w:rPr>
              <w:pPrChange w:id="2466"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467"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0ACA74F" w14:textId="77777777" w:rsidR="00F97B92" w:rsidRPr="007B6C8E" w:rsidRDefault="00F97B92">
            <w:pPr>
              <w:rPr>
                <w:ins w:id="2468" w:author="Nguyen Thi Thuy Duong" w:date="2019-12-17T16:36:00Z"/>
                <w:rPrChange w:id="2469" w:author="Nguyen Thi Thuy Duong" w:date="2019-12-23T23:50:00Z">
                  <w:rPr>
                    <w:ins w:id="2470" w:author="Nguyen Thi Thuy Duong" w:date="2019-12-17T16:36:00Z"/>
                    <w:rFonts w:ascii="Times New Roman" w:hAnsi="Times New Roman" w:cs="Times New Roman"/>
                    <w:sz w:val="15"/>
                    <w:szCs w:val="15"/>
                  </w:rPr>
                </w:rPrChange>
              </w:rPr>
              <w:pPrChange w:id="2471" w:author="Nguyen Thi Thuy Duong" w:date="2019-12-23T23:50:00Z">
                <w:pPr>
                  <w:jc w:val="left"/>
                </w:pPr>
              </w:pPrChange>
            </w:pPr>
            <w:ins w:id="2472" w:author="Nguyen Thi Thuy Duong" w:date="2019-12-17T16:36:00Z">
              <w:r w:rsidRPr="007B6C8E">
                <w:rPr>
                  <w:rPrChange w:id="2473" w:author="Nguyen Thi Thuy Duong" w:date="2019-12-23T23:50:00Z">
                    <w:rPr>
                      <w:rFonts w:ascii="Times New Roman" w:hAnsi="Times New Roman" w:cs="Times New Roman"/>
                      <w:sz w:val="15"/>
                      <w:szCs w:val="15"/>
                    </w:rPr>
                  </w:rPrChange>
                </w:rPr>
                <w:t xml:space="preserve">3.2.2. Kiểm thử </w:t>
              </w:r>
            </w:ins>
          </w:p>
        </w:tc>
        <w:tc>
          <w:tcPr>
            <w:tcW w:w="1145" w:type="dxa"/>
            <w:tcBorders>
              <w:top w:val="single" w:sz="4" w:space="0" w:color="auto"/>
              <w:left w:val="single" w:sz="4" w:space="0" w:color="auto"/>
              <w:bottom w:val="single" w:sz="4" w:space="0" w:color="auto"/>
              <w:right w:val="single" w:sz="4" w:space="0" w:color="auto"/>
            </w:tcBorders>
            <w:tcPrChange w:id="2474"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6A9B44FC" w14:textId="77777777" w:rsidR="00F97B92" w:rsidRPr="007B6C8E" w:rsidRDefault="00F97B92">
            <w:pPr>
              <w:rPr>
                <w:ins w:id="2475" w:author="Nguyen Thi Thuy Duong" w:date="2019-12-17T16:36:00Z"/>
                <w:rPrChange w:id="2476" w:author="Nguyen Thi Thuy Duong" w:date="2019-12-23T23:50:00Z">
                  <w:rPr>
                    <w:ins w:id="2477" w:author="Nguyen Thi Thuy Duong" w:date="2019-12-17T16:36:00Z"/>
                    <w:rFonts w:ascii="Times New Roman" w:hAnsi="Times New Roman" w:cs="Times New Roman"/>
                    <w:sz w:val="15"/>
                    <w:szCs w:val="15"/>
                  </w:rPr>
                </w:rPrChange>
              </w:rPr>
              <w:pPrChange w:id="2478"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47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61B255BB" w14:textId="77777777" w:rsidR="00F97B92" w:rsidRPr="007B6C8E" w:rsidRDefault="00F97B92">
            <w:pPr>
              <w:rPr>
                <w:ins w:id="2480" w:author="Nguyen Thi Thuy Duong" w:date="2019-12-17T16:36:00Z"/>
                <w:rPrChange w:id="2481" w:author="Nguyen Thi Thuy Duong" w:date="2019-12-23T23:50:00Z">
                  <w:rPr>
                    <w:ins w:id="2482" w:author="Nguyen Thi Thuy Duong" w:date="2019-12-17T16:36:00Z"/>
                    <w:rFonts w:ascii="Times New Roman" w:hAnsi="Times New Roman" w:cs="Times New Roman"/>
                    <w:sz w:val="15"/>
                    <w:szCs w:val="15"/>
                  </w:rPr>
                </w:rPrChange>
              </w:rPr>
              <w:pPrChange w:id="2483" w:author="Nguyen Thi Thuy Duong" w:date="2019-12-23T23:50:00Z">
                <w:pPr>
                  <w:jc w:val="left"/>
                </w:pPr>
              </w:pPrChange>
            </w:pPr>
            <w:ins w:id="2484" w:author="Nguyen Thi Thuy Duong" w:date="2019-12-17T16:36:00Z">
              <w:r w:rsidRPr="007B6C8E">
                <w:rPr>
                  <w:rPrChange w:id="2485" w:author="Nguyen Thi Thuy Duong" w:date="2019-12-23T23:50:00Z">
                    <w:rPr>
                      <w:rFonts w:ascii="Times New Roman" w:hAnsi="Times New Roman" w:cs="Times New Roman"/>
                      <w:sz w:val="15"/>
                      <w:szCs w:val="15"/>
                    </w:rPr>
                  </w:rPrChange>
                </w:rPr>
                <w:t>02/01/2020</w:t>
              </w:r>
            </w:ins>
          </w:p>
        </w:tc>
        <w:tc>
          <w:tcPr>
            <w:tcW w:w="1954" w:type="dxa"/>
            <w:tcBorders>
              <w:top w:val="single" w:sz="4" w:space="0" w:color="auto"/>
              <w:left w:val="single" w:sz="4" w:space="0" w:color="auto"/>
              <w:bottom w:val="single" w:sz="4" w:space="0" w:color="auto"/>
              <w:right w:val="single" w:sz="4" w:space="0" w:color="auto"/>
            </w:tcBorders>
            <w:hideMark/>
            <w:tcPrChange w:id="248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118FCD24" w14:textId="77777777" w:rsidR="00F97B92" w:rsidRPr="007B6C8E" w:rsidRDefault="00F97B92">
            <w:pPr>
              <w:rPr>
                <w:ins w:id="2487" w:author="Nguyen Thi Thuy Duong" w:date="2019-12-17T16:36:00Z"/>
                <w:rPrChange w:id="2488" w:author="Nguyen Thi Thuy Duong" w:date="2019-12-23T23:50:00Z">
                  <w:rPr>
                    <w:ins w:id="2489" w:author="Nguyen Thi Thuy Duong" w:date="2019-12-17T16:36:00Z"/>
                    <w:rFonts w:ascii="Times New Roman" w:hAnsi="Times New Roman" w:cs="Times New Roman"/>
                    <w:sz w:val="15"/>
                    <w:szCs w:val="15"/>
                  </w:rPr>
                </w:rPrChange>
              </w:rPr>
              <w:pPrChange w:id="2490" w:author="Nguyen Thi Thuy Duong" w:date="2019-12-23T23:50:00Z">
                <w:pPr>
                  <w:jc w:val="left"/>
                </w:pPr>
              </w:pPrChange>
            </w:pPr>
            <w:ins w:id="2491" w:author="Nguyen Thi Thuy Duong" w:date="2019-12-17T16:36:00Z">
              <w:r w:rsidRPr="007B6C8E">
                <w:rPr>
                  <w:rPrChange w:id="2492" w:author="Nguyen Thi Thuy Duong" w:date="2019-12-23T23:50:00Z">
                    <w:rPr>
                      <w:rFonts w:ascii="Times New Roman" w:hAnsi="Times New Roman" w:cs="Times New Roman"/>
                      <w:sz w:val="15"/>
                      <w:szCs w:val="15"/>
                    </w:rPr>
                  </w:rPrChange>
                </w:rPr>
                <w:t>02/01/2020</w:t>
              </w:r>
            </w:ins>
          </w:p>
        </w:tc>
      </w:tr>
      <w:tr w:rsidR="00F97B92" w:rsidRPr="007B6C8E" w14:paraId="76D02DA9" w14:textId="77777777" w:rsidTr="00F864E5">
        <w:trPr>
          <w:trHeight w:val="270"/>
          <w:ins w:id="2493" w:author="Nguyen Thi Thuy Duong" w:date="2019-12-17T16:36:00Z"/>
          <w:trPrChange w:id="2494"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49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0621564C" w14:textId="77777777" w:rsidR="00F97B92" w:rsidRPr="007B6C8E" w:rsidRDefault="00F97B92">
            <w:pPr>
              <w:rPr>
                <w:ins w:id="2496" w:author="Nguyen Thi Thuy Duong" w:date="2019-12-17T16:36:00Z"/>
                <w:rPrChange w:id="2497" w:author="Nguyen Thi Thuy Duong" w:date="2019-12-23T23:50:00Z">
                  <w:rPr>
                    <w:ins w:id="2498" w:author="Nguyen Thi Thuy Duong" w:date="2019-12-17T16:36:00Z"/>
                    <w:rFonts w:ascii="Times New Roman" w:hAnsi="Times New Roman" w:cs="Times New Roman"/>
                    <w:sz w:val="15"/>
                    <w:szCs w:val="15"/>
                  </w:rPr>
                </w:rPrChange>
              </w:rPr>
              <w:pPrChange w:id="2499"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500"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47F860EC" w14:textId="77777777" w:rsidR="00F97B92" w:rsidRPr="007B6C8E" w:rsidRDefault="00F97B92">
            <w:pPr>
              <w:rPr>
                <w:ins w:id="2501" w:author="Nguyen Thi Thuy Duong" w:date="2019-12-17T16:36:00Z"/>
                <w:rPrChange w:id="2502" w:author="Nguyen Thi Thuy Duong" w:date="2019-12-23T23:50:00Z">
                  <w:rPr>
                    <w:ins w:id="2503" w:author="Nguyen Thi Thuy Duong" w:date="2019-12-17T16:36:00Z"/>
                    <w:rFonts w:ascii="Times New Roman" w:hAnsi="Times New Roman" w:cs="Times New Roman"/>
                    <w:sz w:val="15"/>
                    <w:szCs w:val="15"/>
                  </w:rPr>
                </w:rPrChange>
              </w:rPr>
              <w:pPrChange w:id="2504" w:author="Nguyen Thi Thuy Duong" w:date="2019-12-23T23:50:00Z">
                <w:pPr>
                  <w:jc w:val="left"/>
                </w:pPr>
              </w:pPrChange>
            </w:pPr>
            <w:ins w:id="2505" w:author="Nguyen Thi Thuy Duong" w:date="2019-12-17T16:36:00Z">
              <w:r w:rsidRPr="007B6C8E">
                <w:rPr>
                  <w:rPrChange w:id="2506" w:author="Nguyen Thi Thuy Duong" w:date="2019-12-23T23:50:00Z">
                    <w:rPr>
                      <w:rFonts w:ascii="Times New Roman" w:hAnsi="Times New Roman" w:cs="Times New Roman"/>
                      <w:sz w:val="15"/>
                      <w:szCs w:val="15"/>
                    </w:rPr>
                  </w:rPrChange>
                </w:rPr>
                <w:t>3.3. Xây dựng back-end</w:t>
              </w:r>
            </w:ins>
          </w:p>
        </w:tc>
        <w:tc>
          <w:tcPr>
            <w:tcW w:w="1233" w:type="dxa"/>
            <w:tcBorders>
              <w:top w:val="single" w:sz="4" w:space="0" w:color="auto"/>
              <w:left w:val="single" w:sz="4" w:space="0" w:color="auto"/>
              <w:bottom w:val="single" w:sz="4" w:space="0" w:color="auto"/>
              <w:right w:val="single" w:sz="4" w:space="0" w:color="auto"/>
            </w:tcBorders>
            <w:hideMark/>
            <w:tcPrChange w:id="2507"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1EAB2A3C" w14:textId="77777777" w:rsidR="00F97B92" w:rsidRPr="007B6C8E" w:rsidRDefault="00F97B92">
            <w:pPr>
              <w:rPr>
                <w:ins w:id="2508" w:author="Nguyen Thi Thuy Duong" w:date="2019-12-17T16:36:00Z"/>
                <w:rPrChange w:id="2509" w:author="Nguyen Thi Thuy Duong" w:date="2019-12-23T23:50:00Z">
                  <w:rPr>
                    <w:ins w:id="2510" w:author="Nguyen Thi Thuy Duong" w:date="2019-12-17T16:36:00Z"/>
                    <w:rFonts w:ascii="Times New Roman" w:hAnsi="Times New Roman" w:cs="Times New Roman"/>
                    <w:sz w:val="15"/>
                    <w:szCs w:val="15"/>
                  </w:rPr>
                </w:rPrChange>
              </w:rPr>
              <w:pPrChange w:id="2511" w:author="Nguyen Thi Thuy Duong" w:date="2019-12-23T23:50:00Z">
                <w:pPr>
                  <w:jc w:val="left"/>
                </w:pPr>
              </w:pPrChange>
            </w:pPr>
            <w:ins w:id="2512" w:author="Nguyen Thi Thuy Duong" w:date="2019-12-17T16:36:00Z">
              <w:r w:rsidRPr="007B6C8E">
                <w:rPr>
                  <w:rPrChange w:id="2513" w:author="Nguyen Thi Thuy Duong" w:date="2019-12-23T23:50:00Z">
                    <w:rPr>
                      <w:rFonts w:ascii="Times New Roman" w:hAnsi="Times New Roman" w:cs="Times New Roman"/>
                      <w:sz w:val="15"/>
                      <w:szCs w:val="15"/>
                    </w:rPr>
                  </w:rPrChange>
                </w:rPr>
                <w:t>3.3.1. Coding</w:t>
              </w:r>
            </w:ins>
          </w:p>
        </w:tc>
        <w:tc>
          <w:tcPr>
            <w:tcW w:w="1145" w:type="dxa"/>
            <w:tcBorders>
              <w:top w:val="single" w:sz="4" w:space="0" w:color="auto"/>
              <w:left w:val="single" w:sz="4" w:space="0" w:color="auto"/>
              <w:bottom w:val="single" w:sz="4" w:space="0" w:color="auto"/>
              <w:right w:val="single" w:sz="4" w:space="0" w:color="auto"/>
            </w:tcBorders>
            <w:tcPrChange w:id="2514"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277FF3E0" w14:textId="77777777" w:rsidR="00F97B92" w:rsidRPr="007B6C8E" w:rsidRDefault="00F97B92">
            <w:pPr>
              <w:rPr>
                <w:ins w:id="2515" w:author="Nguyen Thi Thuy Duong" w:date="2019-12-17T16:36:00Z"/>
                <w:rPrChange w:id="2516" w:author="Nguyen Thi Thuy Duong" w:date="2019-12-23T23:50:00Z">
                  <w:rPr>
                    <w:ins w:id="2517" w:author="Nguyen Thi Thuy Duong" w:date="2019-12-17T16:36:00Z"/>
                    <w:rFonts w:ascii="Times New Roman" w:hAnsi="Times New Roman" w:cs="Times New Roman"/>
                    <w:sz w:val="15"/>
                    <w:szCs w:val="15"/>
                  </w:rPr>
                </w:rPrChange>
              </w:rPr>
              <w:pPrChange w:id="2518"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519"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2BB9510" w14:textId="77777777" w:rsidR="00F97B92" w:rsidRPr="007B6C8E" w:rsidRDefault="00F97B92">
            <w:pPr>
              <w:rPr>
                <w:ins w:id="2520" w:author="Nguyen Thi Thuy Duong" w:date="2019-12-17T16:36:00Z"/>
                <w:rPrChange w:id="2521" w:author="Nguyen Thi Thuy Duong" w:date="2019-12-23T23:50:00Z">
                  <w:rPr>
                    <w:ins w:id="2522" w:author="Nguyen Thi Thuy Duong" w:date="2019-12-17T16:36:00Z"/>
                    <w:rFonts w:ascii="Times New Roman" w:hAnsi="Times New Roman" w:cs="Times New Roman"/>
                    <w:sz w:val="15"/>
                    <w:szCs w:val="15"/>
                  </w:rPr>
                </w:rPrChange>
              </w:rPr>
              <w:pPrChange w:id="2523" w:author="Nguyen Thi Thuy Duong" w:date="2019-12-23T23:50:00Z">
                <w:pPr>
                  <w:jc w:val="left"/>
                </w:pPr>
              </w:pPrChange>
            </w:pPr>
            <w:ins w:id="2524" w:author="Nguyen Thi Thuy Duong" w:date="2019-12-17T16:36:00Z">
              <w:r w:rsidRPr="007B6C8E">
                <w:rPr>
                  <w:rPrChange w:id="2525" w:author="Nguyen Thi Thuy Duong" w:date="2019-12-23T23:50:00Z">
                    <w:rPr>
                      <w:rFonts w:ascii="Times New Roman" w:hAnsi="Times New Roman" w:cs="Times New Roman"/>
                      <w:sz w:val="15"/>
                      <w:szCs w:val="15"/>
                    </w:rPr>
                  </w:rPrChange>
                </w:rPr>
                <w:t>10/12/2019</w:t>
              </w:r>
            </w:ins>
          </w:p>
        </w:tc>
        <w:tc>
          <w:tcPr>
            <w:tcW w:w="1954" w:type="dxa"/>
            <w:tcBorders>
              <w:top w:val="single" w:sz="4" w:space="0" w:color="auto"/>
              <w:left w:val="single" w:sz="4" w:space="0" w:color="auto"/>
              <w:bottom w:val="single" w:sz="4" w:space="0" w:color="auto"/>
              <w:right w:val="single" w:sz="4" w:space="0" w:color="auto"/>
            </w:tcBorders>
            <w:hideMark/>
            <w:tcPrChange w:id="2526"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21528BF6" w14:textId="77777777" w:rsidR="00F97B92" w:rsidRPr="007B6C8E" w:rsidRDefault="00F97B92">
            <w:pPr>
              <w:rPr>
                <w:ins w:id="2527" w:author="Nguyen Thi Thuy Duong" w:date="2019-12-17T16:36:00Z"/>
                <w:rPrChange w:id="2528" w:author="Nguyen Thi Thuy Duong" w:date="2019-12-23T23:50:00Z">
                  <w:rPr>
                    <w:ins w:id="2529" w:author="Nguyen Thi Thuy Duong" w:date="2019-12-17T16:36:00Z"/>
                    <w:rFonts w:ascii="Times New Roman" w:hAnsi="Times New Roman" w:cs="Times New Roman"/>
                    <w:sz w:val="15"/>
                    <w:szCs w:val="15"/>
                  </w:rPr>
                </w:rPrChange>
              </w:rPr>
              <w:pPrChange w:id="2530" w:author="Nguyen Thi Thuy Duong" w:date="2019-12-23T23:50:00Z">
                <w:pPr>
                  <w:jc w:val="left"/>
                </w:pPr>
              </w:pPrChange>
            </w:pPr>
            <w:ins w:id="2531" w:author="Nguyen Thi Thuy Duong" w:date="2019-12-17T16:36:00Z">
              <w:r w:rsidRPr="007B6C8E">
                <w:rPr>
                  <w:rPrChange w:id="2532" w:author="Nguyen Thi Thuy Duong" w:date="2019-12-23T23:50:00Z">
                    <w:rPr>
                      <w:rFonts w:ascii="Times New Roman" w:hAnsi="Times New Roman" w:cs="Times New Roman"/>
                      <w:sz w:val="15"/>
                      <w:szCs w:val="15"/>
                    </w:rPr>
                  </w:rPrChange>
                </w:rPr>
                <w:t>10/01/2020</w:t>
              </w:r>
            </w:ins>
          </w:p>
        </w:tc>
      </w:tr>
      <w:tr w:rsidR="00F97B92" w:rsidRPr="007B6C8E" w14:paraId="0443F986" w14:textId="77777777" w:rsidTr="00F864E5">
        <w:trPr>
          <w:trHeight w:val="270"/>
          <w:ins w:id="2533" w:author="Nguyen Thi Thuy Duong" w:date="2019-12-17T16:36:00Z"/>
          <w:trPrChange w:id="2534" w:author="Nguyen Thi Thuy Duong" w:date="2019-12-23T23:50:00Z">
            <w:trPr>
              <w:trHeight w:val="27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535"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B74AFAC" w14:textId="77777777" w:rsidR="00F97B92" w:rsidRPr="007B6C8E" w:rsidRDefault="00F97B92">
            <w:pPr>
              <w:rPr>
                <w:ins w:id="2536" w:author="Nguyen Thi Thuy Duong" w:date="2019-12-17T16:36:00Z"/>
                <w:rPrChange w:id="2537" w:author="Nguyen Thi Thuy Duong" w:date="2019-12-23T23:50:00Z">
                  <w:rPr>
                    <w:ins w:id="2538" w:author="Nguyen Thi Thuy Duong" w:date="2019-12-17T16:36:00Z"/>
                    <w:rFonts w:ascii="Times New Roman" w:hAnsi="Times New Roman" w:cs="Times New Roman"/>
                    <w:sz w:val="15"/>
                    <w:szCs w:val="15"/>
                  </w:rPr>
                </w:rPrChange>
              </w:rPr>
              <w:pPrChange w:id="2539"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540"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68415F4" w14:textId="77777777" w:rsidR="00F97B92" w:rsidRPr="007B6C8E" w:rsidRDefault="00F97B92">
            <w:pPr>
              <w:rPr>
                <w:ins w:id="2541" w:author="Nguyen Thi Thuy Duong" w:date="2019-12-17T16:36:00Z"/>
                <w:rPrChange w:id="2542" w:author="Nguyen Thi Thuy Duong" w:date="2019-12-23T23:50:00Z">
                  <w:rPr>
                    <w:ins w:id="2543" w:author="Nguyen Thi Thuy Duong" w:date="2019-12-17T16:36:00Z"/>
                    <w:rFonts w:ascii="Times New Roman" w:hAnsi="Times New Roman" w:cs="Times New Roman"/>
                    <w:sz w:val="15"/>
                    <w:szCs w:val="15"/>
                  </w:rPr>
                </w:rPrChange>
              </w:rPr>
              <w:pPrChange w:id="2544"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545"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044AFB86" w14:textId="77777777" w:rsidR="00F97B92" w:rsidRPr="007B6C8E" w:rsidRDefault="00F97B92">
            <w:pPr>
              <w:rPr>
                <w:ins w:id="2546" w:author="Nguyen Thi Thuy Duong" w:date="2019-12-17T16:36:00Z"/>
                <w:rPrChange w:id="2547" w:author="Nguyen Thi Thuy Duong" w:date="2019-12-23T23:50:00Z">
                  <w:rPr>
                    <w:ins w:id="2548" w:author="Nguyen Thi Thuy Duong" w:date="2019-12-17T16:36:00Z"/>
                    <w:rFonts w:ascii="Times New Roman" w:hAnsi="Times New Roman" w:cs="Times New Roman"/>
                    <w:sz w:val="15"/>
                    <w:szCs w:val="15"/>
                  </w:rPr>
                </w:rPrChange>
              </w:rPr>
              <w:pPrChange w:id="2549" w:author="Nguyen Thi Thuy Duong" w:date="2019-12-23T23:50:00Z">
                <w:pPr>
                  <w:jc w:val="left"/>
                </w:pPr>
              </w:pPrChange>
            </w:pPr>
            <w:ins w:id="2550" w:author="Nguyen Thi Thuy Duong" w:date="2019-12-17T16:36:00Z">
              <w:r w:rsidRPr="007B6C8E">
                <w:rPr>
                  <w:rPrChange w:id="2551" w:author="Nguyen Thi Thuy Duong" w:date="2019-12-23T23:50:00Z">
                    <w:rPr>
                      <w:rFonts w:ascii="Times New Roman" w:hAnsi="Times New Roman" w:cs="Times New Roman"/>
                      <w:sz w:val="15"/>
                      <w:szCs w:val="15"/>
                    </w:rPr>
                  </w:rPrChange>
                </w:rPr>
                <w:t>3.3.2. Kiểm thử</w:t>
              </w:r>
            </w:ins>
          </w:p>
        </w:tc>
        <w:tc>
          <w:tcPr>
            <w:tcW w:w="1145" w:type="dxa"/>
            <w:tcBorders>
              <w:top w:val="single" w:sz="4" w:space="0" w:color="auto"/>
              <w:left w:val="single" w:sz="4" w:space="0" w:color="auto"/>
              <w:bottom w:val="single" w:sz="4" w:space="0" w:color="auto"/>
              <w:right w:val="single" w:sz="4" w:space="0" w:color="auto"/>
            </w:tcBorders>
            <w:tcPrChange w:id="2552"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4B9FFAE7" w14:textId="77777777" w:rsidR="00F97B92" w:rsidRPr="007B6C8E" w:rsidRDefault="00F97B92">
            <w:pPr>
              <w:rPr>
                <w:ins w:id="2553" w:author="Nguyen Thi Thuy Duong" w:date="2019-12-17T16:36:00Z"/>
                <w:rPrChange w:id="2554" w:author="Nguyen Thi Thuy Duong" w:date="2019-12-23T23:50:00Z">
                  <w:rPr>
                    <w:ins w:id="2555" w:author="Nguyen Thi Thuy Duong" w:date="2019-12-17T16:36:00Z"/>
                    <w:rFonts w:ascii="Times New Roman" w:hAnsi="Times New Roman" w:cs="Times New Roman"/>
                    <w:sz w:val="15"/>
                    <w:szCs w:val="15"/>
                  </w:rPr>
                </w:rPrChange>
              </w:rPr>
              <w:pPrChange w:id="2556"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557"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36944BC" w14:textId="77777777" w:rsidR="00F97B92" w:rsidRPr="007B6C8E" w:rsidRDefault="00F97B92">
            <w:pPr>
              <w:rPr>
                <w:ins w:id="2558" w:author="Nguyen Thi Thuy Duong" w:date="2019-12-17T16:36:00Z"/>
                <w:rPrChange w:id="2559" w:author="Nguyen Thi Thuy Duong" w:date="2019-12-23T23:50:00Z">
                  <w:rPr>
                    <w:ins w:id="2560" w:author="Nguyen Thi Thuy Duong" w:date="2019-12-17T16:36:00Z"/>
                    <w:rFonts w:ascii="Times New Roman" w:hAnsi="Times New Roman" w:cs="Times New Roman"/>
                    <w:sz w:val="15"/>
                    <w:szCs w:val="15"/>
                  </w:rPr>
                </w:rPrChange>
              </w:rPr>
              <w:pPrChange w:id="2561" w:author="Nguyen Thi Thuy Duong" w:date="2019-12-23T23:50:00Z">
                <w:pPr>
                  <w:jc w:val="left"/>
                </w:pPr>
              </w:pPrChange>
            </w:pPr>
            <w:ins w:id="2562" w:author="Nguyen Thi Thuy Duong" w:date="2019-12-17T16:36:00Z">
              <w:r w:rsidRPr="007B6C8E">
                <w:rPr>
                  <w:rPrChange w:id="2563" w:author="Nguyen Thi Thuy Duong" w:date="2019-12-23T23:50:00Z">
                    <w:rPr>
                      <w:rFonts w:ascii="Times New Roman" w:hAnsi="Times New Roman" w:cs="Times New Roman"/>
                      <w:sz w:val="15"/>
                      <w:szCs w:val="15"/>
                    </w:rPr>
                  </w:rPrChange>
                </w:rPr>
                <w:t>11/01/2020</w:t>
              </w:r>
            </w:ins>
          </w:p>
        </w:tc>
        <w:tc>
          <w:tcPr>
            <w:tcW w:w="1954" w:type="dxa"/>
            <w:tcBorders>
              <w:top w:val="single" w:sz="4" w:space="0" w:color="auto"/>
              <w:left w:val="single" w:sz="4" w:space="0" w:color="auto"/>
              <w:bottom w:val="single" w:sz="4" w:space="0" w:color="auto"/>
              <w:right w:val="single" w:sz="4" w:space="0" w:color="auto"/>
            </w:tcBorders>
            <w:hideMark/>
            <w:tcPrChange w:id="2564"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87ED1D1" w14:textId="77777777" w:rsidR="00F97B92" w:rsidRPr="007B6C8E" w:rsidRDefault="00F97B92">
            <w:pPr>
              <w:rPr>
                <w:ins w:id="2565" w:author="Nguyen Thi Thuy Duong" w:date="2019-12-17T16:36:00Z"/>
                <w:rPrChange w:id="2566" w:author="Nguyen Thi Thuy Duong" w:date="2019-12-23T23:50:00Z">
                  <w:rPr>
                    <w:ins w:id="2567" w:author="Nguyen Thi Thuy Duong" w:date="2019-12-17T16:36:00Z"/>
                    <w:rFonts w:ascii="Times New Roman" w:hAnsi="Times New Roman" w:cs="Times New Roman"/>
                    <w:sz w:val="15"/>
                    <w:szCs w:val="15"/>
                  </w:rPr>
                </w:rPrChange>
              </w:rPr>
              <w:pPrChange w:id="2568" w:author="Nguyen Thi Thuy Duong" w:date="2019-12-23T23:50:00Z">
                <w:pPr>
                  <w:jc w:val="left"/>
                </w:pPr>
              </w:pPrChange>
            </w:pPr>
            <w:ins w:id="2569" w:author="Nguyen Thi Thuy Duong" w:date="2019-12-17T16:36:00Z">
              <w:r w:rsidRPr="007B6C8E">
                <w:rPr>
                  <w:rPrChange w:id="2570" w:author="Nguyen Thi Thuy Duong" w:date="2019-12-23T23:50:00Z">
                    <w:rPr>
                      <w:rFonts w:ascii="Times New Roman" w:hAnsi="Times New Roman" w:cs="Times New Roman"/>
                      <w:sz w:val="15"/>
                      <w:szCs w:val="15"/>
                    </w:rPr>
                  </w:rPrChange>
                </w:rPr>
                <w:t>11/01/2020</w:t>
              </w:r>
            </w:ins>
          </w:p>
        </w:tc>
      </w:tr>
      <w:tr w:rsidR="00F97B92" w:rsidRPr="007B6C8E" w14:paraId="38A2048D" w14:textId="77777777" w:rsidTr="00F864E5">
        <w:trPr>
          <w:trHeight w:val="589"/>
          <w:ins w:id="2571" w:author="Nguyen Thi Thuy Duong" w:date="2019-12-17T16:36:00Z"/>
          <w:trPrChange w:id="2572" w:author="Nguyen Thi Thuy Duong" w:date="2019-12-23T23:50:00Z">
            <w:trPr>
              <w:trHeight w:val="589"/>
            </w:trPr>
          </w:trPrChange>
        </w:trPr>
        <w:tc>
          <w:tcPr>
            <w:tcW w:w="933" w:type="dxa"/>
            <w:vMerge w:val="restart"/>
            <w:tcBorders>
              <w:top w:val="single" w:sz="4" w:space="0" w:color="auto"/>
              <w:left w:val="single" w:sz="4" w:space="0" w:color="auto"/>
              <w:bottom w:val="single" w:sz="4" w:space="0" w:color="auto"/>
              <w:right w:val="single" w:sz="4" w:space="0" w:color="auto"/>
            </w:tcBorders>
            <w:hideMark/>
            <w:tcPrChange w:id="2573" w:author="Nguyen Thi Thuy Duong" w:date="2019-12-23T23:50:00Z">
              <w:tcPr>
                <w:tcW w:w="1316" w:type="dxa"/>
                <w:vMerge w:val="restart"/>
                <w:tcBorders>
                  <w:top w:val="single" w:sz="4" w:space="0" w:color="auto"/>
                  <w:left w:val="single" w:sz="4" w:space="0" w:color="auto"/>
                  <w:bottom w:val="single" w:sz="4" w:space="0" w:color="auto"/>
                  <w:right w:val="single" w:sz="4" w:space="0" w:color="auto"/>
                </w:tcBorders>
                <w:hideMark/>
              </w:tcPr>
            </w:tcPrChange>
          </w:tcPr>
          <w:p w14:paraId="3EC83ECE" w14:textId="77777777" w:rsidR="00F97B92" w:rsidRPr="007B6C8E" w:rsidRDefault="00F97B92">
            <w:pPr>
              <w:rPr>
                <w:ins w:id="2574" w:author="Nguyen Thi Thuy Duong" w:date="2019-12-17T16:36:00Z"/>
                <w:rPrChange w:id="2575" w:author="Nguyen Thi Thuy Duong" w:date="2019-12-23T23:50:00Z">
                  <w:rPr>
                    <w:ins w:id="2576" w:author="Nguyen Thi Thuy Duong" w:date="2019-12-17T16:36:00Z"/>
                    <w:rFonts w:ascii="Times New Roman" w:hAnsi="Times New Roman" w:cs="Times New Roman"/>
                    <w:sz w:val="15"/>
                    <w:szCs w:val="15"/>
                  </w:rPr>
                </w:rPrChange>
              </w:rPr>
              <w:pPrChange w:id="2577" w:author="Nguyen Thi Thuy Duong" w:date="2019-12-23T23:50:00Z">
                <w:pPr>
                  <w:jc w:val="left"/>
                </w:pPr>
              </w:pPrChange>
            </w:pPr>
            <w:ins w:id="2578" w:author="Nguyen Thi Thuy Duong" w:date="2019-12-17T16:36:00Z">
              <w:r w:rsidRPr="007B6C8E">
                <w:rPr>
                  <w:rPrChange w:id="2579" w:author="Nguyen Thi Thuy Duong" w:date="2019-12-23T23:50:00Z">
                    <w:rPr>
                      <w:rFonts w:ascii="Times New Roman" w:hAnsi="Times New Roman" w:cs="Times New Roman"/>
                      <w:sz w:val="15"/>
                      <w:szCs w:val="15"/>
                    </w:rPr>
                  </w:rPrChange>
                </w:rPr>
                <w:t>4. Kiểm thử hệ thống</w:t>
              </w:r>
            </w:ins>
          </w:p>
        </w:tc>
        <w:tc>
          <w:tcPr>
            <w:tcW w:w="1079" w:type="dxa"/>
            <w:tcBorders>
              <w:top w:val="single" w:sz="4" w:space="0" w:color="auto"/>
              <w:left w:val="single" w:sz="4" w:space="0" w:color="auto"/>
              <w:bottom w:val="single" w:sz="4" w:space="0" w:color="auto"/>
              <w:right w:val="single" w:sz="4" w:space="0" w:color="auto"/>
            </w:tcBorders>
            <w:hideMark/>
            <w:tcPrChange w:id="2580" w:author="Nguyen Thi Thuy Duong" w:date="2019-12-23T23:50:00Z">
              <w:tcPr>
                <w:tcW w:w="1231" w:type="dxa"/>
                <w:tcBorders>
                  <w:top w:val="single" w:sz="4" w:space="0" w:color="auto"/>
                  <w:left w:val="single" w:sz="4" w:space="0" w:color="auto"/>
                  <w:bottom w:val="single" w:sz="4" w:space="0" w:color="auto"/>
                  <w:right w:val="single" w:sz="4" w:space="0" w:color="auto"/>
                </w:tcBorders>
                <w:hideMark/>
              </w:tcPr>
            </w:tcPrChange>
          </w:tcPr>
          <w:p w14:paraId="231E365C" w14:textId="77777777" w:rsidR="00F97B92" w:rsidRPr="007B6C8E" w:rsidRDefault="00F97B92">
            <w:pPr>
              <w:rPr>
                <w:ins w:id="2581" w:author="Nguyen Thi Thuy Duong" w:date="2019-12-17T16:36:00Z"/>
                <w:rPrChange w:id="2582" w:author="Nguyen Thi Thuy Duong" w:date="2019-12-23T23:50:00Z">
                  <w:rPr>
                    <w:ins w:id="2583" w:author="Nguyen Thi Thuy Duong" w:date="2019-12-17T16:36:00Z"/>
                    <w:rFonts w:ascii="Times New Roman" w:hAnsi="Times New Roman" w:cs="Times New Roman"/>
                    <w:sz w:val="15"/>
                    <w:szCs w:val="15"/>
                  </w:rPr>
                </w:rPrChange>
              </w:rPr>
              <w:pPrChange w:id="2584" w:author="Nguyen Thi Thuy Duong" w:date="2019-12-23T23:50:00Z">
                <w:pPr>
                  <w:jc w:val="left"/>
                </w:pPr>
              </w:pPrChange>
            </w:pPr>
            <w:ins w:id="2585" w:author="Nguyen Thi Thuy Duong" w:date="2019-12-17T16:36:00Z">
              <w:r w:rsidRPr="007B6C8E">
                <w:rPr>
                  <w:rPrChange w:id="2586" w:author="Nguyen Thi Thuy Duong" w:date="2019-12-23T23:50:00Z">
                    <w:rPr>
                      <w:rFonts w:ascii="Times New Roman" w:hAnsi="Times New Roman" w:cs="Times New Roman"/>
                      <w:sz w:val="15"/>
                      <w:szCs w:val="15"/>
                    </w:rPr>
                  </w:rPrChange>
                </w:rPr>
                <w:t>4.1. Kiểm thử giao diện người dùng</w:t>
              </w:r>
            </w:ins>
          </w:p>
        </w:tc>
        <w:tc>
          <w:tcPr>
            <w:tcW w:w="1233" w:type="dxa"/>
            <w:tcBorders>
              <w:top w:val="single" w:sz="4" w:space="0" w:color="auto"/>
              <w:left w:val="single" w:sz="4" w:space="0" w:color="auto"/>
              <w:bottom w:val="single" w:sz="4" w:space="0" w:color="auto"/>
              <w:right w:val="single" w:sz="4" w:space="0" w:color="auto"/>
            </w:tcBorders>
            <w:tcPrChange w:id="2587" w:author="Nguyen Thi Thuy Duong" w:date="2019-12-23T23:50:00Z">
              <w:tcPr>
                <w:tcW w:w="2410" w:type="dxa"/>
                <w:tcBorders>
                  <w:top w:val="single" w:sz="4" w:space="0" w:color="auto"/>
                  <w:left w:val="single" w:sz="4" w:space="0" w:color="auto"/>
                  <w:bottom w:val="single" w:sz="4" w:space="0" w:color="auto"/>
                  <w:right w:val="single" w:sz="4" w:space="0" w:color="auto"/>
                </w:tcBorders>
              </w:tcPr>
            </w:tcPrChange>
          </w:tcPr>
          <w:p w14:paraId="591832E0" w14:textId="77777777" w:rsidR="00F97B92" w:rsidRPr="007B6C8E" w:rsidRDefault="00F97B92">
            <w:pPr>
              <w:rPr>
                <w:ins w:id="2588" w:author="Nguyen Thi Thuy Duong" w:date="2019-12-17T16:36:00Z"/>
                <w:rPrChange w:id="2589" w:author="Nguyen Thi Thuy Duong" w:date="2019-12-23T23:50:00Z">
                  <w:rPr>
                    <w:ins w:id="2590" w:author="Nguyen Thi Thuy Duong" w:date="2019-12-17T16:36:00Z"/>
                    <w:rFonts w:ascii="Times New Roman" w:hAnsi="Times New Roman" w:cs="Times New Roman"/>
                    <w:sz w:val="15"/>
                    <w:szCs w:val="15"/>
                  </w:rPr>
                </w:rPrChange>
              </w:rPr>
              <w:pPrChange w:id="2591" w:author="Nguyen Thi Thuy Duong" w:date="2019-12-23T23:50:00Z">
                <w:pPr>
                  <w:jc w:val="left"/>
                </w:pPr>
              </w:pPrChange>
            </w:pPr>
          </w:p>
        </w:tc>
        <w:tc>
          <w:tcPr>
            <w:tcW w:w="1145" w:type="dxa"/>
            <w:tcBorders>
              <w:top w:val="single" w:sz="4" w:space="0" w:color="auto"/>
              <w:left w:val="single" w:sz="4" w:space="0" w:color="auto"/>
              <w:bottom w:val="single" w:sz="4" w:space="0" w:color="auto"/>
              <w:right w:val="single" w:sz="4" w:space="0" w:color="auto"/>
            </w:tcBorders>
            <w:tcPrChange w:id="2592"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106491D8" w14:textId="77777777" w:rsidR="00F97B92" w:rsidRPr="007B6C8E" w:rsidRDefault="00F97B92">
            <w:pPr>
              <w:rPr>
                <w:ins w:id="2593" w:author="Nguyen Thi Thuy Duong" w:date="2019-12-17T16:36:00Z"/>
                <w:rPrChange w:id="2594" w:author="Nguyen Thi Thuy Duong" w:date="2019-12-23T23:50:00Z">
                  <w:rPr>
                    <w:ins w:id="2595" w:author="Nguyen Thi Thuy Duong" w:date="2019-12-17T16:36:00Z"/>
                    <w:rFonts w:ascii="Times New Roman" w:hAnsi="Times New Roman" w:cs="Times New Roman"/>
                    <w:sz w:val="15"/>
                    <w:szCs w:val="15"/>
                  </w:rPr>
                </w:rPrChange>
              </w:rPr>
              <w:pPrChange w:id="2596"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597"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7D3BD678" w14:textId="77777777" w:rsidR="00F97B92" w:rsidRPr="007B6C8E" w:rsidRDefault="00F97B92">
            <w:pPr>
              <w:rPr>
                <w:ins w:id="2598" w:author="Nguyen Thi Thuy Duong" w:date="2019-12-17T16:36:00Z"/>
                <w:rPrChange w:id="2599" w:author="Nguyen Thi Thuy Duong" w:date="2019-12-23T23:50:00Z">
                  <w:rPr>
                    <w:ins w:id="2600" w:author="Nguyen Thi Thuy Duong" w:date="2019-12-17T16:36:00Z"/>
                    <w:rFonts w:ascii="Times New Roman" w:hAnsi="Times New Roman" w:cs="Times New Roman"/>
                    <w:sz w:val="15"/>
                    <w:szCs w:val="15"/>
                  </w:rPr>
                </w:rPrChange>
              </w:rPr>
              <w:pPrChange w:id="2601" w:author="Nguyen Thi Thuy Duong" w:date="2019-12-23T23:50:00Z">
                <w:pPr>
                  <w:jc w:val="left"/>
                </w:pPr>
              </w:pPrChange>
            </w:pPr>
            <w:ins w:id="2602" w:author="Nguyen Thi Thuy Duong" w:date="2019-12-17T16:36:00Z">
              <w:r w:rsidRPr="007B6C8E">
                <w:rPr>
                  <w:rPrChange w:id="2603" w:author="Nguyen Thi Thuy Duong" w:date="2019-12-23T23:50:00Z">
                    <w:rPr>
                      <w:rFonts w:ascii="Times New Roman" w:hAnsi="Times New Roman" w:cs="Times New Roman"/>
                      <w:sz w:val="15"/>
                      <w:szCs w:val="15"/>
                    </w:rPr>
                  </w:rPrChange>
                </w:rPr>
                <w:t>12/01/2020</w:t>
              </w:r>
            </w:ins>
          </w:p>
        </w:tc>
        <w:tc>
          <w:tcPr>
            <w:tcW w:w="1954" w:type="dxa"/>
            <w:tcBorders>
              <w:top w:val="single" w:sz="4" w:space="0" w:color="auto"/>
              <w:left w:val="single" w:sz="4" w:space="0" w:color="auto"/>
              <w:bottom w:val="single" w:sz="4" w:space="0" w:color="auto"/>
              <w:right w:val="single" w:sz="4" w:space="0" w:color="auto"/>
            </w:tcBorders>
            <w:hideMark/>
            <w:tcPrChange w:id="2604"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B9FB2F9" w14:textId="77777777" w:rsidR="00F97B92" w:rsidRPr="007B6C8E" w:rsidRDefault="00F97B92">
            <w:pPr>
              <w:rPr>
                <w:ins w:id="2605" w:author="Nguyen Thi Thuy Duong" w:date="2019-12-17T16:36:00Z"/>
                <w:rPrChange w:id="2606" w:author="Nguyen Thi Thuy Duong" w:date="2019-12-23T23:50:00Z">
                  <w:rPr>
                    <w:ins w:id="2607" w:author="Nguyen Thi Thuy Duong" w:date="2019-12-17T16:36:00Z"/>
                    <w:rFonts w:ascii="Times New Roman" w:hAnsi="Times New Roman" w:cs="Times New Roman"/>
                    <w:sz w:val="15"/>
                    <w:szCs w:val="15"/>
                  </w:rPr>
                </w:rPrChange>
              </w:rPr>
              <w:pPrChange w:id="2608" w:author="Nguyen Thi Thuy Duong" w:date="2019-12-23T23:50:00Z">
                <w:pPr>
                  <w:jc w:val="left"/>
                </w:pPr>
              </w:pPrChange>
            </w:pPr>
            <w:ins w:id="2609" w:author="Nguyen Thi Thuy Duong" w:date="2019-12-17T16:36:00Z">
              <w:r w:rsidRPr="007B6C8E">
                <w:rPr>
                  <w:rPrChange w:id="2610" w:author="Nguyen Thi Thuy Duong" w:date="2019-12-23T23:50:00Z">
                    <w:rPr>
                      <w:rFonts w:ascii="Times New Roman" w:hAnsi="Times New Roman" w:cs="Times New Roman"/>
                      <w:sz w:val="15"/>
                      <w:szCs w:val="15"/>
                    </w:rPr>
                  </w:rPrChange>
                </w:rPr>
                <w:t>12/01/2020</w:t>
              </w:r>
            </w:ins>
          </w:p>
        </w:tc>
      </w:tr>
      <w:tr w:rsidR="00F97B92" w:rsidRPr="007B6C8E" w14:paraId="1040AE26" w14:textId="77777777" w:rsidTr="00F864E5">
        <w:trPr>
          <w:trHeight w:val="180"/>
          <w:ins w:id="2611" w:author="Nguyen Thi Thuy Duong" w:date="2019-12-17T16:36:00Z"/>
          <w:trPrChange w:id="2612" w:author="Nguyen Thi Thuy Duong" w:date="2019-12-23T23:50:00Z">
            <w:trPr>
              <w:trHeight w:val="180"/>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613"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A956612" w14:textId="77777777" w:rsidR="00F97B92" w:rsidRPr="007B6C8E" w:rsidRDefault="00F97B92">
            <w:pPr>
              <w:rPr>
                <w:ins w:id="2614" w:author="Nguyen Thi Thuy Duong" w:date="2019-12-17T16:36:00Z"/>
                <w:rPrChange w:id="2615" w:author="Nguyen Thi Thuy Duong" w:date="2019-12-23T23:50:00Z">
                  <w:rPr>
                    <w:ins w:id="2616" w:author="Nguyen Thi Thuy Duong" w:date="2019-12-17T16:36:00Z"/>
                    <w:rFonts w:ascii="Times New Roman" w:hAnsi="Times New Roman" w:cs="Times New Roman"/>
                    <w:sz w:val="15"/>
                    <w:szCs w:val="15"/>
                  </w:rPr>
                </w:rPrChange>
              </w:rPr>
              <w:pPrChange w:id="2617" w:author="Nguyen Thi Thuy Duong" w:date="2019-12-23T23:50:00Z">
                <w:pPr>
                  <w:widowControl/>
                  <w:suppressAutoHyphens w:val="0"/>
                  <w:spacing w:after="0"/>
                  <w:jc w:val="left"/>
                </w:pPr>
              </w:pPrChange>
            </w:pPr>
          </w:p>
        </w:tc>
        <w:tc>
          <w:tcPr>
            <w:tcW w:w="1079" w:type="dxa"/>
            <w:tcBorders>
              <w:top w:val="single" w:sz="4" w:space="0" w:color="auto"/>
              <w:left w:val="single" w:sz="4" w:space="0" w:color="auto"/>
              <w:bottom w:val="single" w:sz="4" w:space="0" w:color="auto"/>
              <w:right w:val="single" w:sz="4" w:space="0" w:color="auto"/>
            </w:tcBorders>
            <w:hideMark/>
            <w:tcPrChange w:id="2618" w:author="Nguyen Thi Thuy Duong" w:date="2019-12-23T23:50:00Z">
              <w:tcPr>
                <w:tcW w:w="1231" w:type="dxa"/>
                <w:tcBorders>
                  <w:top w:val="single" w:sz="4" w:space="0" w:color="auto"/>
                  <w:left w:val="single" w:sz="4" w:space="0" w:color="auto"/>
                  <w:bottom w:val="single" w:sz="4" w:space="0" w:color="auto"/>
                  <w:right w:val="single" w:sz="4" w:space="0" w:color="auto"/>
                </w:tcBorders>
                <w:hideMark/>
              </w:tcPr>
            </w:tcPrChange>
          </w:tcPr>
          <w:p w14:paraId="10799A02" w14:textId="77777777" w:rsidR="00F97B92" w:rsidRPr="007B6C8E" w:rsidRDefault="00F97B92">
            <w:pPr>
              <w:rPr>
                <w:ins w:id="2619" w:author="Nguyen Thi Thuy Duong" w:date="2019-12-17T16:36:00Z"/>
                <w:rPrChange w:id="2620" w:author="Nguyen Thi Thuy Duong" w:date="2019-12-23T23:50:00Z">
                  <w:rPr>
                    <w:ins w:id="2621" w:author="Nguyen Thi Thuy Duong" w:date="2019-12-17T16:36:00Z"/>
                    <w:rFonts w:ascii="Times New Roman" w:hAnsi="Times New Roman" w:cs="Times New Roman"/>
                    <w:sz w:val="15"/>
                    <w:szCs w:val="15"/>
                  </w:rPr>
                </w:rPrChange>
              </w:rPr>
              <w:pPrChange w:id="2622" w:author="Nguyen Thi Thuy Duong" w:date="2019-12-23T23:50:00Z">
                <w:pPr>
                  <w:jc w:val="left"/>
                </w:pPr>
              </w:pPrChange>
            </w:pPr>
            <w:ins w:id="2623" w:author="Nguyen Thi Thuy Duong" w:date="2019-12-17T16:36:00Z">
              <w:r w:rsidRPr="007B6C8E">
                <w:rPr>
                  <w:rPrChange w:id="2624" w:author="Nguyen Thi Thuy Duong" w:date="2019-12-23T23:50:00Z">
                    <w:rPr>
                      <w:rFonts w:ascii="Times New Roman" w:hAnsi="Times New Roman" w:cs="Times New Roman"/>
                      <w:sz w:val="15"/>
                      <w:szCs w:val="15"/>
                    </w:rPr>
                  </w:rPrChange>
                </w:rPr>
                <w:t>4.2. Kiểm thử giaodiện admin</w:t>
              </w:r>
            </w:ins>
          </w:p>
        </w:tc>
        <w:tc>
          <w:tcPr>
            <w:tcW w:w="1233" w:type="dxa"/>
            <w:tcBorders>
              <w:top w:val="single" w:sz="4" w:space="0" w:color="auto"/>
              <w:left w:val="single" w:sz="4" w:space="0" w:color="auto"/>
              <w:bottom w:val="single" w:sz="4" w:space="0" w:color="auto"/>
              <w:right w:val="single" w:sz="4" w:space="0" w:color="auto"/>
            </w:tcBorders>
            <w:tcPrChange w:id="2625" w:author="Nguyen Thi Thuy Duong" w:date="2019-12-23T23:50:00Z">
              <w:tcPr>
                <w:tcW w:w="2410" w:type="dxa"/>
                <w:tcBorders>
                  <w:top w:val="single" w:sz="4" w:space="0" w:color="auto"/>
                  <w:left w:val="single" w:sz="4" w:space="0" w:color="auto"/>
                  <w:bottom w:val="single" w:sz="4" w:space="0" w:color="auto"/>
                  <w:right w:val="single" w:sz="4" w:space="0" w:color="auto"/>
                </w:tcBorders>
              </w:tcPr>
            </w:tcPrChange>
          </w:tcPr>
          <w:p w14:paraId="2415ED8F" w14:textId="77777777" w:rsidR="00F97B92" w:rsidRPr="007B6C8E" w:rsidRDefault="00F97B92">
            <w:pPr>
              <w:rPr>
                <w:ins w:id="2626" w:author="Nguyen Thi Thuy Duong" w:date="2019-12-17T16:36:00Z"/>
                <w:rPrChange w:id="2627" w:author="Nguyen Thi Thuy Duong" w:date="2019-12-23T23:50:00Z">
                  <w:rPr>
                    <w:ins w:id="2628" w:author="Nguyen Thi Thuy Duong" w:date="2019-12-17T16:36:00Z"/>
                    <w:rFonts w:ascii="Times New Roman" w:hAnsi="Times New Roman" w:cs="Times New Roman"/>
                    <w:sz w:val="15"/>
                    <w:szCs w:val="15"/>
                  </w:rPr>
                </w:rPrChange>
              </w:rPr>
              <w:pPrChange w:id="2629" w:author="Nguyen Thi Thuy Duong" w:date="2019-12-23T23:50:00Z">
                <w:pPr>
                  <w:jc w:val="left"/>
                </w:pPr>
              </w:pPrChange>
            </w:pPr>
          </w:p>
        </w:tc>
        <w:tc>
          <w:tcPr>
            <w:tcW w:w="1145" w:type="dxa"/>
            <w:tcBorders>
              <w:top w:val="single" w:sz="4" w:space="0" w:color="auto"/>
              <w:left w:val="single" w:sz="4" w:space="0" w:color="auto"/>
              <w:bottom w:val="single" w:sz="4" w:space="0" w:color="auto"/>
              <w:right w:val="single" w:sz="4" w:space="0" w:color="auto"/>
            </w:tcBorders>
            <w:tcPrChange w:id="2630"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78474E94" w14:textId="77777777" w:rsidR="00F97B92" w:rsidRPr="007B6C8E" w:rsidRDefault="00F97B92">
            <w:pPr>
              <w:rPr>
                <w:ins w:id="2631" w:author="Nguyen Thi Thuy Duong" w:date="2019-12-17T16:36:00Z"/>
                <w:rPrChange w:id="2632" w:author="Nguyen Thi Thuy Duong" w:date="2019-12-23T23:50:00Z">
                  <w:rPr>
                    <w:ins w:id="2633" w:author="Nguyen Thi Thuy Duong" w:date="2019-12-17T16:36:00Z"/>
                    <w:rFonts w:ascii="Times New Roman" w:hAnsi="Times New Roman" w:cs="Times New Roman"/>
                    <w:sz w:val="15"/>
                    <w:szCs w:val="15"/>
                  </w:rPr>
                </w:rPrChange>
              </w:rPr>
              <w:pPrChange w:id="2634"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635"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629E767B" w14:textId="77777777" w:rsidR="00F97B92" w:rsidRPr="007B6C8E" w:rsidRDefault="00F97B92">
            <w:pPr>
              <w:rPr>
                <w:ins w:id="2636" w:author="Nguyen Thi Thuy Duong" w:date="2019-12-17T16:36:00Z"/>
                <w:rPrChange w:id="2637" w:author="Nguyen Thi Thuy Duong" w:date="2019-12-23T23:50:00Z">
                  <w:rPr>
                    <w:ins w:id="2638" w:author="Nguyen Thi Thuy Duong" w:date="2019-12-17T16:36:00Z"/>
                    <w:rFonts w:ascii="Times New Roman" w:hAnsi="Times New Roman" w:cs="Times New Roman"/>
                    <w:sz w:val="15"/>
                    <w:szCs w:val="15"/>
                  </w:rPr>
                </w:rPrChange>
              </w:rPr>
              <w:pPrChange w:id="2639" w:author="Nguyen Thi Thuy Duong" w:date="2019-12-23T23:50:00Z">
                <w:pPr>
                  <w:jc w:val="left"/>
                </w:pPr>
              </w:pPrChange>
            </w:pPr>
            <w:ins w:id="2640" w:author="Nguyen Thi Thuy Duong" w:date="2019-12-17T16:36:00Z">
              <w:r w:rsidRPr="007B6C8E">
                <w:rPr>
                  <w:rPrChange w:id="2641"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2642"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4342A1E" w14:textId="77777777" w:rsidR="00F97B92" w:rsidRPr="007B6C8E" w:rsidRDefault="00F97B92">
            <w:pPr>
              <w:rPr>
                <w:ins w:id="2643" w:author="Nguyen Thi Thuy Duong" w:date="2019-12-17T16:36:00Z"/>
                <w:rPrChange w:id="2644" w:author="Nguyen Thi Thuy Duong" w:date="2019-12-23T23:50:00Z">
                  <w:rPr>
                    <w:ins w:id="2645" w:author="Nguyen Thi Thuy Duong" w:date="2019-12-17T16:36:00Z"/>
                    <w:rFonts w:ascii="Times New Roman" w:hAnsi="Times New Roman" w:cs="Times New Roman"/>
                    <w:sz w:val="15"/>
                    <w:szCs w:val="15"/>
                  </w:rPr>
                </w:rPrChange>
              </w:rPr>
              <w:pPrChange w:id="2646" w:author="Nguyen Thi Thuy Duong" w:date="2019-12-23T23:50:00Z">
                <w:pPr>
                  <w:jc w:val="left"/>
                </w:pPr>
              </w:pPrChange>
            </w:pPr>
            <w:ins w:id="2647" w:author="Nguyen Thi Thuy Duong" w:date="2019-12-17T16:36:00Z">
              <w:r w:rsidRPr="007B6C8E">
                <w:rPr>
                  <w:rPrChange w:id="2648" w:author="Nguyen Thi Thuy Duong" w:date="2019-12-23T23:50:00Z">
                    <w:rPr>
                      <w:rFonts w:ascii="Times New Roman" w:hAnsi="Times New Roman" w:cs="Times New Roman"/>
                      <w:sz w:val="15"/>
                      <w:szCs w:val="15"/>
                    </w:rPr>
                  </w:rPrChange>
                </w:rPr>
                <w:t>13/01/2020</w:t>
              </w:r>
            </w:ins>
          </w:p>
        </w:tc>
      </w:tr>
      <w:tr w:rsidR="00F97B92" w:rsidRPr="007B6C8E" w14:paraId="0F91ED68" w14:textId="77777777" w:rsidTr="00F864E5">
        <w:trPr>
          <w:trHeight w:val="108"/>
          <w:ins w:id="2649" w:author="Nguyen Thi Thuy Duong" w:date="2019-12-17T16:36:00Z"/>
          <w:trPrChange w:id="2650" w:author="Nguyen Thi Thuy Duong" w:date="2019-12-23T23:50:00Z">
            <w:trPr>
              <w:trHeight w:val="10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65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1C6594FD" w14:textId="77777777" w:rsidR="00F97B92" w:rsidRPr="007B6C8E" w:rsidRDefault="00F97B92">
            <w:pPr>
              <w:rPr>
                <w:ins w:id="2652" w:author="Nguyen Thi Thuy Duong" w:date="2019-12-17T16:36:00Z"/>
                <w:rPrChange w:id="2653" w:author="Nguyen Thi Thuy Duong" w:date="2019-12-23T23:50:00Z">
                  <w:rPr>
                    <w:ins w:id="2654" w:author="Nguyen Thi Thuy Duong" w:date="2019-12-17T16:36:00Z"/>
                    <w:rFonts w:ascii="Times New Roman" w:hAnsi="Times New Roman" w:cs="Times New Roman"/>
                    <w:sz w:val="15"/>
                    <w:szCs w:val="15"/>
                  </w:rPr>
                </w:rPrChange>
              </w:rPr>
              <w:pPrChange w:id="2655" w:author="Nguyen Thi Thuy Duong" w:date="2019-12-23T23:50:00Z">
                <w:pPr>
                  <w:widowControl/>
                  <w:suppressAutoHyphens w:val="0"/>
                  <w:spacing w:after="0"/>
                  <w:jc w:val="left"/>
                </w:pPr>
              </w:pPrChange>
            </w:pPr>
          </w:p>
        </w:tc>
        <w:tc>
          <w:tcPr>
            <w:tcW w:w="1079" w:type="dxa"/>
            <w:vMerge w:val="restart"/>
            <w:tcBorders>
              <w:top w:val="single" w:sz="4" w:space="0" w:color="auto"/>
              <w:left w:val="single" w:sz="4" w:space="0" w:color="auto"/>
              <w:bottom w:val="single" w:sz="4" w:space="0" w:color="auto"/>
              <w:right w:val="single" w:sz="4" w:space="0" w:color="auto"/>
            </w:tcBorders>
            <w:hideMark/>
            <w:tcPrChange w:id="2656" w:author="Nguyen Thi Thuy Duong" w:date="2019-12-23T23:50:00Z">
              <w:tcPr>
                <w:tcW w:w="1231" w:type="dxa"/>
                <w:vMerge w:val="restart"/>
                <w:tcBorders>
                  <w:top w:val="single" w:sz="4" w:space="0" w:color="auto"/>
                  <w:left w:val="single" w:sz="4" w:space="0" w:color="auto"/>
                  <w:bottom w:val="single" w:sz="4" w:space="0" w:color="auto"/>
                  <w:right w:val="single" w:sz="4" w:space="0" w:color="auto"/>
                </w:tcBorders>
                <w:hideMark/>
              </w:tcPr>
            </w:tcPrChange>
          </w:tcPr>
          <w:p w14:paraId="001175B2" w14:textId="77777777" w:rsidR="00F97B92" w:rsidRPr="007B6C8E" w:rsidRDefault="00F97B92">
            <w:pPr>
              <w:rPr>
                <w:ins w:id="2657" w:author="Nguyen Thi Thuy Duong" w:date="2019-12-17T16:36:00Z"/>
                <w:rPrChange w:id="2658" w:author="Nguyen Thi Thuy Duong" w:date="2019-12-23T23:50:00Z">
                  <w:rPr>
                    <w:ins w:id="2659" w:author="Nguyen Thi Thuy Duong" w:date="2019-12-17T16:36:00Z"/>
                    <w:rFonts w:ascii="Times New Roman" w:hAnsi="Times New Roman" w:cs="Times New Roman"/>
                    <w:sz w:val="15"/>
                    <w:szCs w:val="15"/>
                  </w:rPr>
                </w:rPrChange>
              </w:rPr>
              <w:pPrChange w:id="2660" w:author="Nguyen Thi Thuy Duong" w:date="2019-12-23T23:50:00Z">
                <w:pPr>
                  <w:jc w:val="left"/>
                </w:pPr>
              </w:pPrChange>
            </w:pPr>
            <w:ins w:id="2661" w:author="Nguyen Thi Thuy Duong" w:date="2019-12-17T16:36:00Z">
              <w:r w:rsidRPr="007B6C8E">
                <w:rPr>
                  <w:rPrChange w:id="2662" w:author="Nguyen Thi Thuy Duong" w:date="2019-12-23T23:50:00Z">
                    <w:rPr>
                      <w:rFonts w:ascii="Times New Roman" w:hAnsi="Times New Roman" w:cs="Times New Roman"/>
                      <w:sz w:val="15"/>
                      <w:szCs w:val="15"/>
                    </w:rPr>
                  </w:rPrChange>
                </w:rPr>
                <w:t>4.3. Kiểm thử chức năng</w:t>
              </w:r>
            </w:ins>
          </w:p>
        </w:tc>
        <w:tc>
          <w:tcPr>
            <w:tcW w:w="1233" w:type="dxa"/>
            <w:tcBorders>
              <w:top w:val="single" w:sz="4" w:space="0" w:color="auto"/>
              <w:left w:val="single" w:sz="4" w:space="0" w:color="auto"/>
              <w:bottom w:val="single" w:sz="4" w:space="0" w:color="auto"/>
              <w:right w:val="single" w:sz="4" w:space="0" w:color="auto"/>
            </w:tcBorders>
            <w:hideMark/>
            <w:tcPrChange w:id="2663"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8DCE197" w14:textId="77777777" w:rsidR="00F97B92" w:rsidRPr="007B6C8E" w:rsidRDefault="00F97B92">
            <w:pPr>
              <w:rPr>
                <w:ins w:id="2664" w:author="Nguyen Thi Thuy Duong" w:date="2019-12-17T16:36:00Z"/>
                <w:rPrChange w:id="2665" w:author="Nguyen Thi Thuy Duong" w:date="2019-12-23T23:50:00Z">
                  <w:rPr>
                    <w:ins w:id="2666" w:author="Nguyen Thi Thuy Duong" w:date="2019-12-17T16:36:00Z"/>
                    <w:rFonts w:ascii="Times New Roman" w:hAnsi="Times New Roman" w:cs="Times New Roman"/>
                    <w:sz w:val="15"/>
                    <w:szCs w:val="15"/>
                  </w:rPr>
                </w:rPrChange>
              </w:rPr>
              <w:pPrChange w:id="2667" w:author="Nguyen Thi Thuy Duong" w:date="2019-12-23T23:50:00Z">
                <w:pPr>
                  <w:jc w:val="left"/>
                </w:pPr>
              </w:pPrChange>
            </w:pPr>
            <w:ins w:id="2668" w:author="Nguyen Thi Thuy Duong" w:date="2019-12-17T16:36:00Z">
              <w:r w:rsidRPr="007B6C8E">
                <w:rPr>
                  <w:rPrChange w:id="2669" w:author="Nguyen Thi Thuy Duong" w:date="2019-12-23T23:50:00Z">
                    <w:rPr>
                      <w:rFonts w:ascii="Times New Roman" w:hAnsi="Times New Roman" w:cs="Times New Roman"/>
                      <w:sz w:val="15"/>
                      <w:szCs w:val="15"/>
                    </w:rPr>
                  </w:rPrChange>
                </w:rPr>
                <w:t>4.3.1. Kiểm thử chức năng tìm kiếm</w:t>
              </w:r>
            </w:ins>
          </w:p>
        </w:tc>
        <w:tc>
          <w:tcPr>
            <w:tcW w:w="1145" w:type="dxa"/>
            <w:tcBorders>
              <w:top w:val="single" w:sz="4" w:space="0" w:color="auto"/>
              <w:left w:val="single" w:sz="4" w:space="0" w:color="auto"/>
              <w:bottom w:val="single" w:sz="4" w:space="0" w:color="auto"/>
              <w:right w:val="single" w:sz="4" w:space="0" w:color="auto"/>
            </w:tcBorders>
            <w:tcPrChange w:id="2670"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0CC732FB" w14:textId="77777777" w:rsidR="00F97B92" w:rsidRPr="007B6C8E" w:rsidRDefault="00F97B92">
            <w:pPr>
              <w:rPr>
                <w:ins w:id="2671" w:author="Nguyen Thi Thuy Duong" w:date="2019-12-17T16:36:00Z"/>
                <w:rPrChange w:id="2672" w:author="Nguyen Thi Thuy Duong" w:date="2019-12-23T23:50:00Z">
                  <w:rPr>
                    <w:ins w:id="2673" w:author="Nguyen Thi Thuy Duong" w:date="2019-12-17T16:36:00Z"/>
                    <w:rFonts w:ascii="Times New Roman" w:hAnsi="Times New Roman" w:cs="Times New Roman"/>
                    <w:sz w:val="15"/>
                    <w:szCs w:val="15"/>
                  </w:rPr>
                </w:rPrChange>
              </w:rPr>
              <w:pPrChange w:id="2674"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675"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0FB6F1F" w14:textId="77777777" w:rsidR="00F97B92" w:rsidRPr="007B6C8E" w:rsidRDefault="00F97B92">
            <w:pPr>
              <w:rPr>
                <w:ins w:id="2676" w:author="Nguyen Thi Thuy Duong" w:date="2019-12-17T16:36:00Z"/>
                <w:rPrChange w:id="2677" w:author="Nguyen Thi Thuy Duong" w:date="2019-12-23T23:50:00Z">
                  <w:rPr>
                    <w:ins w:id="2678" w:author="Nguyen Thi Thuy Duong" w:date="2019-12-17T16:36:00Z"/>
                    <w:rFonts w:ascii="Times New Roman" w:hAnsi="Times New Roman" w:cs="Times New Roman"/>
                    <w:sz w:val="15"/>
                    <w:szCs w:val="15"/>
                  </w:rPr>
                </w:rPrChange>
              </w:rPr>
              <w:pPrChange w:id="2679" w:author="Nguyen Thi Thuy Duong" w:date="2019-12-23T23:50:00Z">
                <w:pPr>
                  <w:jc w:val="left"/>
                </w:pPr>
              </w:pPrChange>
            </w:pPr>
            <w:ins w:id="2680" w:author="Nguyen Thi Thuy Duong" w:date="2019-12-17T16:36:00Z">
              <w:r w:rsidRPr="007B6C8E">
                <w:rPr>
                  <w:rPrChange w:id="2681"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2682"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58E2CAFB" w14:textId="77777777" w:rsidR="00F97B92" w:rsidRPr="007B6C8E" w:rsidRDefault="00F97B92">
            <w:pPr>
              <w:rPr>
                <w:ins w:id="2683" w:author="Nguyen Thi Thuy Duong" w:date="2019-12-17T16:36:00Z"/>
                <w:rPrChange w:id="2684" w:author="Nguyen Thi Thuy Duong" w:date="2019-12-23T23:50:00Z">
                  <w:rPr>
                    <w:ins w:id="2685" w:author="Nguyen Thi Thuy Duong" w:date="2019-12-17T16:36:00Z"/>
                    <w:rFonts w:ascii="Times New Roman" w:hAnsi="Times New Roman" w:cs="Times New Roman"/>
                    <w:sz w:val="15"/>
                    <w:szCs w:val="15"/>
                  </w:rPr>
                </w:rPrChange>
              </w:rPr>
              <w:pPrChange w:id="2686" w:author="Nguyen Thi Thuy Duong" w:date="2019-12-23T23:50:00Z">
                <w:pPr>
                  <w:jc w:val="left"/>
                </w:pPr>
              </w:pPrChange>
            </w:pPr>
            <w:ins w:id="2687" w:author="Nguyen Thi Thuy Duong" w:date="2019-12-17T16:36:00Z">
              <w:r w:rsidRPr="007B6C8E">
                <w:rPr>
                  <w:rPrChange w:id="2688" w:author="Nguyen Thi Thuy Duong" w:date="2019-12-23T23:50:00Z">
                    <w:rPr>
                      <w:rFonts w:ascii="Times New Roman" w:hAnsi="Times New Roman" w:cs="Times New Roman"/>
                      <w:sz w:val="15"/>
                      <w:szCs w:val="15"/>
                    </w:rPr>
                  </w:rPrChange>
                </w:rPr>
                <w:t>13/01/2020</w:t>
              </w:r>
            </w:ins>
          </w:p>
        </w:tc>
      </w:tr>
      <w:tr w:rsidR="00F97B92" w:rsidRPr="007B6C8E" w14:paraId="6674B78D" w14:textId="77777777" w:rsidTr="00F864E5">
        <w:trPr>
          <w:trHeight w:val="108"/>
          <w:ins w:id="2689" w:author="Nguyen Thi Thuy Duong" w:date="2019-12-17T16:36:00Z"/>
          <w:trPrChange w:id="2690" w:author="Nguyen Thi Thuy Duong" w:date="2019-12-23T23:50:00Z">
            <w:trPr>
              <w:trHeight w:val="10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69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6C4D69AC" w14:textId="77777777" w:rsidR="00F97B92" w:rsidRPr="007B6C8E" w:rsidRDefault="00F97B92">
            <w:pPr>
              <w:rPr>
                <w:ins w:id="2692" w:author="Nguyen Thi Thuy Duong" w:date="2019-12-17T16:36:00Z"/>
                <w:rPrChange w:id="2693" w:author="Nguyen Thi Thuy Duong" w:date="2019-12-23T23:50:00Z">
                  <w:rPr>
                    <w:ins w:id="2694" w:author="Nguyen Thi Thuy Duong" w:date="2019-12-17T16:36:00Z"/>
                    <w:rFonts w:ascii="Times New Roman" w:hAnsi="Times New Roman" w:cs="Times New Roman"/>
                    <w:sz w:val="15"/>
                    <w:szCs w:val="15"/>
                  </w:rPr>
                </w:rPrChange>
              </w:rPr>
              <w:pPrChange w:id="2695"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69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0DBE2D8" w14:textId="77777777" w:rsidR="00F97B92" w:rsidRPr="007B6C8E" w:rsidRDefault="00F97B92">
            <w:pPr>
              <w:rPr>
                <w:ins w:id="2697" w:author="Nguyen Thi Thuy Duong" w:date="2019-12-17T16:36:00Z"/>
                <w:rPrChange w:id="2698" w:author="Nguyen Thi Thuy Duong" w:date="2019-12-23T23:50:00Z">
                  <w:rPr>
                    <w:ins w:id="2699" w:author="Nguyen Thi Thuy Duong" w:date="2019-12-17T16:36:00Z"/>
                    <w:rFonts w:ascii="Times New Roman" w:hAnsi="Times New Roman" w:cs="Times New Roman"/>
                    <w:sz w:val="15"/>
                    <w:szCs w:val="15"/>
                  </w:rPr>
                </w:rPrChange>
              </w:rPr>
              <w:pPrChange w:id="2700"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701"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3E9A5FF2" w14:textId="77777777" w:rsidR="00F97B92" w:rsidRPr="007B6C8E" w:rsidRDefault="00F97B92">
            <w:pPr>
              <w:rPr>
                <w:ins w:id="2702" w:author="Nguyen Thi Thuy Duong" w:date="2019-12-17T16:36:00Z"/>
                <w:rPrChange w:id="2703" w:author="Nguyen Thi Thuy Duong" w:date="2019-12-23T23:50:00Z">
                  <w:rPr>
                    <w:ins w:id="2704" w:author="Nguyen Thi Thuy Duong" w:date="2019-12-17T16:36:00Z"/>
                    <w:rFonts w:ascii="Times New Roman" w:hAnsi="Times New Roman" w:cs="Times New Roman"/>
                    <w:sz w:val="15"/>
                    <w:szCs w:val="15"/>
                  </w:rPr>
                </w:rPrChange>
              </w:rPr>
              <w:pPrChange w:id="2705" w:author="Nguyen Thi Thuy Duong" w:date="2019-12-23T23:50:00Z">
                <w:pPr>
                  <w:jc w:val="left"/>
                </w:pPr>
              </w:pPrChange>
            </w:pPr>
            <w:ins w:id="2706" w:author="Nguyen Thi Thuy Duong" w:date="2019-12-17T16:36:00Z">
              <w:r w:rsidRPr="007B6C8E">
                <w:rPr>
                  <w:rPrChange w:id="2707" w:author="Nguyen Thi Thuy Duong" w:date="2019-12-23T23:50:00Z">
                    <w:rPr>
                      <w:rFonts w:ascii="Times New Roman" w:hAnsi="Times New Roman" w:cs="Times New Roman"/>
                      <w:sz w:val="15"/>
                      <w:szCs w:val="15"/>
                    </w:rPr>
                  </w:rPrChange>
                </w:rPr>
                <w:t>4.3.2. Kiểm thử chức năng đăng bài</w:t>
              </w:r>
            </w:ins>
          </w:p>
        </w:tc>
        <w:tc>
          <w:tcPr>
            <w:tcW w:w="1145" w:type="dxa"/>
            <w:tcBorders>
              <w:top w:val="single" w:sz="4" w:space="0" w:color="auto"/>
              <w:left w:val="single" w:sz="4" w:space="0" w:color="auto"/>
              <w:bottom w:val="single" w:sz="4" w:space="0" w:color="auto"/>
              <w:right w:val="single" w:sz="4" w:space="0" w:color="auto"/>
            </w:tcBorders>
            <w:tcPrChange w:id="2708"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435F9AE9" w14:textId="77777777" w:rsidR="00F97B92" w:rsidRPr="007B6C8E" w:rsidRDefault="00F97B92">
            <w:pPr>
              <w:rPr>
                <w:ins w:id="2709" w:author="Nguyen Thi Thuy Duong" w:date="2019-12-17T16:36:00Z"/>
                <w:rPrChange w:id="2710" w:author="Nguyen Thi Thuy Duong" w:date="2019-12-23T23:50:00Z">
                  <w:rPr>
                    <w:ins w:id="2711" w:author="Nguyen Thi Thuy Duong" w:date="2019-12-17T16:36:00Z"/>
                    <w:rFonts w:ascii="Times New Roman" w:hAnsi="Times New Roman" w:cs="Times New Roman"/>
                    <w:sz w:val="15"/>
                    <w:szCs w:val="15"/>
                  </w:rPr>
                </w:rPrChange>
              </w:rPr>
              <w:pPrChange w:id="2712"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713"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45C6A7DF" w14:textId="77777777" w:rsidR="00F97B92" w:rsidRPr="007B6C8E" w:rsidRDefault="00F97B92">
            <w:pPr>
              <w:rPr>
                <w:ins w:id="2714" w:author="Nguyen Thi Thuy Duong" w:date="2019-12-17T16:36:00Z"/>
                <w:rPrChange w:id="2715" w:author="Nguyen Thi Thuy Duong" w:date="2019-12-23T23:50:00Z">
                  <w:rPr>
                    <w:ins w:id="2716" w:author="Nguyen Thi Thuy Duong" w:date="2019-12-17T16:36:00Z"/>
                    <w:rFonts w:ascii="Times New Roman" w:hAnsi="Times New Roman" w:cs="Times New Roman"/>
                    <w:sz w:val="15"/>
                    <w:szCs w:val="15"/>
                  </w:rPr>
                </w:rPrChange>
              </w:rPr>
              <w:pPrChange w:id="2717" w:author="Nguyen Thi Thuy Duong" w:date="2019-12-23T23:50:00Z">
                <w:pPr>
                  <w:jc w:val="left"/>
                </w:pPr>
              </w:pPrChange>
            </w:pPr>
            <w:ins w:id="2718" w:author="Nguyen Thi Thuy Duong" w:date="2019-12-17T16:36:00Z">
              <w:r w:rsidRPr="007B6C8E">
                <w:rPr>
                  <w:rPrChange w:id="2719"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2720"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122FDEF" w14:textId="77777777" w:rsidR="00F97B92" w:rsidRPr="007B6C8E" w:rsidRDefault="00F97B92">
            <w:pPr>
              <w:rPr>
                <w:ins w:id="2721" w:author="Nguyen Thi Thuy Duong" w:date="2019-12-17T16:36:00Z"/>
                <w:rPrChange w:id="2722" w:author="Nguyen Thi Thuy Duong" w:date="2019-12-23T23:50:00Z">
                  <w:rPr>
                    <w:ins w:id="2723" w:author="Nguyen Thi Thuy Duong" w:date="2019-12-17T16:36:00Z"/>
                    <w:rFonts w:ascii="Times New Roman" w:hAnsi="Times New Roman" w:cs="Times New Roman"/>
                    <w:sz w:val="15"/>
                    <w:szCs w:val="15"/>
                  </w:rPr>
                </w:rPrChange>
              </w:rPr>
              <w:pPrChange w:id="2724" w:author="Nguyen Thi Thuy Duong" w:date="2019-12-23T23:50:00Z">
                <w:pPr>
                  <w:jc w:val="left"/>
                </w:pPr>
              </w:pPrChange>
            </w:pPr>
            <w:ins w:id="2725" w:author="Nguyen Thi Thuy Duong" w:date="2019-12-17T16:36:00Z">
              <w:r w:rsidRPr="007B6C8E">
                <w:rPr>
                  <w:rPrChange w:id="2726" w:author="Nguyen Thi Thuy Duong" w:date="2019-12-23T23:50:00Z">
                    <w:rPr>
                      <w:rFonts w:ascii="Times New Roman" w:hAnsi="Times New Roman" w:cs="Times New Roman"/>
                      <w:sz w:val="15"/>
                      <w:szCs w:val="15"/>
                    </w:rPr>
                  </w:rPrChange>
                </w:rPr>
                <w:t>13/01/2020</w:t>
              </w:r>
            </w:ins>
          </w:p>
        </w:tc>
      </w:tr>
      <w:tr w:rsidR="00F97B92" w:rsidRPr="007B6C8E" w14:paraId="328FCED4" w14:textId="77777777" w:rsidTr="00F864E5">
        <w:trPr>
          <w:trHeight w:val="108"/>
          <w:ins w:id="2727" w:author="Nguyen Thi Thuy Duong" w:date="2019-12-17T16:36:00Z"/>
          <w:trPrChange w:id="2728" w:author="Nguyen Thi Thuy Duong" w:date="2019-12-23T23:50:00Z">
            <w:trPr>
              <w:trHeight w:val="108"/>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729"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6B294A2" w14:textId="77777777" w:rsidR="00F97B92" w:rsidRPr="007B6C8E" w:rsidRDefault="00F97B92">
            <w:pPr>
              <w:rPr>
                <w:ins w:id="2730" w:author="Nguyen Thi Thuy Duong" w:date="2019-12-17T16:36:00Z"/>
                <w:rPrChange w:id="2731" w:author="Nguyen Thi Thuy Duong" w:date="2019-12-23T23:50:00Z">
                  <w:rPr>
                    <w:ins w:id="2732" w:author="Nguyen Thi Thuy Duong" w:date="2019-12-17T16:36:00Z"/>
                    <w:rFonts w:ascii="Times New Roman" w:hAnsi="Times New Roman" w:cs="Times New Roman"/>
                    <w:sz w:val="15"/>
                    <w:szCs w:val="15"/>
                  </w:rPr>
                </w:rPrChange>
              </w:rPr>
              <w:pPrChange w:id="2733"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734"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BFCE0B9" w14:textId="77777777" w:rsidR="00F97B92" w:rsidRPr="007B6C8E" w:rsidRDefault="00F97B92">
            <w:pPr>
              <w:rPr>
                <w:ins w:id="2735" w:author="Nguyen Thi Thuy Duong" w:date="2019-12-17T16:36:00Z"/>
                <w:rPrChange w:id="2736" w:author="Nguyen Thi Thuy Duong" w:date="2019-12-23T23:50:00Z">
                  <w:rPr>
                    <w:ins w:id="2737" w:author="Nguyen Thi Thuy Duong" w:date="2019-12-17T16:36:00Z"/>
                    <w:rFonts w:ascii="Times New Roman" w:hAnsi="Times New Roman" w:cs="Times New Roman"/>
                    <w:sz w:val="15"/>
                    <w:szCs w:val="15"/>
                  </w:rPr>
                </w:rPrChange>
              </w:rPr>
              <w:pPrChange w:id="2738"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739"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1F45D2D4" w14:textId="77777777" w:rsidR="00F97B92" w:rsidRPr="007B6C8E" w:rsidRDefault="00F97B92">
            <w:pPr>
              <w:rPr>
                <w:ins w:id="2740" w:author="Nguyen Thi Thuy Duong" w:date="2019-12-17T16:36:00Z"/>
                <w:rPrChange w:id="2741" w:author="Nguyen Thi Thuy Duong" w:date="2019-12-23T23:50:00Z">
                  <w:rPr>
                    <w:ins w:id="2742" w:author="Nguyen Thi Thuy Duong" w:date="2019-12-17T16:36:00Z"/>
                    <w:rFonts w:ascii="Times New Roman" w:hAnsi="Times New Roman" w:cs="Times New Roman"/>
                    <w:sz w:val="15"/>
                    <w:szCs w:val="15"/>
                  </w:rPr>
                </w:rPrChange>
              </w:rPr>
              <w:pPrChange w:id="2743" w:author="Nguyen Thi Thuy Duong" w:date="2019-12-23T23:50:00Z">
                <w:pPr>
                  <w:jc w:val="left"/>
                </w:pPr>
              </w:pPrChange>
            </w:pPr>
            <w:ins w:id="2744" w:author="Nguyen Thi Thuy Duong" w:date="2019-12-17T16:36:00Z">
              <w:r w:rsidRPr="007B6C8E">
                <w:rPr>
                  <w:rPrChange w:id="2745" w:author="Nguyen Thi Thuy Duong" w:date="2019-12-23T23:50:00Z">
                    <w:rPr>
                      <w:rFonts w:ascii="Times New Roman" w:hAnsi="Times New Roman" w:cs="Times New Roman"/>
                      <w:sz w:val="15"/>
                      <w:szCs w:val="15"/>
                    </w:rPr>
                  </w:rPrChange>
                </w:rPr>
                <w:t>4.3.3. Kiểm thử chức năng phản hồi bài viết</w:t>
              </w:r>
            </w:ins>
          </w:p>
        </w:tc>
        <w:tc>
          <w:tcPr>
            <w:tcW w:w="1145" w:type="dxa"/>
            <w:tcBorders>
              <w:top w:val="single" w:sz="4" w:space="0" w:color="auto"/>
              <w:left w:val="single" w:sz="4" w:space="0" w:color="auto"/>
              <w:bottom w:val="single" w:sz="4" w:space="0" w:color="auto"/>
              <w:right w:val="single" w:sz="4" w:space="0" w:color="auto"/>
            </w:tcBorders>
            <w:tcPrChange w:id="2746"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54B5DCA4" w14:textId="77777777" w:rsidR="00F97B92" w:rsidRPr="007B6C8E" w:rsidRDefault="00F97B92">
            <w:pPr>
              <w:rPr>
                <w:ins w:id="2747" w:author="Nguyen Thi Thuy Duong" w:date="2019-12-17T16:36:00Z"/>
                <w:rPrChange w:id="2748" w:author="Nguyen Thi Thuy Duong" w:date="2019-12-23T23:50:00Z">
                  <w:rPr>
                    <w:ins w:id="2749" w:author="Nguyen Thi Thuy Duong" w:date="2019-12-17T16:36:00Z"/>
                    <w:rFonts w:ascii="Times New Roman" w:hAnsi="Times New Roman" w:cs="Times New Roman"/>
                    <w:sz w:val="15"/>
                    <w:szCs w:val="15"/>
                  </w:rPr>
                </w:rPrChange>
              </w:rPr>
              <w:pPrChange w:id="2750"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751"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5FDE604F" w14:textId="77777777" w:rsidR="00F97B92" w:rsidRPr="007B6C8E" w:rsidRDefault="00F97B92">
            <w:pPr>
              <w:rPr>
                <w:ins w:id="2752" w:author="Nguyen Thi Thuy Duong" w:date="2019-12-17T16:36:00Z"/>
                <w:rPrChange w:id="2753" w:author="Nguyen Thi Thuy Duong" w:date="2019-12-23T23:50:00Z">
                  <w:rPr>
                    <w:ins w:id="2754" w:author="Nguyen Thi Thuy Duong" w:date="2019-12-17T16:36:00Z"/>
                    <w:rFonts w:ascii="Times New Roman" w:hAnsi="Times New Roman" w:cs="Times New Roman"/>
                    <w:sz w:val="15"/>
                    <w:szCs w:val="15"/>
                  </w:rPr>
                </w:rPrChange>
              </w:rPr>
              <w:pPrChange w:id="2755" w:author="Nguyen Thi Thuy Duong" w:date="2019-12-23T23:50:00Z">
                <w:pPr>
                  <w:jc w:val="left"/>
                </w:pPr>
              </w:pPrChange>
            </w:pPr>
            <w:ins w:id="2756" w:author="Nguyen Thi Thuy Duong" w:date="2019-12-17T16:36:00Z">
              <w:r w:rsidRPr="007B6C8E">
                <w:rPr>
                  <w:rPrChange w:id="2757"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2758"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7121A3A4" w14:textId="77777777" w:rsidR="00F97B92" w:rsidRPr="007B6C8E" w:rsidRDefault="00F97B92">
            <w:pPr>
              <w:rPr>
                <w:ins w:id="2759" w:author="Nguyen Thi Thuy Duong" w:date="2019-12-17T16:36:00Z"/>
                <w:rPrChange w:id="2760" w:author="Nguyen Thi Thuy Duong" w:date="2019-12-23T23:50:00Z">
                  <w:rPr>
                    <w:ins w:id="2761" w:author="Nguyen Thi Thuy Duong" w:date="2019-12-17T16:36:00Z"/>
                    <w:rFonts w:ascii="Times New Roman" w:hAnsi="Times New Roman" w:cs="Times New Roman"/>
                    <w:sz w:val="15"/>
                    <w:szCs w:val="15"/>
                  </w:rPr>
                </w:rPrChange>
              </w:rPr>
              <w:pPrChange w:id="2762" w:author="Nguyen Thi Thuy Duong" w:date="2019-12-23T23:50:00Z">
                <w:pPr>
                  <w:jc w:val="left"/>
                </w:pPr>
              </w:pPrChange>
            </w:pPr>
            <w:ins w:id="2763" w:author="Nguyen Thi Thuy Duong" w:date="2019-12-17T16:36:00Z">
              <w:r w:rsidRPr="007B6C8E">
                <w:rPr>
                  <w:rPrChange w:id="2764" w:author="Nguyen Thi Thuy Duong" w:date="2019-12-23T23:50:00Z">
                    <w:rPr>
                      <w:rFonts w:ascii="Times New Roman" w:hAnsi="Times New Roman" w:cs="Times New Roman"/>
                      <w:sz w:val="15"/>
                      <w:szCs w:val="15"/>
                    </w:rPr>
                  </w:rPrChange>
                </w:rPr>
                <w:t>13/01/2020</w:t>
              </w:r>
            </w:ins>
          </w:p>
        </w:tc>
      </w:tr>
      <w:tr w:rsidR="00F97B92" w:rsidRPr="007B6C8E" w14:paraId="1BB2C1D1" w14:textId="77777777" w:rsidTr="00F864E5">
        <w:trPr>
          <w:trHeight w:val="487"/>
          <w:ins w:id="2765" w:author="Nguyen Thi Thuy Duong" w:date="2019-12-17T16:36:00Z"/>
          <w:trPrChange w:id="2766" w:author="Nguyen Thi Thuy Duong" w:date="2019-12-23T23:50:00Z">
            <w:trPr>
              <w:trHeight w:val="487"/>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767"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51FE656B" w14:textId="77777777" w:rsidR="00F97B92" w:rsidRPr="007B6C8E" w:rsidRDefault="00F97B92">
            <w:pPr>
              <w:rPr>
                <w:ins w:id="2768" w:author="Nguyen Thi Thuy Duong" w:date="2019-12-17T16:36:00Z"/>
                <w:rPrChange w:id="2769" w:author="Nguyen Thi Thuy Duong" w:date="2019-12-23T23:50:00Z">
                  <w:rPr>
                    <w:ins w:id="2770" w:author="Nguyen Thi Thuy Duong" w:date="2019-12-17T16:36:00Z"/>
                    <w:rFonts w:ascii="Times New Roman" w:hAnsi="Times New Roman" w:cs="Times New Roman"/>
                    <w:sz w:val="15"/>
                    <w:szCs w:val="15"/>
                  </w:rPr>
                </w:rPrChange>
              </w:rPr>
              <w:pPrChange w:id="2771"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772"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2785A1E0" w14:textId="77777777" w:rsidR="00F97B92" w:rsidRPr="007B6C8E" w:rsidRDefault="00F97B92">
            <w:pPr>
              <w:rPr>
                <w:ins w:id="2773" w:author="Nguyen Thi Thuy Duong" w:date="2019-12-17T16:36:00Z"/>
                <w:rPrChange w:id="2774" w:author="Nguyen Thi Thuy Duong" w:date="2019-12-23T23:50:00Z">
                  <w:rPr>
                    <w:ins w:id="2775" w:author="Nguyen Thi Thuy Duong" w:date="2019-12-17T16:36:00Z"/>
                    <w:rFonts w:ascii="Times New Roman" w:hAnsi="Times New Roman" w:cs="Times New Roman"/>
                    <w:sz w:val="15"/>
                    <w:szCs w:val="15"/>
                  </w:rPr>
                </w:rPrChange>
              </w:rPr>
              <w:pPrChange w:id="2776"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777"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4C9FC659" w14:textId="77777777" w:rsidR="00F97B92" w:rsidRPr="007B6C8E" w:rsidRDefault="00F97B92">
            <w:pPr>
              <w:rPr>
                <w:ins w:id="2778" w:author="Nguyen Thi Thuy Duong" w:date="2019-12-17T16:36:00Z"/>
                <w:rPrChange w:id="2779" w:author="Nguyen Thi Thuy Duong" w:date="2019-12-23T23:50:00Z">
                  <w:rPr>
                    <w:ins w:id="2780" w:author="Nguyen Thi Thuy Duong" w:date="2019-12-17T16:36:00Z"/>
                    <w:rFonts w:ascii="Times New Roman" w:hAnsi="Times New Roman" w:cs="Times New Roman"/>
                    <w:sz w:val="15"/>
                    <w:szCs w:val="15"/>
                  </w:rPr>
                </w:rPrChange>
              </w:rPr>
              <w:pPrChange w:id="2781" w:author="Nguyen Thi Thuy Duong" w:date="2019-12-23T23:50:00Z">
                <w:pPr>
                  <w:jc w:val="left"/>
                </w:pPr>
              </w:pPrChange>
            </w:pPr>
            <w:ins w:id="2782" w:author="Nguyen Thi Thuy Duong" w:date="2019-12-17T16:36:00Z">
              <w:r w:rsidRPr="007B6C8E">
                <w:rPr>
                  <w:rPrChange w:id="2783" w:author="Nguyen Thi Thuy Duong" w:date="2019-12-23T23:50:00Z">
                    <w:rPr>
                      <w:rFonts w:ascii="Times New Roman" w:hAnsi="Times New Roman" w:cs="Times New Roman"/>
                      <w:sz w:val="15"/>
                      <w:szCs w:val="15"/>
                    </w:rPr>
                  </w:rPrChange>
                </w:rPr>
                <w:t xml:space="preserve">4.3.4. Kiểm thử chức năng báo </w:t>
              </w:r>
              <w:r w:rsidRPr="007B6C8E">
                <w:rPr>
                  <w:rPrChange w:id="2784" w:author="Nguyen Thi Thuy Duong" w:date="2019-12-23T23:50:00Z">
                    <w:rPr>
                      <w:rFonts w:ascii="Times New Roman" w:hAnsi="Times New Roman" w:cs="Times New Roman"/>
                      <w:sz w:val="15"/>
                      <w:szCs w:val="15"/>
                    </w:rPr>
                  </w:rPrChange>
                </w:rPr>
                <w:lastRenderedPageBreak/>
                <w:t>động</w:t>
              </w:r>
            </w:ins>
          </w:p>
        </w:tc>
        <w:tc>
          <w:tcPr>
            <w:tcW w:w="1145" w:type="dxa"/>
            <w:tcBorders>
              <w:top w:val="single" w:sz="4" w:space="0" w:color="auto"/>
              <w:left w:val="single" w:sz="4" w:space="0" w:color="auto"/>
              <w:bottom w:val="single" w:sz="4" w:space="0" w:color="auto"/>
              <w:right w:val="single" w:sz="4" w:space="0" w:color="auto"/>
            </w:tcBorders>
            <w:tcPrChange w:id="2785"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2889121C" w14:textId="77777777" w:rsidR="00F97B92" w:rsidRPr="007B6C8E" w:rsidRDefault="00F97B92">
            <w:pPr>
              <w:rPr>
                <w:ins w:id="2786" w:author="Nguyen Thi Thuy Duong" w:date="2019-12-17T16:36:00Z"/>
                <w:rPrChange w:id="2787" w:author="Nguyen Thi Thuy Duong" w:date="2019-12-23T23:50:00Z">
                  <w:rPr>
                    <w:ins w:id="2788" w:author="Nguyen Thi Thuy Duong" w:date="2019-12-17T16:36:00Z"/>
                    <w:rFonts w:ascii="Times New Roman" w:hAnsi="Times New Roman" w:cs="Times New Roman"/>
                    <w:sz w:val="15"/>
                    <w:szCs w:val="15"/>
                  </w:rPr>
                </w:rPrChange>
              </w:rPr>
              <w:pPrChange w:id="2789"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790"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2D88847B" w14:textId="77777777" w:rsidR="00F97B92" w:rsidRPr="007B6C8E" w:rsidRDefault="00F97B92">
            <w:pPr>
              <w:rPr>
                <w:ins w:id="2791" w:author="Nguyen Thi Thuy Duong" w:date="2019-12-17T16:36:00Z"/>
                <w:rPrChange w:id="2792" w:author="Nguyen Thi Thuy Duong" w:date="2019-12-23T23:50:00Z">
                  <w:rPr>
                    <w:ins w:id="2793" w:author="Nguyen Thi Thuy Duong" w:date="2019-12-17T16:36:00Z"/>
                    <w:rFonts w:ascii="Times New Roman" w:hAnsi="Times New Roman" w:cs="Times New Roman"/>
                    <w:sz w:val="15"/>
                    <w:szCs w:val="15"/>
                  </w:rPr>
                </w:rPrChange>
              </w:rPr>
              <w:pPrChange w:id="2794" w:author="Nguyen Thi Thuy Duong" w:date="2019-12-23T23:50:00Z">
                <w:pPr>
                  <w:jc w:val="left"/>
                </w:pPr>
              </w:pPrChange>
            </w:pPr>
            <w:ins w:id="2795" w:author="Nguyen Thi Thuy Duong" w:date="2019-12-17T16:36:00Z">
              <w:r w:rsidRPr="007B6C8E">
                <w:rPr>
                  <w:rPrChange w:id="2796"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2797"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694F2106" w14:textId="77777777" w:rsidR="00F97B92" w:rsidRPr="007B6C8E" w:rsidRDefault="00F97B92">
            <w:pPr>
              <w:rPr>
                <w:ins w:id="2798" w:author="Nguyen Thi Thuy Duong" w:date="2019-12-17T16:36:00Z"/>
                <w:rPrChange w:id="2799" w:author="Nguyen Thi Thuy Duong" w:date="2019-12-23T23:50:00Z">
                  <w:rPr>
                    <w:ins w:id="2800" w:author="Nguyen Thi Thuy Duong" w:date="2019-12-17T16:36:00Z"/>
                    <w:rFonts w:ascii="Times New Roman" w:hAnsi="Times New Roman" w:cs="Times New Roman"/>
                    <w:sz w:val="15"/>
                    <w:szCs w:val="15"/>
                  </w:rPr>
                </w:rPrChange>
              </w:rPr>
              <w:pPrChange w:id="2801" w:author="Nguyen Thi Thuy Duong" w:date="2019-12-23T23:50:00Z">
                <w:pPr>
                  <w:jc w:val="left"/>
                </w:pPr>
              </w:pPrChange>
            </w:pPr>
            <w:ins w:id="2802" w:author="Nguyen Thi Thuy Duong" w:date="2019-12-17T16:36:00Z">
              <w:r w:rsidRPr="007B6C8E">
                <w:rPr>
                  <w:rPrChange w:id="2803" w:author="Nguyen Thi Thuy Duong" w:date="2019-12-23T23:50:00Z">
                    <w:rPr>
                      <w:rFonts w:ascii="Times New Roman" w:hAnsi="Times New Roman" w:cs="Times New Roman"/>
                      <w:sz w:val="15"/>
                      <w:szCs w:val="15"/>
                    </w:rPr>
                  </w:rPrChange>
                </w:rPr>
                <w:t>13/01/2020</w:t>
              </w:r>
            </w:ins>
          </w:p>
        </w:tc>
      </w:tr>
      <w:tr w:rsidR="00F97B92" w:rsidRPr="007B6C8E" w14:paraId="5B5974E5" w14:textId="77777777" w:rsidTr="00F864E5">
        <w:trPr>
          <w:trHeight w:val="367"/>
          <w:ins w:id="2804" w:author="Nguyen Thi Thuy Duong" w:date="2019-12-17T16:36:00Z"/>
          <w:trPrChange w:id="2805" w:author="Nguyen Thi Thuy Duong" w:date="2019-12-23T23:50:00Z">
            <w:trPr>
              <w:trHeight w:val="367"/>
            </w:trPr>
          </w:trPrChange>
        </w:trPr>
        <w:tc>
          <w:tcPr>
            <w:tcW w:w="0" w:type="auto"/>
            <w:vMerge/>
            <w:tcBorders>
              <w:top w:val="single" w:sz="4" w:space="0" w:color="auto"/>
              <w:left w:val="single" w:sz="4" w:space="0" w:color="auto"/>
              <w:bottom w:val="single" w:sz="4" w:space="0" w:color="auto"/>
              <w:right w:val="single" w:sz="4" w:space="0" w:color="auto"/>
            </w:tcBorders>
            <w:vAlign w:val="center"/>
            <w:hideMark/>
            <w:tcPrChange w:id="2806"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3C23236" w14:textId="77777777" w:rsidR="00F97B92" w:rsidRPr="007B6C8E" w:rsidRDefault="00F97B92">
            <w:pPr>
              <w:rPr>
                <w:ins w:id="2807" w:author="Nguyen Thi Thuy Duong" w:date="2019-12-17T16:36:00Z"/>
                <w:rPrChange w:id="2808" w:author="Nguyen Thi Thuy Duong" w:date="2019-12-23T23:50:00Z">
                  <w:rPr>
                    <w:ins w:id="2809" w:author="Nguyen Thi Thuy Duong" w:date="2019-12-17T16:36:00Z"/>
                    <w:rFonts w:ascii="Times New Roman" w:hAnsi="Times New Roman" w:cs="Times New Roman"/>
                    <w:sz w:val="15"/>
                    <w:szCs w:val="15"/>
                  </w:rPr>
                </w:rPrChange>
              </w:rPr>
              <w:pPrChange w:id="2810" w:author="Nguyen Thi Thuy Duong" w:date="2019-12-23T23:50:00Z">
                <w:pPr>
                  <w:widowControl/>
                  <w:suppressAutoHyphens w:val="0"/>
                  <w:spacing w:after="0"/>
                  <w:jc w:val="left"/>
                </w:pPr>
              </w:pPrChange>
            </w:pPr>
          </w:p>
        </w:tc>
        <w:tc>
          <w:tcPr>
            <w:tcW w:w="0" w:type="auto"/>
            <w:vMerge/>
            <w:tcBorders>
              <w:top w:val="single" w:sz="4" w:space="0" w:color="auto"/>
              <w:left w:val="single" w:sz="4" w:space="0" w:color="auto"/>
              <w:bottom w:val="single" w:sz="4" w:space="0" w:color="auto"/>
              <w:right w:val="single" w:sz="4" w:space="0" w:color="auto"/>
            </w:tcBorders>
            <w:vAlign w:val="center"/>
            <w:hideMark/>
            <w:tcPrChange w:id="2811" w:author="Nguyen Thi Thuy Duong" w:date="2019-12-23T23:5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3C0D1FCD" w14:textId="77777777" w:rsidR="00F97B92" w:rsidRPr="007B6C8E" w:rsidRDefault="00F97B92">
            <w:pPr>
              <w:rPr>
                <w:ins w:id="2812" w:author="Nguyen Thi Thuy Duong" w:date="2019-12-17T16:36:00Z"/>
                <w:rPrChange w:id="2813" w:author="Nguyen Thi Thuy Duong" w:date="2019-12-23T23:50:00Z">
                  <w:rPr>
                    <w:ins w:id="2814" w:author="Nguyen Thi Thuy Duong" w:date="2019-12-17T16:36:00Z"/>
                    <w:rFonts w:ascii="Times New Roman" w:hAnsi="Times New Roman" w:cs="Times New Roman"/>
                    <w:sz w:val="15"/>
                    <w:szCs w:val="15"/>
                  </w:rPr>
                </w:rPrChange>
              </w:rPr>
              <w:pPrChange w:id="2815" w:author="Nguyen Thi Thuy Duong" w:date="2019-12-23T23:50:00Z">
                <w:pPr>
                  <w:widowControl/>
                  <w:suppressAutoHyphens w:val="0"/>
                  <w:spacing w:after="0"/>
                  <w:jc w:val="left"/>
                </w:pPr>
              </w:pPrChange>
            </w:pPr>
          </w:p>
        </w:tc>
        <w:tc>
          <w:tcPr>
            <w:tcW w:w="1233" w:type="dxa"/>
            <w:tcBorders>
              <w:top w:val="single" w:sz="4" w:space="0" w:color="auto"/>
              <w:left w:val="single" w:sz="4" w:space="0" w:color="auto"/>
              <w:bottom w:val="single" w:sz="4" w:space="0" w:color="auto"/>
              <w:right w:val="single" w:sz="4" w:space="0" w:color="auto"/>
            </w:tcBorders>
            <w:hideMark/>
            <w:tcPrChange w:id="2816" w:author="Nguyen Thi Thuy Duong" w:date="2019-12-23T23:50:00Z">
              <w:tcPr>
                <w:tcW w:w="2410" w:type="dxa"/>
                <w:tcBorders>
                  <w:top w:val="single" w:sz="4" w:space="0" w:color="auto"/>
                  <w:left w:val="single" w:sz="4" w:space="0" w:color="auto"/>
                  <w:bottom w:val="single" w:sz="4" w:space="0" w:color="auto"/>
                  <w:right w:val="single" w:sz="4" w:space="0" w:color="auto"/>
                </w:tcBorders>
                <w:hideMark/>
              </w:tcPr>
            </w:tcPrChange>
          </w:tcPr>
          <w:p w14:paraId="5E89E1AC" w14:textId="77777777" w:rsidR="00F97B92" w:rsidRPr="007B6C8E" w:rsidRDefault="00F97B92">
            <w:pPr>
              <w:rPr>
                <w:ins w:id="2817" w:author="Nguyen Thi Thuy Duong" w:date="2019-12-17T16:36:00Z"/>
                <w:rPrChange w:id="2818" w:author="Nguyen Thi Thuy Duong" w:date="2019-12-23T23:50:00Z">
                  <w:rPr>
                    <w:ins w:id="2819" w:author="Nguyen Thi Thuy Duong" w:date="2019-12-17T16:36:00Z"/>
                    <w:rFonts w:ascii="Times New Roman" w:hAnsi="Times New Roman" w:cs="Times New Roman"/>
                    <w:sz w:val="15"/>
                    <w:szCs w:val="15"/>
                  </w:rPr>
                </w:rPrChange>
              </w:rPr>
              <w:pPrChange w:id="2820" w:author="Nguyen Thi Thuy Duong" w:date="2019-12-23T23:50:00Z">
                <w:pPr>
                  <w:jc w:val="left"/>
                </w:pPr>
              </w:pPrChange>
            </w:pPr>
            <w:ins w:id="2821" w:author="Nguyen Thi Thuy Duong" w:date="2019-12-17T16:36:00Z">
              <w:r w:rsidRPr="007B6C8E">
                <w:rPr>
                  <w:rPrChange w:id="2822" w:author="Nguyen Thi Thuy Duong" w:date="2019-12-23T23:50:00Z">
                    <w:rPr>
                      <w:rFonts w:ascii="Times New Roman" w:hAnsi="Times New Roman" w:cs="Times New Roman"/>
                      <w:sz w:val="15"/>
                      <w:szCs w:val="15"/>
                    </w:rPr>
                  </w:rPrChange>
                </w:rPr>
                <w:t>4.3.5. Kiểm thử chức năng đăng kí, đăng nhập</w:t>
              </w:r>
            </w:ins>
          </w:p>
        </w:tc>
        <w:tc>
          <w:tcPr>
            <w:tcW w:w="1145" w:type="dxa"/>
            <w:tcBorders>
              <w:top w:val="single" w:sz="4" w:space="0" w:color="auto"/>
              <w:left w:val="single" w:sz="4" w:space="0" w:color="auto"/>
              <w:bottom w:val="single" w:sz="4" w:space="0" w:color="auto"/>
              <w:right w:val="single" w:sz="4" w:space="0" w:color="auto"/>
            </w:tcBorders>
            <w:tcPrChange w:id="2823" w:author="Nguyen Thi Thuy Duong" w:date="2019-12-23T23:50:00Z">
              <w:tcPr>
                <w:tcW w:w="1377" w:type="dxa"/>
                <w:tcBorders>
                  <w:top w:val="single" w:sz="4" w:space="0" w:color="auto"/>
                  <w:left w:val="single" w:sz="4" w:space="0" w:color="auto"/>
                  <w:bottom w:val="single" w:sz="4" w:space="0" w:color="auto"/>
                  <w:right w:val="single" w:sz="4" w:space="0" w:color="auto"/>
                </w:tcBorders>
              </w:tcPr>
            </w:tcPrChange>
          </w:tcPr>
          <w:p w14:paraId="6AA37A65" w14:textId="77777777" w:rsidR="00F97B92" w:rsidRPr="007B6C8E" w:rsidRDefault="00F97B92">
            <w:pPr>
              <w:rPr>
                <w:ins w:id="2824" w:author="Nguyen Thi Thuy Duong" w:date="2019-12-17T16:36:00Z"/>
                <w:rPrChange w:id="2825" w:author="Nguyen Thi Thuy Duong" w:date="2019-12-23T23:50:00Z">
                  <w:rPr>
                    <w:ins w:id="2826" w:author="Nguyen Thi Thuy Duong" w:date="2019-12-17T16:36:00Z"/>
                    <w:rFonts w:ascii="Times New Roman" w:hAnsi="Times New Roman" w:cs="Times New Roman"/>
                    <w:sz w:val="15"/>
                    <w:szCs w:val="15"/>
                  </w:rPr>
                </w:rPrChange>
              </w:rPr>
              <w:pPrChange w:id="2827" w:author="Nguyen Thi Thuy Duong" w:date="2019-12-23T23:50:00Z">
                <w:pPr>
                  <w:jc w:val="left"/>
                </w:pPr>
              </w:pPrChange>
            </w:pPr>
          </w:p>
        </w:tc>
        <w:tc>
          <w:tcPr>
            <w:tcW w:w="2426" w:type="dxa"/>
            <w:tcBorders>
              <w:top w:val="single" w:sz="4" w:space="0" w:color="auto"/>
              <w:left w:val="single" w:sz="4" w:space="0" w:color="auto"/>
              <w:bottom w:val="single" w:sz="4" w:space="0" w:color="auto"/>
              <w:right w:val="single" w:sz="4" w:space="0" w:color="auto"/>
            </w:tcBorders>
            <w:hideMark/>
            <w:tcPrChange w:id="2828" w:author="Nguyen Thi Thuy Duong" w:date="2019-12-23T23:50:00Z">
              <w:tcPr>
                <w:tcW w:w="1363" w:type="dxa"/>
                <w:tcBorders>
                  <w:top w:val="single" w:sz="4" w:space="0" w:color="auto"/>
                  <w:left w:val="single" w:sz="4" w:space="0" w:color="auto"/>
                  <w:bottom w:val="single" w:sz="4" w:space="0" w:color="auto"/>
                  <w:right w:val="single" w:sz="4" w:space="0" w:color="auto"/>
                </w:tcBorders>
                <w:hideMark/>
              </w:tcPr>
            </w:tcPrChange>
          </w:tcPr>
          <w:p w14:paraId="1C9B58A6" w14:textId="77777777" w:rsidR="00F97B92" w:rsidRPr="007B6C8E" w:rsidRDefault="00F97B92">
            <w:pPr>
              <w:rPr>
                <w:ins w:id="2829" w:author="Nguyen Thi Thuy Duong" w:date="2019-12-17T16:36:00Z"/>
                <w:rPrChange w:id="2830" w:author="Nguyen Thi Thuy Duong" w:date="2019-12-23T23:50:00Z">
                  <w:rPr>
                    <w:ins w:id="2831" w:author="Nguyen Thi Thuy Duong" w:date="2019-12-17T16:36:00Z"/>
                    <w:rFonts w:ascii="Times New Roman" w:hAnsi="Times New Roman" w:cs="Times New Roman"/>
                    <w:sz w:val="15"/>
                    <w:szCs w:val="15"/>
                  </w:rPr>
                </w:rPrChange>
              </w:rPr>
              <w:pPrChange w:id="2832" w:author="Nguyen Thi Thuy Duong" w:date="2019-12-23T23:50:00Z">
                <w:pPr>
                  <w:jc w:val="left"/>
                </w:pPr>
              </w:pPrChange>
            </w:pPr>
            <w:ins w:id="2833" w:author="Nguyen Thi Thuy Duong" w:date="2019-12-17T16:36:00Z">
              <w:r w:rsidRPr="007B6C8E">
                <w:rPr>
                  <w:rPrChange w:id="2834" w:author="Nguyen Thi Thuy Duong" w:date="2019-12-23T23:50:00Z">
                    <w:rPr>
                      <w:rFonts w:ascii="Times New Roman" w:hAnsi="Times New Roman" w:cs="Times New Roman"/>
                      <w:sz w:val="15"/>
                      <w:szCs w:val="15"/>
                    </w:rPr>
                  </w:rPrChange>
                </w:rPr>
                <w:t>13/01/2020</w:t>
              </w:r>
            </w:ins>
          </w:p>
        </w:tc>
        <w:tc>
          <w:tcPr>
            <w:tcW w:w="1954" w:type="dxa"/>
            <w:tcBorders>
              <w:top w:val="single" w:sz="4" w:space="0" w:color="auto"/>
              <w:left w:val="single" w:sz="4" w:space="0" w:color="auto"/>
              <w:bottom w:val="single" w:sz="4" w:space="0" w:color="auto"/>
              <w:right w:val="single" w:sz="4" w:space="0" w:color="auto"/>
            </w:tcBorders>
            <w:hideMark/>
            <w:tcPrChange w:id="2835" w:author="Nguyen Thi Thuy Duong" w:date="2019-12-23T23:50:00Z">
              <w:tcPr>
                <w:tcW w:w="1319" w:type="dxa"/>
                <w:tcBorders>
                  <w:top w:val="single" w:sz="4" w:space="0" w:color="auto"/>
                  <w:left w:val="single" w:sz="4" w:space="0" w:color="auto"/>
                  <w:bottom w:val="single" w:sz="4" w:space="0" w:color="auto"/>
                  <w:right w:val="single" w:sz="4" w:space="0" w:color="auto"/>
                </w:tcBorders>
                <w:hideMark/>
              </w:tcPr>
            </w:tcPrChange>
          </w:tcPr>
          <w:p w14:paraId="0EA4979F" w14:textId="77777777" w:rsidR="00F97B92" w:rsidRPr="007B6C8E" w:rsidRDefault="00F97B92">
            <w:pPr>
              <w:rPr>
                <w:ins w:id="2836" w:author="Nguyen Thi Thuy Duong" w:date="2019-12-17T16:36:00Z"/>
                <w:rPrChange w:id="2837" w:author="Nguyen Thi Thuy Duong" w:date="2019-12-23T23:50:00Z">
                  <w:rPr>
                    <w:ins w:id="2838" w:author="Nguyen Thi Thuy Duong" w:date="2019-12-17T16:36:00Z"/>
                    <w:rFonts w:ascii="Times New Roman" w:hAnsi="Times New Roman" w:cs="Times New Roman"/>
                    <w:sz w:val="15"/>
                    <w:szCs w:val="15"/>
                  </w:rPr>
                </w:rPrChange>
              </w:rPr>
              <w:pPrChange w:id="2839" w:author="Nguyen Thi Thuy Duong" w:date="2019-12-23T23:50:00Z">
                <w:pPr>
                  <w:jc w:val="left"/>
                </w:pPr>
              </w:pPrChange>
            </w:pPr>
            <w:ins w:id="2840" w:author="Nguyen Thi Thuy Duong" w:date="2019-12-17T16:36:00Z">
              <w:r w:rsidRPr="007B6C8E">
                <w:rPr>
                  <w:rPrChange w:id="2841" w:author="Nguyen Thi Thuy Duong" w:date="2019-12-23T23:50:00Z">
                    <w:rPr>
                      <w:rFonts w:ascii="Times New Roman" w:hAnsi="Times New Roman" w:cs="Times New Roman"/>
                      <w:sz w:val="15"/>
                      <w:szCs w:val="15"/>
                    </w:rPr>
                  </w:rPrChange>
                </w:rPr>
                <w:t>13/01/2020</w:t>
              </w:r>
            </w:ins>
          </w:p>
        </w:tc>
      </w:tr>
    </w:tbl>
    <w:p w14:paraId="11E64FA2" w14:textId="77777777" w:rsidR="00F97B92" w:rsidRDefault="00F97B92" w:rsidP="00F97B92">
      <w:pPr>
        <w:rPr>
          <w:ins w:id="2842" w:author="Nguyen Thi Thuy Duong" w:date="2019-12-17T16:36:00Z"/>
        </w:rPr>
      </w:pPr>
    </w:p>
    <w:p w14:paraId="18DB6941" w14:textId="551599FA" w:rsidR="00C8453D" w:rsidRDefault="0079274C" w:rsidP="00C8453D">
      <w:pPr>
        <w:pStyle w:val="Heading2"/>
        <w:rPr>
          <w:ins w:id="2843" w:author="Nguyen Thi Thuy Duong" w:date="2019-12-17T16:37:00Z"/>
        </w:rPr>
      </w:pPr>
      <w:bookmarkStart w:id="2844" w:name="_Toc28040817"/>
      <w:r>
        <w:t>Ước lượng rủi r</w:t>
      </w:r>
      <w:bookmarkEnd w:id="1565"/>
      <w:r w:rsidR="00C8453D">
        <w:t>o</w:t>
      </w:r>
      <w:bookmarkEnd w:id="2844"/>
    </w:p>
    <w:tbl>
      <w:tblPr>
        <w:tblStyle w:val="TableGrid"/>
        <w:tblW w:w="0" w:type="auto"/>
        <w:tblInd w:w="108" w:type="dxa"/>
        <w:tblLook w:val="04A0" w:firstRow="1" w:lastRow="0" w:firstColumn="1" w:lastColumn="0" w:noHBand="0" w:noVBand="1"/>
      </w:tblPr>
      <w:tblGrid>
        <w:gridCol w:w="1317"/>
        <w:gridCol w:w="2715"/>
        <w:gridCol w:w="2104"/>
        <w:gridCol w:w="1230"/>
        <w:gridCol w:w="1296"/>
      </w:tblGrid>
      <w:tr w:rsidR="00F97B92" w14:paraId="3F737966" w14:textId="77777777" w:rsidTr="00F97B92">
        <w:trPr>
          <w:ins w:id="2845" w:author="Nguyen Thi Thuy Duong" w:date="2019-12-17T16:37:00Z"/>
        </w:trPr>
        <w:tc>
          <w:tcPr>
            <w:tcW w:w="1317" w:type="dxa"/>
            <w:hideMark/>
          </w:tcPr>
          <w:p w14:paraId="38D149D5" w14:textId="77777777" w:rsidR="00F97B92" w:rsidRDefault="00F97B92" w:rsidP="008037DD">
            <w:pPr>
              <w:rPr>
                <w:ins w:id="2846" w:author="Nguyen Thi Thuy Duong" w:date="2019-12-17T16:37:00Z"/>
              </w:rPr>
            </w:pPr>
            <w:ins w:id="2847" w:author="Nguyen Thi Thuy Duong" w:date="2019-12-17T16:37:00Z">
              <w:r>
                <w:t>Phân loại</w:t>
              </w:r>
            </w:ins>
          </w:p>
        </w:tc>
        <w:tc>
          <w:tcPr>
            <w:tcW w:w="2715" w:type="dxa"/>
            <w:hideMark/>
          </w:tcPr>
          <w:p w14:paraId="500A3310" w14:textId="77777777" w:rsidR="00F97B92" w:rsidRDefault="00F97B92" w:rsidP="008037DD">
            <w:pPr>
              <w:rPr>
                <w:ins w:id="2848" w:author="Nguyen Thi Thuy Duong" w:date="2019-12-17T16:37:00Z"/>
              </w:rPr>
            </w:pPr>
            <w:ins w:id="2849" w:author="Nguyen Thi Thuy Duong" w:date="2019-12-17T16:37:00Z">
              <w:r>
                <w:t>Nguyên nhân</w:t>
              </w:r>
            </w:ins>
          </w:p>
        </w:tc>
        <w:tc>
          <w:tcPr>
            <w:tcW w:w="2104" w:type="dxa"/>
            <w:hideMark/>
          </w:tcPr>
          <w:p w14:paraId="3255DFFA" w14:textId="77777777" w:rsidR="00F97B92" w:rsidRDefault="00F97B92" w:rsidP="008037DD">
            <w:pPr>
              <w:rPr>
                <w:ins w:id="2850" w:author="Nguyen Thi Thuy Duong" w:date="2019-12-17T16:37:00Z"/>
              </w:rPr>
            </w:pPr>
            <w:ins w:id="2851" w:author="Nguyen Thi Thuy Duong" w:date="2019-12-17T16:37:00Z">
              <w:r>
                <w:t>Rủi ro</w:t>
              </w:r>
            </w:ins>
          </w:p>
        </w:tc>
        <w:tc>
          <w:tcPr>
            <w:tcW w:w="1230" w:type="dxa"/>
            <w:hideMark/>
          </w:tcPr>
          <w:p w14:paraId="237E5AA1" w14:textId="77777777" w:rsidR="00F97B92" w:rsidRDefault="00F97B92" w:rsidP="008037DD">
            <w:pPr>
              <w:rPr>
                <w:ins w:id="2852" w:author="Nguyen Thi Thuy Duong" w:date="2019-12-17T16:37:00Z"/>
              </w:rPr>
            </w:pPr>
            <w:ins w:id="2853" w:author="Nguyen Thi Thuy Duong" w:date="2019-12-17T16:37:00Z">
              <w:r>
                <w:t>Ảnh hưởng</w:t>
              </w:r>
            </w:ins>
          </w:p>
        </w:tc>
        <w:tc>
          <w:tcPr>
            <w:tcW w:w="1296" w:type="dxa"/>
            <w:hideMark/>
          </w:tcPr>
          <w:p w14:paraId="4167A00A" w14:textId="77777777" w:rsidR="00F97B92" w:rsidRDefault="00F97B92" w:rsidP="008037DD">
            <w:pPr>
              <w:jc w:val="left"/>
              <w:rPr>
                <w:ins w:id="2854" w:author="Nguyen Thi Thuy Duong" w:date="2019-12-17T16:37:00Z"/>
              </w:rPr>
            </w:pPr>
            <w:ins w:id="2855" w:author="Nguyen Thi Thuy Duong" w:date="2019-12-17T16:37:00Z">
              <w:r>
                <w:t>Khả năng xảy ra</w:t>
              </w:r>
            </w:ins>
          </w:p>
        </w:tc>
      </w:tr>
      <w:tr w:rsidR="00F97B92" w14:paraId="72075F9C" w14:textId="77777777" w:rsidTr="00F97B92">
        <w:trPr>
          <w:ins w:id="2856" w:author="Nguyen Thi Thuy Duong" w:date="2019-12-17T16:37:00Z"/>
        </w:trPr>
        <w:tc>
          <w:tcPr>
            <w:tcW w:w="1317" w:type="dxa"/>
            <w:vMerge w:val="restart"/>
          </w:tcPr>
          <w:p w14:paraId="4C0508C2" w14:textId="77777777" w:rsidR="00F97B92" w:rsidRDefault="00F97B92" w:rsidP="008037DD">
            <w:pPr>
              <w:rPr>
                <w:ins w:id="2857" w:author="Nguyen Thi Thuy Duong" w:date="2019-12-17T16:37:00Z"/>
              </w:rPr>
            </w:pPr>
          </w:p>
          <w:p w14:paraId="782DD7FC" w14:textId="77777777" w:rsidR="00F97B92" w:rsidRDefault="00F97B92" w:rsidP="008037DD">
            <w:pPr>
              <w:rPr>
                <w:ins w:id="2858" w:author="Nguyen Thi Thuy Duong" w:date="2019-12-17T16:37:00Z"/>
              </w:rPr>
            </w:pPr>
          </w:p>
          <w:p w14:paraId="11C3D2C4" w14:textId="77777777" w:rsidR="00F97B92" w:rsidRDefault="00F97B92" w:rsidP="008037DD">
            <w:pPr>
              <w:rPr>
                <w:ins w:id="2859" w:author="Nguyen Thi Thuy Duong" w:date="2019-12-17T16:37:00Z"/>
              </w:rPr>
            </w:pPr>
          </w:p>
          <w:p w14:paraId="20795231" w14:textId="77777777" w:rsidR="00F97B92" w:rsidRDefault="00F97B92" w:rsidP="008037DD">
            <w:pPr>
              <w:rPr>
                <w:ins w:id="2860" w:author="Nguyen Thi Thuy Duong" w:date="2019-12-17T16:37:00Z"/>
              </w:rPr>
            </w:pPr>
          </w:p>
          <w:p w14:paraId="6952E2FC" w14:textId="77777777" w:rsidR="00F97B92" w:rsidRDefault="00F97B92" w:rsidP="008037DD">
            <w:pPr>
              <w:rPr>
                <w:ins w:id="2861" w:author="Nguyen Thi Thuy Duong" w:date="2019-12-17T16:37:00Z"/>
              </w:rPr>
            </w:pPr>
            <w:ins w:id="2862" w:author="Nguyen Thi Thuy Duong" w:date="2019-12-17T16:37:00Z">
              <w:r>
                <w:t>Hệ thống</w:t>
              </w:r>
            </w:ins>
          </w:p>
        </w:tc>
        <w:tc>
          <w:tcPr>
            <w:tcW w:w="2715" w:type="dxa"/>
            <w:hideMark/>
          </w:tcPr>
          <w:p w14:paraId="2BDADECD" w14:textId="77777777" w:rsidR="00F97B92" w:rsidRDefault="00F97B92" w:rsidP="008037DD">
            <w:pPr>
              <w:rPr>
                <w:ins w:id="2863" w:author="Nguyen Thi Thuy Duong" w:date="2019-12-17T16:37:00Z"/>
              </w:rPr>
            </w:pPr>
            <w:ins w:id="2864" w:author="Nguyen Thi Thuy Duong" w:date="2019-12-17T16:37:00Z">
              <w:r>
                <w:t>Chi phí dự án tăng lên so với dự kiến ban đầu</w:t>
              </w:r>
            </w:ins>
          </w:p>
        </w:tc>
        <w:tc>
          <w:tcPr>
            <w:tcW w:w="2104" w:type="dxa"/>
            <w:hideMark/>
          </w:tcPr>
          <w:p w14:paraId="06A21E9D" w14:textId="77777777" w:rsidR="00F97B92" w:rsidRDefault="00F97B92" w:rsidP="008037DD">
            <w:pPr>
              <w:rPr>
                <w:ins w:id="2865" w:author="Nguyen Thi Thuy Duong" w:date="2019-12-17T16:37:00Z"/>
              </w:rPr>
            </w:pPr>
            <w:ins w:id="2866" w:author="Nguyen Thi Thuy Duong" w:date="2019-12-17T16:37:00Z">
              <w:r>
                <w:t>Không đủ khả năng thực hiện dự án</w:t>
              </w:r>
            </w:ins>
          </w:p>
        </w:tc>
        <w:tc>
          <w:tcPr>
            <w:tcW w:w="1230" w:type="dxa"/>
            <w:hideMark/>
          </w:tcPr>
          <w:p w14:paraId="147D3319" w14:textId="77777777" w:rsidR="00F97B92" w:rsidRDefault="00F97B92" w:rsidP="008037DD">
            <w:pPr>
              <w:rPr>
                <w:ins w:id="2867" w:author="Nguyen Thi Thuy Duong" w:date="2019-12-17T16:37:00Z"/>
              </w:rPr>
            </w:pPr>
            <w:ins w:id="2868" w:author="Nguyen Thi Thuy Duong" w:date="2019-12-17T16:37:00Z">
              <w:r>
                <w:t>Lớn</w:t>
              </w:r>
            </w:ins>
          </w:p>
        </w:tc>
        <w:tc>
          <w:tcPr>
            <w:tcW w:w="1296" w:type="dxa"/>
            <w:hideMark/>
          </w:tcPr>
          <w:p w14:paraId="221DF331" w14:textId="77777777" w:rsidR="00F97B92" w:rsidRDefault="00F97B92" w:rsidP="008037DD">
            <w:pPr>
              <w:rPr>
                <w:ins w:id="2869" w:author="Nguyen Thi Thuy Duong" w:date="2019-12-17T16:37:00Z"/>
              </w:rPr>
            </w:pPr>
            <w:ins w:id="2870" w:author="Nguyen Thi Thuy Duong" w:date="2019-12-17T16:37:00Z">
              <w:r>
                <w:t>Trung bình</w:t>
              </w:r>
            </w:ins>
          </w:p>
        </w:tc>
      </w:tr>
      <w:tr w:rsidR="00F97B92" w14:paraId="28B45CAD" w14:textId="77777777" w:rsidTr="00F97B92">
        <w:trPr>
          <w:ins w:id="2871" w:author="Nguyen Thi Thuy Duong" w:date="2019-12-17T16:37:00Z"/>
        </w:trPr>
        <w:tc>
          <w:tcPr>
            <w:tcW w:w="0" w:type="auto"/>
            <w:vMerge/>
            <w:hideMark/>
          </w:tcPr>
          <w:p w14:paraId="1FEBE872" w14:textId="77777777" w:rsidR="00F97B92" w:rsidRDefault="00F97B92" w:rsidP="008037DD">
            <w:pPr>
              <w:widowControl/>
              <w:suppressAutoHyphens w:val="0"/>
              <w:spacing w:after="0"/>
              <w:jc w:val="left"/>
              <w:rPr>
                <w:ins w:id="2872" w:author="Nguyen Thi Thuy Duong" w:date="2019-12-17T16:37:00Z"/>
              </w:rPr>
            </w:pPr>
          </w:p>
        </w:tc>
        <w:tc>
          <w:tcPr>
            <w:tcW w:w="2715" w:type="dxa"/>
            <w:hideMark/>
          </w:tcPr>
          <w:p w14:paraId="38413229" w14:textId="77777777" w:rsidR="00F97B92" w:rsidRDefault="00F97B92" w:rsidP="008037DD">
            <w:pPr>
              <w:rPr>
                <w:ins w:id="2873" w:author="Nguyen Thi Thuy Duong" w:date="2019-12-17T16:37:00Z"/>
              </w:rPr>
            </w:pPr>
            <w:ins w:id="2874" w:author="Nguyen Thi Thuy Duong" w:date="2019-12-17T16:37:00Z">
              <w:r>
                <w:t>Chức năng còn gặp sai số khi địa hình không bằng phẳng</w:t>
              </w:r>
            </w:ins>
          </w:p>
        </w:tc>
        <w:tc>
          <w:tcPr>
            <w:tcW w:w="2104" w:type="dxa"/>
            <w:hideMark/>
          </w:tcPr>
          <w:p w14:paraId="382E1315" w14:textId="77777777" w:rsidR="00F97B92" w:rsidRDefault="00F97B92" w:rsidP="008037DD">
            <w:pPr>
              <w:rPr>
                <w:ins w:id="2875" w:author="Nguyen Thi Thuy Duong" w:date="2019-12-17T16:37:00Z"/>
              </w:rPr>
            </w:pPr>
            <w:ins w:id="2876" w:author="Nguyen Thi Thuy Duong" w:date="2019-12-17T16:37:00Z">
              <w:r>
                <w:t>Trễ dự án, mất thêm tiền phát triển</w:t>
              </w:r>
            </w:ins>
          </w:p>
        </w:tc>
        <w:tc>
          <w:tcPr>
            <w:tcW w:w="1230" w:type="dxa"/>
            <w:hideMark/>
          </w:tcPr>
          <w:p w14:paraId="5A9ECB58" w14:textId="77777777" w:rsidR="00F97B92" w:rsidRDefault="00F97B92" w:rsidP="008037DD">
            <w:pPr>
              <w:rPr>
                <w:ins w:id="2877" w:author="Nguyen Thi Thuy Duong" w:date="2019-12-17T16:37:00Z"/>
              </w:rPr>
            </w:pPr>
            <w:ins w:id="2878" w:author="Nguyen Thi Thuy Duong" w:date="2019-12-17T16:37:00Z">
              <w:r>
                <w:t>Lớn</w:t>
              </w:r>
            </w:ins>
          </w:p>
        </w:tc>
        <w:tc>
          <w:tcPr>
            <w:tcW w:w="1296" w:type="dxa"/>
            <w:hideMark/>
          </w:tcPr>
          <w:p w14:paraId="18EBCA16" w14:textId="77777777" w:rsidR="00F97B92" w:rsidRDefault="00F97B92" w:rsidP="008037DD">
            <w:pPr>
              <w:rPr>
                <w:ins w:id="2879" w:author="Nguyen Thi Thuy Duong" w:date="2019-12-17T16:37:00Z"/>
              </w:rPr>
            </w:pPr>
            <w:ins w:id="2880" w:author="Nguyen Thi Thuy Duong" w:date="2019-12-17T16:37:00Z">
              <w:r>
                <w:t>Trung bình</w:t>
              </w:r>
            </w:ins>
          </w:p>
        </w:tc>
      </w:tr>
      <w:tr w:rsidR="00F97B92" w14:paraId="32CA033B" w14:textId="77777777" w:rsidTr="00F97B92">
        <w:trPr>
          <w:ins w:id="2881" w:author="Nguyen Thi Thuy Duong" w:date="2019-12-17T16:37:00Z"/>
        </w:trPr>
        <w:tc>
          <w:tcPr>
            <w:tcW w:w="0" w:type="auto"/>
            <w:vMerge/>
            <w:hideMark/>
          </w:tcPr>
          <w:p w14:paraId="2A54128B" w14:textId="77777777" w:rsidR="00F97B92" w:rsidRDefault="00F97B92" w:rsidP="008037DD">
            <w:pPr>
              <w:widowControl/>
              <w:suppressAutoHyphens w:val="0"/>
              <w:spacing w:after="0"/>
              <w:jc w:val="left"/>
              <w:rPr>
                <w:ins w:id="2882" w:author="Nguyen Thi Thuy Duong" w:date="2019-12-17T16:37:00Z"/>
              </w:rPr>
            </w:pPr>
          </w:p>
        </w:tc>
        <w:tc>
          <w:tcPr>
            <w:tcW w:w="2715" w:type="dxa"/>
            <w:hideMark/>
          </w:tcPr>
          <w:p w14:paraId="76583316" w14:textId="77777777" w:rsidR="00F97B92" w:rsidRDefault="00F97B92" w:rsidP="008037DD">
            <w:pPr>
              <w:rPr>
                <w:ins w:id="2883" w:author="Nguyen Thi Thuy Duong" w:date="2019-12-17T16:37:00Z"/>
              </w:rPr>
            </w:pPr>
            <w:ins w:id="2884" w:author="Nguyen Thi Thuy Duong" w:date="2019-12-17T16:37:00Z">
              <w:r>
                <w:t>Deadline dự án nhiều và nặng</w:t>
              </w:r>
            </w:ins>
          </w:p>
        </w:tc>
        <w:tc>
          <w:tcPr>
            <w:tcW w:w="2104" w:type="dxa"/>
            <w:hideMark/>
          </w:tcPr>
          <w:p w14:paraId="30ACD5F8" w14:textId="77777777" w:rsidR="00F97B92" w:rsidRDefault="00F97B92" w:rsidP="008037DD">
            <w:pPr>
              <w:rPr>
                <w:ins w:id="2885" w:author="Nguyen Thi Thuy Duong" w:date="2019-12-17T16:37:00Z"/>
              </w:rPr>
            </w:pPr>
            <w:ins w:id="2886" w:author="Nguyen Thi Thuy Duong" w:date="2019-12-17T16:37:00Z">
              <w:r>
                <w:t>Trễ tiến độ, nhân lực quá sức</w:t>
              </w:r>
            </w:ins>
          </w:p>
        </w:tc>
        <w:tc>
          <w:tcPr>
            <w:tcW w:w="1230" w:type="dxa"/>
            <w:hideMark/>
          </w:tcPr>
          <w:p w14:paraId="7199520C" w14:textId="77777777" w:rsidR="00F97B92" w:rsidRDefault="00F97B92" w:rsidP="008037DD">
            <w:pPr>
              <w:rPr>
                <w:ins w:id="2887" w:author="Nguyen Thi Thuy Duong" w:date="2019-12-17T16:37:00Z"/>
              </w:rPr>
            </w:pPr>
            <w:ins w:id="2888" w:author="Nguyen Thi Thuy Duong" w:date="2019-12-17T16:37:00Z">
              <w:r>
                <w:t>Lớn</w:t>
              </w:r>
            </w:ins>
          </w:p>
        </w:tc>
        <w:tc>
          <w:tcPr>
            <w:tcW w:w="1296" w:type="dxa"/>
            <w:hideMark/>
          </w:tcPr>
          <w:p w14:paraId="21ED9717" w14:textId="77777777" w:rsidR="00F97B92" w:rsidRDefault="00F97B92" w:rsidP="008037DD">
            <w:pPr>
              <w:rPr>
                <w:ins w:id="2889" w:author="Nguyen Thi Thuy Duong" w:date="2019-12-17T16:37:00Z"/>
              </w:rPr>
            </w:pPr>
            <w:ins w:id="2890" w:author="Nguyen Thi Thuy Duong" w:date="2019-12-17T16:37:00Z">
              <w:r>
                <w:t>Trung bình</w:t>
              </w:r>
            </w:ins>
          </w:p>
        </w:tc>
      </w:tr>
      <w:tr w:rsidR="00F97B92" w14:paraId="4F7B31FD" w14:textId="77777777" w:rsidTr="00F97B92">
        <w:trPr>
          <w:ins w:id="2891" w:author="Nguyen Thi Thuy Duong" w:date="2019-12-17T16:37:00Z"/>
        </w:trPr>
        <w:tc>
          <w:tcPr>
            <w:tcW w:w="0" w:type="auto"/>
            <w:vMerge/>
            <w:hideMark/>
          </w:tcPr>
          <w:p w14:paraId="0AEAB8EA" w14:textId="77777777" w:rsidR="00F97B92" w:rsidRDefault="00F97B92" w:rsidP="008037DD">
            <w:pPr>
              <w:widowControl/>
              <w:suppressAutoHyphens w:val="0"/>
              <w:spacing w:after="0"/>
              <w:jc w:val="left"/>
              <w:rPr>
                <w:ins w:id="2892" w:author="Nguyen Thi Thuy Duong" w:date="2019-12-17T16:37:00Z"/>
              </w:rPr>
            </w:pPr>
          </w:p>
        </w:tc>
        <w:tc>
          <w:tcPr>
            <w:tcW w:w="2715" w:type="dxa"/>
            <w:hideMark/>
          </w:tcPr>
          <w:p w14:paraId="69C4B19C" w14:textId="77777777" w:rsidR="00F97B92" w:rsidRDefault="00F97B92" w:rsidP="008037DD">
            <w:pPr>
              <w:rPr>
                <w:ins w:id="2893" w:author="Nguyen Thi Thuy Duong" w:date="2019-12-17T16:37:00Z"/>
              </w:rPr>
            </w:pPr>
            <w:ins w:id="2894" w:author="Nguyen Thi Thuy Duong" w:date="2019-12-17T16:37:00Z">
              <w:r>
                <w:t>Hệ thống bị bên thứ 3 xâm nhập</w:t>
              </w:r>
            </w:ins>
          </w:p>
        </w:tc>
        <w:tc>
          <w:tcPr>
            <w:tcW w:w="2104" w:type="dxa"/>
            <w:hideMark/>
          </w:tcPr>
          <w:p w14:paraId="39DEAE40" w14:textId="77777777" w:rsidR="00F97B92" w:rsidRDefault="00F97B92" w:rsidP="008037DD">
            <w:pPr>
              <w:rPr>
                <w:ins w:id="2895" w:author="Nguyen Thi Thuy Duong" w:date="2019-12-17T16:37:00Z"/>
              </w:rPr>
            </w:pPr>
            <w:ins w:id="2896" w:author="Nguyen Thi Thuy Duong" w:date="2019-12-17T16:37:00Z">
              <w:r>
                <w:t>Trễ dự án, mất thời gian bảo trì sửa chữa khôi phục dữ liệu</w:t>
              </w:r>
            </w:ins>
          </w:p>
        </w:tc>
        <w:tc>
          <w:tcPr>
            <w:tcW w:w="1230" w:type="dxa"/>
            <w:hideMark/>
          </w:tcPr>
          <w:p w14:paraId="2ECF9B67" w14:textId="77777777" w:rsidR="00F97B92" w:rsidRDefault="00F97B92" w:rsidP="008037DD">
            <w:pPr>
              <w:rPr>
                <w:ins w:id="2897" w:author="Nguyen Thi Thuy Duong" w:date="2019-12-17T16:37:00Z"/>
              </w:rPr>
            </w:pPr>
            <w:ins w:id="2898" w:author="Nguyen Thi Thuy Duong" w:date="2019-12-17T16:37:00Z">
              <w:r>
                <w:t>Lớn</w:t>
              </w:r>
            </w:ins>
          </w:p>
        </w:tc>
        <w:tc>
          <w:tcPr>
            <w:tcW w:w="1296" w:type="dxa"/>
            <w:hideMark/>
          </w:tcPr>
          <w:p w14:paraId="6D898333" w14:textId="77777777" w:rsidR="00F97B92" w:rsidRDefault="00F97B92" w:rsidP="008037DD">
            <w:pPr>
              <w:rPr>
                <w:ins w:id="2899" w:author="Nguyen Thi Thuy Duong" w:date="2019-12-17T16:37:00Z"/>
              </w:rPr>
            </w:pPr>
            <w:ins w:id="2900" w:author="Nguyen Thi Thuy Duong" w:date="2019-12-17T16:37:00Z">
              <w:r>
                <w:t>Trung bình</w:t>
              </w:r>
            </w:ins>
          </w:p>
        </w:tc>
      </w:tr>
      <w:tr w:rsidR="00F97B92" w14:paraId="51B0C618" w14:textId="77777777" w:rsidTr="00F97B92">
        <w:trPr>
          <w:ins w:id="2901" w:author="Nguyen Thi Thuy Duong" w:date="2019-12-17T16:37:00Z"/>
        </w:trPr>
        <w:tc>
          <w:tcPr>
            <w:tcW w:w="0" w:type="auto"/>
            <w:vMerge/>
            <w:hideMark/>
          </w:tcPr>
          <w:p w14:paraId="4439977E" w14:textId="77777777" w:rsidR="00F97B92" w:rsidRDefault="00F97B92" w:rsidP="008037DD">
            <w:pPr>
              <w:widowControl/>
              <w:suppressAutoHyphens w:val="0"/>
              <w:spacing w:after="0"/>
              <w:jc w:val="left"/>
              <w:rPr>
                <w:ins w:id="2902" w:author="Nguyen Thi Thuy Duong" w:date="2019-12-17T16:37:00Z"/>
              </w:rPr>
            </w:pPr>
          </w:p>
        </w:tc>
        <w:tc>
          <w:tcPr>
            <w:tcW w:w="2715" w:type="dxa"/>
            <w:hideMark/>
          </w:tcPr>
          <w:p w14:paraId="70759BC8" w14:textId="77777777" w:rsidR="00F97B92" w:rsidRDefault="00F97B92" w:rsidP="008037DD">
            <w:pPr>
              <w:rPr>
                <w:ins w:id="2903" w:author="Nguyen Thi Thuy Duong" w:date="2019-12-17T16:37:00Z"/>
              </w:rPr>
            </w:pPr>
            <w:ins w:id="2904" w:author="Nguyen Thi Thuy Duong" w:date="2019-12-17T16:37:00Z">
              <w:r>
                <w:t>Dự án lớn và phức tạp</w:t>
              </w:r>
            </w:ins>
          </w:p>
        </w:tc>
        <w:tc>
          <w:tcPr>
            <w:tcW w:w="2104" w:type="dxa"/>
            <w:hideMark/>
          </w:tcPr>
          <w:p w14:paraId="6AE62DC8" w14:textId="77777777" w:rsidR="00F97B92" w:rsidRDefault="00F97B92" w:rsidP="008037DD">
            <w:pPr>
              <w:rPr>
                <w:ins w:id="2905" w:author="Nguyen Thi Thuy Duong" w:date="2019-12-17T16:37:00Z"/>
              </w:rPr>
            </w:pPr>
            <w:ins w:id="2906" w:author="Nguyen Thi Thuy Duong" w:date="2019-12-17T16:37:00Z">
              <w:r>
                <w:t>Ước lương ban đầu về dự án bị sai lệch</w:t>
              </w:r>
            </w:ins>
          </w:p>
        </w:tc>
        <w:tc>
          <w:tcPr>
            <w:tcW w:w="1230" w:type="dxa"/>
            <w:hideMark/>
          </w:tcPr>
          <w:p w14:paraId="1B7741AD" w14:textId="77777777" w:rsidR="00F97B92" w:rsidRDefault="00F97B92" w:rsidP="008037DD">
            <w:pPr>
              <w:rPr>
                <w:ins w:id="2907" w:author="Nguyen Thi Thuy Duong" w:date="2019-12-17T16:37:00Z"/>
              </w:rPr>
            </w:pPr>
            <w:ins w:id="2908" w:author="Nguyen Thi Thuy Duong" w:date="2019-12-17T16:37:00Z">
              <w:r>
                <w:t>Lớn</w:t>
              </w:r>
            </w:ins>
          </w:p>
        </w:tc>
        <w:tc>
          <w:tcPr>
            <w:tcW w:w="1296" w:type="dxa"/>
            <w:hideMark/>
          </w:tcPr>
          <w:p w14:paraId="491F529A" w14:textId="77777777" w:rsidR="00F97B92" w:rsidRDefault="00F97B92" w:rsidP="008037DD">
            <w:pPr>
              <w:rPr>
                <w:ins w:id="2909" w:author="Nguyen Thi Thuy Duong" w:date="2019-12-17T16:37:00Z"/>
              </w:rPr>
            </w:pPr>
            <w:ins w:id="2910" w:author="Nguyen Thi Thuy Duong" w:date="2019-12-17T16:37:00Z">
              <w:r>
                <w:t>Thấp</w:t>
              </w:r>
            </w:ins>
          </w:p>
        </w:tc>
      </w:tr>
      <w:tr w:rsidR="00F97B92" w14:paraId="52706538" w14:textId="77777777" w:rsidTr="00F97B92">
        <w:trPr>
          <w:ins w:id="2911" w:author="Nguyen Thi Thuy Duong" w:date="2019-12-17T16:37:00Z"/>
        </w:trPr>
        <w:tc>
          <w:tcPr>
            <w:tcW w:w="1317" w:type="dxa"/>
            <w:vMerge w:val="restart"/>
          </w:tcPr>
          <w:p w14:paraId="05AC72FE" w14:textId="77777777" w:rsidR="00F97B92" w:rsidRDefault="00F97B92" w:rsidP="008037DD">
            <w:pPr>
              <w:rPr>
                <w:ins w:id="2912" w:author="Nguyen Thi Thuy Duong" w:date="2019-12-17T16:37:00Z"/>
              </w:rPr>
            </w:pPr>
          </w:p>
          <w:p w14:paraId="43C43FCF" w14:textId="77777777" w:rsidR="00F97B92" w:rsidRDefault="00F97B92" w:rsidP="008037DD">
            <w:pPr>
              <w:rPr>
                <w:ins w:id="2913" w:author="Nguyen Thi Thuy Duong" w:date="2019-12-17T16:37:00Z"/>
              </w:rPr>
            </w:pPr>
          </w:p>
          <w:p w14:paraId="5AD0B141" w14:textId="77777777" w:rsidR="00F97B92" w:rsidRDefault="00F97B92" w:rsidP="008037DD">
            <w:pPr>
              <w:rPr>
                <w:ins w:id="2914" w:author="Nguyen Thi Thuy Duong" w:date="2019-12-17T16:37:00Z"/>
              </w:rPr>
            </w:pPr>
            <w:ins w:id="2915" w:author="Nguyen Thi Thuy Duong" w:date="2019-12-17T16:37:00Z">
              <w:r>
                <w:t>Kỹ thuật</w:t>
              </w:r>
            </w:ins>
          </w:p>
        </w:tc>
        <w:tc>
          <w:tcPr>
            <w:tcW w:w="2715" w:type="dxa"/>
            <w:hideMark/>
          </w:tcPr>
          <w:p w14:paraId="132CE847" w14:textId="02B9382D" w:rsidR="00F97B92" w:rsidRDefault="00F97B92" w:rsidP="008037DD">
            <w:pPr>
              <w:rPr>
                <w:ins w:id="2916" w:author="Nguyen Thi Thuy Duong" w:date="2019-12-17T16:37:00Z"/>
              </w:rPr>
            </w:pPr>
            <w:ins w:id="2917" w:author="Nguyen Thi Thuy Duong" w:date="2019-12-17T16:38:00Z">
              <w:r>
                <w:t>Quá tải lượt người dùng truy cập cùng lúc</w:t>
              </w:r>
            </w:ins>
          </w:p>
        </w:tc>
        <w:tc>
          <w:tcPr>
            <w:tcW w:w="2104" w:type="dxa"/>
            <w:hideMark/>
          </w:tcPr>
          <w:p w14:paraId="3CD7A138" w14:textId="05082D69" w:rsidR="00F97B92" w:rsidRDefault="00F97B92" w:rsidP="008037DD">
            <w:pPr>
              <w:rPr>
                <w:ins w:id="2918" w:author="Nguyen Thi Thuy Duong" w:date="2019-12-17T16:37:00Z"/>
              </w:rPr>
            </w:pPr>
            <w:ins w:id="2919" w:author="Nguyen Thi Thuy Duong" w:date="2019-12-17T16:39:00Z">
              <w:r>
                <w:t xml:space="preserve">Hệ thống bị chậm </w:t>
              </w:r>
            </w:ins>
          </w:p>
        </w:tc>
        <w:tc>
          <w:tcPr>
            <w:tcW w:w="1230" w:type="dxa"/>
            <w:hideMark/>
          </w:tcPr>
          <w:p w14:paraId="3750A860" w14:textId="77777777" w:rsidR="00F97B92" w:rsidRDefault="00F97B92" w:rsidP="008037DD">
            <w:pPr>
              <w:rPr>
                <w:ins w:id="2920" w:author="Nguyen Thi Thuy Duong" w:date="2019-12-17T16:37:00Z"/>
              </w:rPr>
            </w:pPr>
            <w:ins w:id="2921" w:author="Nguyen Thi Thuy Duong" w:date="2019-12-17T16:37:00Z">
              <w:r>
                <w:t>Lớn</w:t>
              </w:r>
            </w:ins>
          </w:p>
        </w:tc>
        <w:tc>
          <w:tcPr>
            <w:tcW w:w="1296" w:type="dxa"/>
            <w:hideMark/>
          </w:tcPr>
          <w:p w14:paraId="2C584C35" w14:textId="77777777" w:rsidR="00F97B92" w:rsidRDefault="00F97B92" w:rsidP="008037DD">
            <w:pPr>
              <w:rPr>
                <w:ins w:id="2922" w:author="Nguyen Thi Thuy Duong" w:date="2019-12-17T16:37:00Z"/>
              </w:rPr>
            </w:pPr>
            <w:ins w:id="2923" w:author="Nguyen Thi Thuy Duong" w:date="2019-12-17T16:37:00Z">
              <w:r>
                <w:t>Trung bình</w:t>
              </w:r>
            </w:ins>
          </w:p>
        </w:tc>
      </w:tr>
      <w:tr w:rsidR="00F97B92" w14:paraId="3701D5BB" w14:textId="77777777" w:rsidTr="00F97B92">
        <w:trPr>
          <w:ins w:id="2924" w:author="Nguyen Thi Thuy Duong" w:date="2019-12-17T16:37:00Z"/>
        </w:trPr>
        <w:tc>
          <w:tcPr>
            <w:tcW w:w="0" w:type="auto"/>
            <w:vMerge/>
            <w:hideMark/>
          </w:tcPr>
          <w:p w14:paraId="3CE7F8A0" w14:textId="77777777" w:rsidR="00F97B92" w:rsidRDefault="00F97B92" w:rsidP="008037DD">
            <w:pPr>
              <w:widowControl/>
              <w:suppressAutoHyphens w:val="0"/>
              <w:spacing w:after="0"/>
              <w:jc w:val="left"/>
              <w:rPr>
                <w:ins w:id="2925" w:author="Nguyen Thi Thuy Duong" w:date="2019-12-17T16:37:00Z"/>
              </w:rPr>
            </w:pPr>
          </w:p>
        </w:tc>
        <w:tc>
          <w:tcPr>
            <w:tcW w:w="2715" w:type="dxa"/>
            <w:hideMark/>
          </w:tcPr>
          <w:p w14:paraId="2A39DF74" w14:textId="1B9E97F5" w:rsidR="00F97B92" w:rsidRDefault="00F97B92" w:rsidP="008037DD">
            <w:pPr>
              <w:rPr>
                <w:ins w:id="2926" w:author="Nguyen Thi Thuy Duong" w:date="2019-12-17T16:37:00Z"/>
              </w:rPr>
            </w:pPr>
            <w:ins w:id="2927" w:author="Nguyen Thi Thuy Duong" w:date="2019-12-17T16:39:00Z">
              <w:r>
                <w:t>Hai người cùng lúc chọn một mặt hàng chỉ còn 1 sản phẩm</w:t>
              </w:r>
            </w:ins>
          </w:p>
        </w:tc>
        <w:tc>
          <w:tcPr>
            <w:tcW w:w="2104" w:type="dxa"/>
            <w:hideMark/>
          </w:tcPr>
          <w:p w14:paraId="093E2A01" w14:textId="729FBC52" w:rsidR="00F97B92" w:rsidRDefault="00F97B92">
            <w:pPr>
              <w:rPr>
                <w:ins w:id="2928" w:author="Nguyen Thi Thuy Duong" w:date="2019-12-17T16:37:00Z"/>
              </w:rPr>
            </w:pPr>
            <w:ins w:id="2929" w:author="Nguyen Thi Thuy Duong" w:date="2019-12-17T16:37:00Z">
              <w:r>
                <w:t xml:space="preserve">Khó khăn trong </w:t>
              </w:r>
            </w:ins>
            <w:ins w:id="2930" w:author="Nguyen Thi Thuy Duong" w:date="2019-12-17T16:40:00Z">
              <w:r>
                <w:t>xử lý tương tranh</w:t>
              </w:r>
            </w:ins>
          </w:p>
        </w:tc>
        <w:tc>
          <w:tcPr>
            <w:tcW w:w="1230" w:type="dxa"/>
            <w:hideMark/>
          </w:tcPr>
          <w:p w14:paraId="30DE1911" w14:textId="77777777" w:rsidR="00F97B92" w:rsidRDefault="00F97B92" w:rsidP="008037DD">
            <w:pPr>
              <w:rPr>
                <w:ins w:id="2931" w:author="Nguyen Thi Thuy Duong" w:date="2019-12-17T16:37:00Z"/>
              </w:rPr>
            </w:pPr>
            <w:ins w:id="2932" w:author="Nguyen Thi Thuy Duong" w:date="2019-12-17T16:37:00Z">
              <w:r>
                <w:t>Lớn</w:t>
              </w:r>
            </w:ins>
          </w:p>
        </w:tc>
        <w:tc>
          <w:tcPr>
            <w:tcW w:w="1296" w:type="dxa"/>
            <w:hideMark/>
          </w:tcPr>
          <w:p w14:paraId="53747D90" w14:textId="77777777" w:rsidR="00F97B92" w:rsidRDefault="00F97B92" w:rsidP="008037DD">
            <w:pPr>
              <w:rPr>
                <w:ins w:id="2933" w:author="Nguyen Thi Thuy Duong" w:date="2019-12-17T16:37:00Z"/>
              </w:rPr>
            </w:pPr>
            <w:ins w:id="2934" w:author="Nguyen Thi Thuy Duong" w:date="2019-12-17T16:37:00Z">
              <w:r>
                <w:t>Trung bình</w:t>
              </w:r>
            </w:ins>
          </w:p>
        </w:tc>
      </w:tr>
      <w:tr w:rsidR="00F97B92" w14:paraId="5106C529" w14:textId="77777777" w:rsidTr="00F97B92">
        <w:trPr>
          <w:ins w:id="2935" w:author="Nguyen Thi Thuy Duong" w:date="2019-12-17T16:37:00Z"/>
        </w:trPr>
        <w:tc>
          <w:tcPr>
            <w:tcW w:w="1317" w:type="dxa"/>
            <w:vMerge w:val="restart"/>
          </w:tcPr>
          <w:p w14:paraId="5C71274C" w14:textId="77777777" w:rsidR="00F97B92" w:rsidRDefault="00F97B92" w:rsidP="008037DD">
            <w:pPr>
              <w:rPr>
                <w:ins w:id="2936" w:author="Nguyen Thi Thuy Duong" w:date="2019-12-17T16:37:00Z"/>
              </w:rPr>
            </w:pPr>
          </w:p>
          <w:p w14:paraId="7BFD6992" w14:textId="77777777" w:rsidR="00F97B92" w:rsidRDefault="00F97B92" w:rsidP="008037DD">
            <w:pPr>
              <w:rPr>
                <w:ins w:id="2937" w:author="Nguyen Thi Thuy Duong" w:date="2019-12-17T16:37:00Z"/>
              </w:rPr>
            </w:pPr>
          </w:p>
          <w:p w14:paraId="43C7F382" w14:textId="77777777" w:rsidR="00F97B92" w:rsidRDefault="00F97B92" w:rsidP="008037DD">
            <w:pPr>
              <w:rPr>
                <w:ins w:id="2938" w:author="Nguyen Thi Thuy Duong" w:date="2019-12-17T16:37:00Z"/>
              </w:rPr>
            </w:pPr>
            <w:ins w:id="2939" w:author="Nguyen Thi Thuy Duong" w:date="2019-12-17T16:37:00Z">
              <w:r>
                <w:t>Tổ chức</w:t>
              </w:r>
            </w:ins>
          </w:p>
        </w:tc>
        <w:tc>
          <w:tcPr>
            <w:tcW w:w="2715" w:type="dxa"/>
            <w:hideMark/>
          </w:tcPr>
          <w:p w14:paraId="68D5AA99" w14:textId="77777777" w:rsidR="00F97B92" w:rsidRDefault="00F97B92" w:rsidP="008037DD">
            <w:pPr>
              <w:rPr>
                <w:ins w:id="2940" w:author="Nguyen Thi Thuy Duong" w:date="2019-12-17T16:37:00Z"/>
              </w:rPr>
            </w:pPr>
            <w:ins w:id="2941" w:author="Nguyen Thi Thuy Duong" w:date="2019-12-17T16:37:00Z">
              <w:r>
                <w:t>Nhân lực không đủ</w:t>
              </w:r>
            </w:ins>
          </w:p>
        </w:tc>
        <w:tc>
          <w:tcPr>
            <w:tcW w:w="2104" w:type="dxa"/>
            <w:hideMark/>
          </w:tcPr>
          <w:p w14:paraId="67FEB0C2" w14:textId="77777777" w:rsidR="00F97B92" w:rsidRDefault="00F97B92" w:rsidP="008037DD">
            <w:pPr>
              <w:rPr>
                <w:ins w:id="2942" w:author="Nguyen Thi Thuy Duong" w:date="2019-12-17T16:37:00Z"/>
              </w:rPr>
            </w:pPr>
            <w:ins w:id="2943" w:author="Nguyen Thi Thuy Duong" w:date="2019-12-17T16:37:00Z">
              <w:r>
                <w:t>Trễ dự án</w:t>
              </w:r>
            </w:ins>
          </w:p>
        </w:tc>
        <w:tc>
          <w:tcPr>
            <w:tcW w:w="1230" w:type="dxa"/>
            <w:hideMark/>
          </w:tcPr>
          <w:p w14:paraId="30CFE203" w14:textId="77777777" w:rsidR="00F97B92" w:rsidRDefault="00F97B92" w:rsidP="008037DD">
            <w:pPr>
              <w:rPr>
                <w:ins w:id="2944" w:author="Nguyen Thi Thuy Duong" w:date="2019-12-17T16:37:00Z"/>
              </w:rPr>
            </w:pPr>
            <w:ins w:id="2945" w:author="Nguyen Thi Thuy Duong" w:date="2019-12-17T16:37:00Z">
              <w:r>
                <w:t>Trung bình</w:t>
              </w:r>
            </w:ins>
          </w:p>
        </w:tc>
        <w:tc>
          <w:tcPr>
            <w:tcW w:w="1296" w:type="dxa"/>
            <w:hideMark/>
          </w:tcPr>
          <w:p w14:paraId="321E5745" w14:textId="77777777" w:rsidR="00F97B92" w:rsidRDefault="00F97B92" w:rsidP="008037DD">
            <w:pPr>
              <w:rPr>
                <w:ins w:id="2946" w:author="Nguyen Thi Thuy Duong" w:date="2019-12-17T16:37:00Z"/>
              </w:rPr>
            </w:pPr>
            <w:ins w:id="2947" w:author="Nguyen Thi Thuy Duong" w:date="2019-12-17T16:37:00Z">
              <w:r>
                <w:t>Trung bình</w:t>
              </w:r>
            </w:ins>
          </w:p>
        </w:tc>
      </w:tr>
      <w:tr w:rsidR="00F97B92" w14:paraId="2565FB01" w14:textId="77777777" w:rsidTr="00F97B92">
        <w:trPr>
          <w:ins w:id="2948" w:author="Nguyen Thi Thuy Duong" w:date="2019-12-17T16:37:00Z"/>
        </w:trPr>
        <w:tc>
          <w:tcPr>
            <w:tcW w:w="0" w:type="auto"/>
            <w:vMerge/>
            <w:hideMark/>
          </w:tcPr>
          <w:p w14:paraId="0BC6A099" w14:textId="77777777" w:rsidR="00F97B92" w:rsidRDefault="00F97B92" w:rsidP="008037DD">
            <w:pPr>
              <w:widowControl/>
              <w:suppressAutoHyphens w:val="0"/>
              <w:spacing w:after="0"/>
              <w:jc w:val="left"/>
              <w:rPr>
                <w:ins w:id="2949" w:author="Nguyen Thi Thuy Duong" w:date="2019-12-17T16:37:00Z"/>
              </w:rPr>
            </w:pPr>
          </w:p>
        </w:tc>
        <w:tc>
          <w:tcPr>
            <w:tcW w:w="2715" w:type="dxa"/>
            <w:hideMark/>
          </w:tcPr>
          <w:p w14:paraId="5E0BB3DE" w14:textId="77777777" w:rsidR="00F97B92" w:rsidRDefault="00F97B92" w:rsidP="008037DD">
            <w:pPr>
              <w:rPr>
                <w:ins w:id="2950" w:author="Nguyen Thi Thuy Duong" w:date="2019-12-17T16:37:00Z"/>
              </w:rPr>
            </w:pPr>
            <w:ins w:id="2951" w:author="Nguyen Thi Thuy Duong" w:date="2019-12-17T16:37:00Z">
              <w:r>
                <w:t>Đội ngũ không có kinh nghiệm</w:t>
              </w:r>
            </w:ins>
          </w:p>
        </w:tc>
        <w:tc>
          <w:tcPr>
            <w:tcW w:w="2104" w:type="dxa"/>
            <w:hideMark/>
          </w:tcPr>
          <w:p w14:paraId="020044E3" w14:textId="77777777" w:rsidR="00F97B92" w:rsidRDefault="00F97B92" w:rsidP="008037DD">
            <w:pPr>
              <w:rPr>
                <w:ins w:id="2952" w:author="Nguyen Thi Thuy Duong" w:date="2019-12-17T16:37:00Z"/>
              </w:rPr>
            </w:pPr>
            <w:ins w:id="2953" w:author="Nguyen Thi Thuy Duong" w:date="2019-12-17T16:37:00Z">
              <w:r>
                <w:t>Trễ dự án, khó triển khai</w:t>
              </w:r>
            </w:ins>
          </w:p>
        </w:tc>
        <w:tc>
          <w:tcPr>
            <w:tcW w:w="1230" w:type="dxa"/>
            <w:hideMark/>
          </w:tcPr>
          <w:p w14:paraId="5F5F67E5" w14:textId="77777777" w:rsidR="00F97B92" w:rsidRDefault="00F97B92" w:rsidP="008037DD">
            <w:pPr>
              <w:rPr>
                <w:ins w:id="2954" w:author="Nguyen Thi Thuy Duong" w:date="2019-12-17T16:37:00Z"/>
              </w:rPr>
            </w:pPr>
            <w:ins w:id="2955" w:author="Nguyen Thi Thuy Duong" w:date="2019-12-17T16:37:00Z">
              <w:r>
                <w:t>Trung bình</w:t>
              </w:r>
            </w:ins>
          </w:p>
        </w:tc>
        <w:tc>
          <w:tcPr>
            <w:tcW w:w="1296" w:type="dxa"/>
            <w:hideMark/>
          </w:tcPr>
          <w:p w14:paraId="6A219535" w14:textId="77777777" w:rsidR="00F97B92" w:rsidRDefault="00F97B92" w:rsidP="008037DD">
            <w:pPr>
              <w:rPr>
                <w:ins w:id="2956" w:author="Nguyen Thi Thuy Duong" w:date="2019-12-17T16:37:00Z"/>
              </w:rPr>
            </w:pPr>
            <w:ins w:id="2957" w:author="Nguyen Thi Thuy Duong" w:date="2019-12-17T16:37:00Z">
              <w:r>
                <w:t>Trung bình</w:t>
              </w:r>
            </w:ins>
          </w:p>
        </w:tc>
      </w:tr>
      <w:tr w:rsidR="00F97B92" w14:paraId="1839B512" w14:textId="77777777" w:rsidTr="00F97B92">
        <w:trPr>
          <w:ins w:id="2958" w:author="Nguyen Thi Thuy Duong" w:date="2019-12-17T16:37:00Z"/>
        </w:trPr>
        <w:tc>
          <w:tcPr>
            <w:tcW w:w="0" w:type="auto"/>
            <w:vMerge/>
            <w:hideMark/>
          </w:tcPr>
          <w:p w14:paraId="545B2CA7" w14:textId="77777777" w:rsidR="00F97B92" w:rsidRDefault="00F97B92" w:rsidP="008037DD">
            <w:pPr>
              <w:widowControl/>
              <w:suppressAutoHyphens w:val="0"/>
              <w:spacing w:after="0"/>
              <w:jc w:val="left"/>
              <w:rPr>
                <w:ins w:id="2959" w:author="Nguyen Thi Thuy Duong" w:date="2019-12-17T16:37:00Z"/>
              </w:rPr>
            </w:pPr>
          </w:p>
        </w:tc>
        <w:tc>
          <w:tcPr>
            <w:tcW w:w="2715" w:type="dxa"/>
            <w:hideMark/>
          </w:tcPr>
          <w:p w14:paraId="48CCF3F6" w14:textId="77777777" w:rsidR="00F97B92" w:rsidRDefault="00F97B92" w:rsidP="008037DD">
            <w:pPr>
              <w:rPr>
                <w:ins w:id="2960" w:author="Nguyen Thi Thuy Duong" w:date="2019-12-17T16:37:00Z"/>
              </w:rPr>
            </w:pPr>
            <w:ins w:id="2961" w:author="Nguyen Thi Thuy Duong" w:date="2019-12-17T16:37:00Z">
              <w:r>
                <w:t>Tuyển người mới vào dự án</w:t>
              </w:r>
            </w:ins>
          </w:p>
        </w:tc>
        <w:tc>
          <w:tcPr>
            <w:tcW w:w="2104" w:type="dxa"/>
            <w:hideMark/>
          </w:tcPr>
          <w:p w14:paraId="79B7F06B" w14:textId="77777777" w:rsidR="00F97B92" w:rsidRDefault="00F97B92" w:rsidP="008037DD">
            <w:pPr>
              <w:rPr>
                <w:ins w:id="2962" w:author="Nguyen Thi Thuy Duong" w:date="2019-12-17T16:37:00Z"/>
              </w:rPr>
            </w:pPr>
            <w:ins w:id="2963" w:author="Nguyen Thi Thuy Duong" w:date="2019-12-17T16:37:00Z">
              <w:r>
                <w:t>Trễ dự án</w:t>
              </w:r>
            </w:ins>
          </w:p>
        </w:tc>
        <w:tc>
          <w:tcPr>
            <w:tcW w:w="1230" w:type="dxa"/>
            <w:hideMark/>
          </w:tcPr>
          <w:p w14:paraId="208F20B9" w14:textId="77777777" w:rsidR="00F97B92" w:rsidRDefault="00F97B92" w:rsidP="008037DD">
            <w:pPr>
              <w:rPr>
                <w:ins w:id="2964" w:author="Nguyen Thi Thuy Duong" w:date="2019-12-17T16:37:00Z"/>
              </w:rPr>
            </w:pPr>
            <w:ins w:id="2965" w:author="Nguyen Thi Thuy Duong" w:date="2019-12-17T16:37:00Z">
              <w:r>
                <w:t>Thấp</w:t>
              </w:r>
            </w:ins>
          </w:p>
        </w:tc>
        <w:tc>
          <w:tcPr>
            <w:tcW w:w="1296" w:type="dxa"/>
            <w:hideMark/>
          </w:tcPr>
          <w:p w14:paraId="2DE729C2" w14:textId="77777777" w:rsidR="00F97B92" w:rsidRDefault="00F97B92" w:rsidP="008037DD">
            <w:pPr>
              <w:rPr>
                <w:ins w:id="2966" w:author="Nguyen Thi Thuy Duong" w:date="2019-12-17T16:37:00Z"/>
              </w:rPr>
            </w:pPr>
            <w:ins w:id="2967" w:author="Nguyen Thi Thuy Duong" w:date="2019-12-17T16:37:00Z">
              <w:r>
                <w:t>Thấp</w:t>
              </w:r>
            </w:ins>
          </w:p>
        </w:tc>
      </w:tr>
      <w:tr w:rsidR="00F97B92" w14:paraId="0D160EAC" w14:textId="77777777" w:rsidTr="00F97B92">
        <w:trPr>
          <w:ins w:id="2968" w:author="Nguyen Thi Thuy Duong" w:date="2019-12-17T16:37:00Z"/>
        </w:trPr>
        <w:tc>
          <w:tcPr>
            <w:tcW w:w="0" w:type="auto"/>
            <w:vMerge/>
            <w:hideMark/>
          </w:tcPr>
          <w:p w14:paraId="78E432DA" w14:textId="77777777" w:rsidR="00F97B92" w:rsidRDefault="00F97B92" w:rsidP="008037DD">
            <w:pPr>
              <w:widowControl/>
              <w:suppressAutoHyphens w:val="0"/>
              <w:spacing w:after="0"/>
              <w:jc w:val="left"/>
              <w:rPr>
                <w:ins w:id="2969" w:author="Nguyen Thi Thuy Duong" w:date="2019-12-17T16:37:00Z"/>
              </w:rPr>
            </w:pPr>
          </w:p>
        </w:tc>
        <w:tc>
          <w:tcPr>
            <w:tcW w:w="2715" w:type="dxa"/>
            <w:hideMark/>
          </w:tcPr>
          <w:p w14:paraId="657FC1B1" w14:textId="77777777" w:rsidR="00F97B92" w:rsidRDefault="00F97B92" w:rsidP="008037DD">
            <w:pPr>
              <w:rPr>
                <w:ins w:id="2970" w:author="Nguyen Thi Thuy Duong" w:date="2019-12-17T16:37:00Z"/>
              </w:rPr>
            </w:pPr>
            <w:ins w:id="2971" w:author="Nguyen Thi Thuy Duong" w:date="2019-12-17T16:37:00Z">
              <w:r>
                <w:t>Một số bộ phận nhân sự dự án bị thay đổi</w:t>
              </w:r>
            </w:ins>
          </w:p>
        </w:tc>
        <w:tc>
          <w:tcPr>
            <w:tcW w:w="2104" w:type="dxa"/>
            <w:hideMark/>
          </w:tcPr>
          <w:p w14:paraId="71367DBD" w14:textId="77777777" w:rsidR="00F97B92" w:rsidRDefault="00F97B92" w:rsidP="008037DD">
            <w:pPr>
              <w:rPr>
                <w:ins w:id="2972" w:author="Nguyen Thi Thuy Duong" w:date="2019-12-17T16:37:00Z"/>
              </w:rPr>
            </w:pPr>
            <w:ins w:id="2973" w:author="Nguyen Thi Thuy Duong" w:date="2019-12-17T16:37:00Z">
              <w:r>
                <w:t>Trễ dự án</w:t>
              </w:r>
            </w:ins>
          </w:p>
        </w:tc>
        <w:tc>
          <w:tcPr>
            <w:tcW w:w="1230" w:type="dxa"/>
            <w:hideMark/>
          </w:tcPr>
          <w:p w14:paraId="52829EB7" w14:textId="77777777" w:rsidR="00F97B92" w:rsidRDefault="00F97B92" w:rsidP="008037DD">
            <w:pPr>
              <w:rPr>
                <w:ins w:id="2974" w:author="Nguyen Thi Thuy Duong" w:date="2019-12-17T16:37:00Z"/>
              </w:rPr>
            </w:pPr>
            <w:ins w:id="2975" w:author="Nguyen Thi Thuy Duong" w:date="2019-12-17T16:37:00Z">
              <w:r>
                <w:t>Thấp</w:t>
              </w:r>
            </w:ins>
          </w:p>
        </w:tc>
        <w:tc>
          <w:tcPr>
            <w:tcW w:w="1296" w:type="dxa"/>
            <w:hideMark/>
          </w:tcPr>
          <w:p w14:paraId="780FB169" w14:textId="77777777" w:rsidR="00F97B92" w:rsidRDefault="00F97B92" w:rsidP="008037DD">
            <w:pPr>
              <w:rPr>
                <w:ins w:id="2976" w:author="Nguyen Thi Thuy Duong" w:date="2019-12-17T16:37:00Z"/>
              </w:rPr>
            </w:pPr>
            <w:ins w:id="2977" w:author="Nguyen Thi Thuy Duong" w:date="2019-12-17T16:37:00Z">
              <w:r>
                <w:t>Trung bình</w:t>
              </w:r>
            </w:ins>
          </w:p>
        </w:tc>
      </w:tr>
      <w:tr w:rsidR="00C8453D" w:rsidDel="00F97B92" w14:paraId="2BC9352A" w14:textId="6D6EC851" w:rsidTr="00F97B92">
        <w:trPr>
          <w:del w:id="2978" w:author="Nguyen Thi Thuy Duong" w:date="2019-12-17T16:37:00Z"/>
        </w:trPr>
        <w:tc>
          <w:tcPr>
            <w:tcW w:w="1317" w:type="dxa"/>
            <w:tcBorders>
              <w:top w:val="single" w:sz="4" w:space="0" w:color="auto"/>
              <w:left w:val="single" w:sz="4" w:space="0" w:color="auto"/>
              <w:bottom w:val="single" w:sz="4" w:space="0" w:color="auto"/>
              <w:right w:val="single" w:sz="4" w:space="0" w:color="auto"/>
            </w:tcBorders>
          </w:tcPr>
          <w:p w14:paraId="34619232" w14:textId="47659FB3" w:rsidR="00C8453D" w:rsidDel="00F97B92" w:rsidRDefault="00C8453D">
            <w:pPr>
              <w:rPr>
                <w:del w:id="297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1E3248C1" w14:textId="20AC715E" w:rsidR="00C8453D" w:rsidDel="00F97B92" w:rsidRDefault="00C8453D">
            <w:pPr>
              <w:rPr>
                <w:del w:id="298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A1DDD9F" w14:textId="1285E6BD" w:rsidR="00C8453D" w:rsidDel="00F97B92" w:rsidRDefault="00C8453D">
            <w:pPr>
              <w:rPr>
                <w:del w:id="298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36CBD782" w14:textId="35F18DFE" w:rsidR="00C8453D" w:rsidDel="00F97B92" w:rsidRDefault="00C8453D">
            <w:pPr>
              <w:rPr>
                <w:del w:id="298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517594A" w14:textId="0EE11EFF" w:rsidR="00C8453D" w:rsidDel="00F97B92" w:rsidRDefault="00C8453D">
            <w:pPr>
              <w:jc w:val="left"/>
              <w:rPr>
                <w:del w:id="2983" w:author="Nguyen Thi Thuy Duong" w:date="2019-12-17T16:37:00Z"/>
              </w:rPr>
            </w:pPr>
          </w:p>
        </w:tc>
      </w:tr>
      <w:tr w:rsidR="00C8453D" w:rsidDel="00F97B92" w14:paraId="2CE3A85C" w14:textId="2CA189C2" w:rsidTr="00F97B92">
        <w:trPr>
          <w:del w:id="2984"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125B9AF4" w14:textId="4E07C7A8" w:rsidR="00C8453D" w:rsidDel="00F97B92" w:rsidRDefault="00C8453D">
            <w:pPr>
              <w:rPr>
                <w:del w:id="298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5F54452D" w14:textId="1B83582B" w:rsidR="00C8453D" w:rsidDel="00F97B92" w:rsidRDefault="00C8453D">
            <w:pPr>
              <w:rPr>
                <w:del w:id="298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EEEB493" w14:textId="18DA1ED3" w:rsidR="00C8453D" w:rsidDel="00F97B92" w:rsidRDefault="00C8453D">
            <w:pPr>
              <w:rPr>
                <w:del w:id="298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925473" w14:textId="02DD36C9" w:rsidR="00C8453D" w:rsidDel="00F97B92" w:rsidRDefault="00C8453D">
            <w:pPr>
              <w:rPr>
                <w:del w:id="298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6BEB2F2" w14:textId="7B8B5DFC" w:rsidR="00C8453D" w:rsidDel="00F97B92" w:rsidRDefault="00C8453D">
            <w:pPr>
              <w:rPr>
                <w:del w:id="2989" w:author="Nguyen Thi Thuy Duong" w:date="2019-12-17T16:37:00Z"/>
              </w:rPr>
            </w:pPr>
          </w:p>
        </w:tc>
      </w:tr>
      <w:tr w:rsidR="00C8453D" w:rsidDel="00F97B92" w14:paraId="40ACD961" w14:textId="0119FD2C" w:rsidTr="00F97B92">
        <w:trPr>
          <w:del w:id="299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BE9EF9" w14:textId="4C2E8F99" w:rsidR="00C8453D" w:rsidDel="00F97B92" w:rsidRDefault="00C8453D">
            <w:pPr>
              <w:widowControl/>
              <w:suppressAutoHyphens w:val="0"/>
              <w:spacing w:after="0"/>
              <w:jc w:val="left"/>
              <w:rPr>
                <w:del w:id="299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0FE59039" w14:textId="3147BC4C" w:rsidR="00C8453D" w:rsidDel="00F97B92" w:rsidRDefault="00C8453D">
            <w:pPr>
              <w:rPr>
                <w:del w:id="299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4DAA568" w14:textId="280F6FAD" w:rsidR="00C8453D" w:rsidDel="00F97B92" w:rsidRDefault="00C8453D">
            <w:pPr>
              <w:rPr>
                <w:del w:id="299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088AA9" w14:textId="733BFEEF" w:rsidR="00C8453D" w:rsidDel="00F97B92" w:rsidRDefault="00C8453D">
            <w:pPr>
              <w:rPr>
                <w:del w:id="299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9BC1CE1" w14:textId="5FB014C7" w:rsidR="00C8453D" w:rsidDel="00F97B92" w:rsidRDefault="00C8453D">
            <w:pPr>
              <w:rPr>
                <w:del w:id="2995" w:author="Nguyen Thi Thuy Duong" w:date="2019-12-17T16:37:00Z"/>
              </w:rPr>
            </w:pPr>
          </w:p>
        </w:tc>
      </w:tr>
      <w:tr w:rsidR="00C8453D" w:rsidDel="00F97B92" w14:paraId="3EB8C430" w14:textId="54D7A577" w:rsidTr="00F97B92">
        <w:trPr>
          <w:del w:id="2996"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21C2F89" w14:textId="5D124385" w:rsidR="00C8453D" w:rsidDel="00F97B92" w:rsidRDefault="00C8453D">
            <w:pPr>
              <w:widowControl/>
              <w:suppressAutoHyphens w:val="0"/>
              <w:spacing w:after="0"/>
              <w:jc w:val="left"/>
              <w:rPr>
                <w:del w:id="299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E5877AE" w14:textId="20B52A8C" w:rsidR="00C8453D" w:rsidDel="00F97B92" w:rsidRDefault="00C8453D">
            <w:pPr>
              <w:rPr>
                <w:del w:id="299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32F4310B" w14:textId="612E0B02" w:rsidR="00C8453D" w:rsidDel="00F97B92" w:rsidRDefault="00C8453D">
            <w:pPr>
              <w:rPr>
                <w:del w:id="299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D0A3CE0" w14:textId="3E6936E0" w:rsidR="00C8453D" w:rsidDel="00F97B92" w:rsidRDefault="00C8453D">
            <w:pPr>
              <w:rPr>
                <w:del w:id="300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CE3AF5" w14:textId="656AFF79" w:rsidR="00C8453D" w:rsidDel="00F97B92" w:rsidRDefault="00C8453D">
            <w:pPr>
              <w:rPr>
                <w:del w:id="3001" w:author="Nguyen Thi Thuy Duong" w:date="2019-12-17T16:37:00Z"/>
              </w:rPr>
            </w:pPr>
          </w:p>
        </w:tc>
      </w:tr>
      <w:tr w:rsidR="00C8453D" w:rsidDel="00F97B92" w14:paraId="7D747412" w14:textId="74F92235" w:rsidTr="00F97B92">
        <w:trPr>
          <w:del w:id="300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514B3097" w14:textId="6FF39E45" w:rsidR="00C8453D" w:rsidDel="00F97B92" w:rsidRDefault="00C8453D">
            <w:pPr>
              <w:widowControl/>
              <w:suppressAutoHyphens w:val="0"/>
              <w:spacing w:after="0"/>
              <w:jc w:val="left"/>
              <w:rPr>
                <w:del w:id="300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C93F1D0" w14:textId="700BA750" w:rsidR="00C8453D" w:rsidDel="00F97B92" w:rsidRDefault="00C8453D">
            <w:pPr>
              <w:rPr>
                <w:del w:id="300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2B0940C" w14:textId="0A1E97C9" w:rsidR="00C8453D" w:rsidDel="00F97B92" w:rsidRDefault="00C8453D">
            <w:pPr>
              <w:rPr>
                <w:del w:id="300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B2C883F" w14:textId="52B1A6E7" w:rsidR="00C8453D" w:rsidDel="00F97B92" w:rsidRDefault="00C8453D">
            <w:pPr>
              <w:rPr>
                <w:del w:id="300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673A456" w14:textId="045CBE31" w:rsidR="00C8453D" w:rsidDel="00F97B92" w:rsidRDefault="00C8453D">
            <w:pPr>
              <w:rPr>
                <w:del w:id="3007" w:author="Nguyen Thi Thuy Duong" w:date="2019-12-17T16:37:00Z"/>
              </w:rPr>
            </w:pPr>
          </w:p>
        </w:tc>
      </w:tr>
      <w:tr w:rsidR="00C8453D" w:rsidDel="00F97B92" w14:paraId="5AC0B300" w14:textId="2C640B17" w:rsidTr="00F97B92">
        <w:trPr>
          <w:del w:id="300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7795C7E7" w14:textId="14A2453D" w:rsidR="00C8453D" w:rsidDel="00F97B92" w:rsidRDefault="00C8453D">
            <w:pPr>
              <w:widowControl/>
              <w:suppressAutoHyphens w:val="0"/>
              <w:spacing w:after="0"/>
              <w:jc w:val="left"/>
              <w:rPr>
                <w:del w:id="300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822E260" w14:textId="304703E9" w:rsidR="00C8453D" w:rsidDel="00F97B92" w:rsidRDefault="00C8453D">
            <w:pPr>
              <w:rPr>
                <w:del w:id="301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D5367A5" w14:textId="2F6DD7D0" w:rsidR="00C8453D" w:rsidDel="00F97B92" w:rsidRDefault="00C8453D">
            <w:pPr>
              <w:rPr>
                <w:del w:id="301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3BC1EEE" w14:textId="23FD1C0F" w:rsidR="00C8453D" w:rsidDel="00F97B92" w:rsidRDefault="00C8453D">
            <w:pPr>
              <w:rPr>
                <w:del w:id="301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2FB38D8" w14:textId="402A2897" w:rsidR="00C8453D" w:rsidDel="00F97B92" w:rsidRDefault="00C8453D">
            <w:pPr>
              <w:rPr>
                <w:del w:id="3013" w:author="Nguyen Thi Thuy Duong" w:date="2019-12-17T16:37:00Z"/>
              </w:rPr>
            </w:pPr>
          </w:p>
        </w:tc>
      </w:tr>
      <w:tr w:rsidR="00C8453D" w:rsidDel="00F97B92" w14:paraId="4762CA81" w14:textId="5B55FCED" w:rsidTr="00F97B92">
        <w:trPr>
          <w:del w:id="3014"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28CFD307" w14:textId="150A29DB" w:rsidR="00C8453D" w:rsidDel="00F97B92" w:rsidRDefault="00C8453D">
            <w:pPr>
              <w:rPr>
                <w:del w:id="301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7DF6C0A" w14:textId="41F46863" w:rsidR="00C8453D" w:rsidDel="00F97B92" w:rsidRDefault="00C8453D">
            <w:pPr>
              <w:rPr>
                <w:del w:id="301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14093D2" w14:textId="58556FC9" w:rsidR="00C8453D" w:rsidDel="00F97B92" w:rsidRDefault="00C8453D">
            <w:pPr>
              <w:rPr>
                <w:del w:id="301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573D77A" w14:textId="60AE5958" w:rsidR="00C8453D" w:rsidDel="00F97B92" w:rsidRDefault="00C8453D">
            <w:pPr>
              <w:rPr>
                <w:del w:id="301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481E2448" w14:textId="1BA67151" w:rsidR="00C8453D" w:rsidDel="00F97B92" w:rsidRDefault="00C8453D">
            <w:pPr>
              <w:rPr>
                <w:del w:id="3019" w:author="Nguyen Thi Thuy Duong" w:date="2019-12-17T16:37:00Z"/>
              </w:rPr>
            </w:pPr>
          </w:p>
        </w:tc>
      </w:tr>
      <w:tr w:rsidR="00C8453D" w:rsidDel="00F97B92" w14:paraId="54BD0057" w14:textId="7077AD64" w:rsidTr="00F97B92">
        <w:trPr>
          <w:del w:id="3020"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3FF835E" w14:textId="0CD4FB66" w:rsidR="00C8453D" w:rsidDel="00F97B92" w:rsidRDefault="00C8453D">
            <w:pPr>
              <w:widowControl/>
              <w:suppressAutoHyphens w:val="0"/>
              <w:spacing w:after="0"/>
              <w:jc w:val="left"/>
              <w:rPr>
                <w:del w:id="3021"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6C5F7215" w14:textId="61BD2FBA" w:rsidR="00C8453D" w:rsidDel="00F97B92" w:rsidRDefault="00C8453D">
            <w:pPr>
              <w:rPr>
                <w:del w:id="3022"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24A86DAA" w14:textId="31DCCAD6" w:rsidR="00C8453D" w:rsidDel="00F97B92" w:rsidRDefault="00C8453D">
            <w:pPr>
              <w:rPr>
                <w:del w:id="3023"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C83EB19" w14:textId="7E5E4C87" w:rsidR="00C8453D" w:rsidDel="00F97B92" w:rsidRDefault="00C8453D">
            <w:pPr>
              <w:rPr>
                <w:del w:id="3024"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1BDEFDD8" w14:textId="02AAE09E" w:rsidR="00C8453D" w:rsidDel="00F97B92" w:rsidRDefault="00C8453D">
            <w:pPr>
              <w:rPr>
                <w:del w:id="3025" w:author="Nguyen Thi Thuy Duong" w:date="2019-12-17T16:37:00Z"/>
              </w:rPr>
            </w:pPr>
          </w:p>
        </w:tc>
      </w:tr>
      <w:tr w:rsidR="00C8453D" w:rsidDel="00F97B92" w14:paraId="5B49AAF8" w14:textId="210AD39D" w:rsidTr="00F97B92">
        <w:trPr>
          <w:del w:id="3026" w:author="Nguyen Thi Thuy Duong" w:date="2019-12-17T16:37:00Z"/>
        </w:trPr>
        <w:tc>
          <w:tcPr>
            <w:tcW w:w="1317" w:type="dxa"/>
            <w:vMerge w:val="restart"/>
            <w:tcBorders>
              <w:top w:val="single" w:sz="4" w:space="0" w:color="auto"/>
              <w:left w:val="single" w:sz="4" w:space="0" w:color="auto"/>
              <w:bottom w:val="single" w:sz="4" w:space="0" w:color="auto"/>
              <w:right w:val="single" w:sz="4" w:space="0" w:color="auto"/>
            </w:tcBorders>
          </w:tcPr>
          <w:p w14:paraId="3CD7C100" w14:textId="3A43C4AD" w:rsidR="00C8453D" w:rsidDel="00F97B92" w:rsidRDefault="00C8453D">
            <w:pPr>
              <w:rPr>
                <w:del w:id="3027"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3C13FEB5" w14:textId="54DCE841" w:rsidR="00C8453D" w:rsidDel="00F97B92" w:rsidRDefault="00C8453D">
            <w:pPr>
              <w:rPr>
                <w:del w:id="3028"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661F3A32" w14:textId="39C6E36D" w:rsidR="00C8453D" w:rsidDel="00F97B92" w:rsidRDefault="00C8453D">
            <w:pPr>
              <w:rPr>
                <w:del w:id="3029"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57088533" w14:textId="1E0F8FF6" w:rsidR="00C8453D" w:rsidDel="00F97B92" w:rsidRDefault="00C8453D">
            <w:pPr>
              <w:rPr>
                <w:del w:id="3030"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7CEAEB16" w14:textId="56128F28" w:rsidR="00C8453D" w:rsidDel="00F97B92" w:rsidRDefault="00C8453D">
            <w:pPr>
              <w:rPr>
                <w:del w:id="3031" w:author="Nguyen Thi Thuy Duong" w:date="2019-12-17T16:37:00Z"/>
              </w:rPr>
            </w:pPr>
          </w:p>
        </w:tc>
      </w:tr>
      <w:tr w:rsidR="00C8453D" w:rsidDel="00F97B92" w14:paraId="48D91FAA" w14:textId="6A63A583" w:rsidTr="00F97B92">
        <w:trPr>
          <w:del w:id="3032"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3430CF3A" w14:textId="3764FEF5" w:rsidR="00C8453D" w:rsidDel="00F97B92" w:rsidRDefault="00C8453D">
            <w:pPr>
              <w:widowControl/>
              <w:suppressAutoHyphens w:val="0"/>
              <w:spacing w:after="0"/>
              <w:jc w:val="left"/>
              <w:rPr>
                <w:del w:id="3033"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F8AA376" w14:textId="3895DD70" w:rsidR="00C8453D" w:rsidDel="00F97B92" w:rsidRDefault="00C8453D">
            <w:pPr>
              <w:rPr>
                <w:del w:id="3034"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14ADB2F9" w14:textId="685CE2C2" w:rsidR="00C8453D" w:rsidDel="00F97B92" w:rsidRDefault="00C8453D">
            <w:pPr>
              <w:rPr>
                <w:del w:id="3035"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66B7AA69" w14:textId="4E741AD8" w:rsidR="00C8453D" w:rsidDel="00F97B92" w:rsidRDefault="00C8453D">
            <w:pPr>
              <w:rPr>
                <w:del w:id="3036"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2F116193" w14:textId="5736BFA9" w:rsidR="00C8453D" w:rsidDel="00F97B92" w:rsidRDefault="00C8453D">
            <w:pPr>
              <w:rPr>
                <w:del w:id="3037" w:author="Nguyen Thi Thuy Duong" w:date="2019-12-17T16:37:00Z"/>
              </w:rPr>
            </w:pPr>
          </w:p>
        </w:tc>
      </w:tr>
      <w:tr w:rsidR="00C8453D" w:rsidDel="00F97B92" w14:paraId="725F5EF9" w14:textId="3EEE09F9" w:rsidTr="00F97B92">
        <w:trPr>
          <w:del w:id="3038"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CA09FBD" w14:textId="0BD17ABE" w:rsidR="00C8453D" w:rsidDel="00F97B92" w:rsidRDefault="00C8453D">
            <w:pPr>
              <w:widowControl/>
              <w:suppressAutoHyphens w:val="0"/>
              <w:spacing w:after="0"/>
              <w:jc w:val="left"/>
              <w:rPr>
                <w:del w:id="3039"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91CED7A" w14:textId="7E5E90EE" w:rsidR="00C8453D" w:rsidDel="00F97B92" w:rsidRDefault="00C8453D">
            <w:pPr>
              <w:rPr>
                <w:del w:id="3040"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75CF36A9" w14:textId="0CEAE65C" w:rsidR="00C8453D" w:rsidDel="00F97B92" w:rsidRDefault="00C8453D">
            <w:pPr>
              <w:rPr>
                <w:del w:id="3041"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2970ED54" w14:textId="2A94207B" w:rsidR="00C8453D" w:rsidDel="00F97B92" w:rsidRDefault="00C8453D">
            <w:pPr>
              <w:rPr>
                <w:del w:id="3042"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6C4D73C6" w14:textId="0FAEC5FC" w:rsidR="00C8453D" w:rsidDel="00F97B92" w:rsidRDefault="00C8453D">
            <w:pPr>
              <w:rPr>
                <w:del w:id="3043" w:author="Nguyen Thi Thuy Duong" w:date="2019-12-17T16:37:00Z"/>
              </w:rPr>
            </w:pPr>
          </w:p>
        </w:tc>
      </w:tr>
      <w:tr w:rsidR="00C8453D" w:rsidDel="00F97B92" w14:paraId="0FFA5A34" w14:textId="2AD034D9" w:rsidTr="00F97B92">
        <w:trPr>
          <w:del w:id="3044" w:author="Nguyen Thi Thuy Duong" w:date="2019-12-17T16:37:00Z"/>
        </w:trPr>
        <w:tc>
          <w:tcPr>
            <w:tcW w:w="0" w:type="auto"/>
            <w:vMerge/>
            <w:tcBorders>
              <w:top w:val="single" w:sz="4" w:space="0" w:color="auto"/>
              <w:left w:val="single" w:sz="4" w:space="0" w:color="auto"/>
              <w:bottom w:val="single" w:sz="4" w:space="0" w:color="auto"/>
              <w:right w:val="single" w:sz="4" w:space="0" w:color="auto"/>
            </w:tcBorders>
            <w:vAlign w:val="center"/>
          </w:tcPr>
          <w:p w14:paraId="4FCB73F6" w14:textId="4D015C7D" w:rsidR="00C8453D" w:rsidDel="00F97B92" w:rsidRDefault="00C8453D">
            <w:pPr>
              <w:widowControl/>
              <w:suppressAutoHyphens w:val="0"/>
              <w:spacing w:after="0"/>
              <w:jc w:val="left"/>
              <w:rPr>
                <w:del w:id="3045" w:author="Nguyen Thi Thuy Duong" w:date="2019-12-17T16:37:00Z"/>
              </w:rPr>
            </w:pPr>
          </w:p>
        </w:tc>
        <w:tc>
          <w:tcPr>
            <w:tcW w:w="2715" w:type="dxa"/>
            <w:tcBorders>
              <w:top w:val="single" w:sz="4" w:space="0" w:color="auto"/>
              <w:left w:val="single" w:sz="4" w:space="0" w:color="auto"/>
              <w:bottom w:val="single" w:sz="4" w:space="0" w:color="auto"/>
              <w:right w:val="single" w:sz="4" w:space="0" w:color="auto"/>
            </w:tcBorders>
          </w:tcPr>
          <w:p w14:paraId="4B2C87CC" w14:textId="484608BE" w:rsidR="00C8453D" w:rsidDel="00F97B92" w:rsidRDefault="00C8453D">
            <w:pPr>
              <w:rPr>
                <w:del w:id="3046" w:author="Nguyen Thi Thuy Duong" w:date="2019-12-17T16:37:00Z"/>
              </w:rPr>
            </w:pPr>
          </w:p>
        </w:tc>
        <w:tc>
          <w:tcPr>
            <w:tcW w:w="2104" w:type="dxa"/>
            <w:tcBorders>
              <w:top w:val="single" w:sz="4" w:space="0" w:color="auto"/>
              <w:left w:val="single" w:sz="4" w:space="0" w:color="auto"/>
              <w:bottom w:val="single" w:sz="4" w:space="0" w:color="auto"/>
              <w:right w:val="single" w:sz="4" w:space="0" w:color="auto"/>
            </w:tcBorders>
          </w:tcPr>
          <w:p w14:paraId="06627860" w14:textId="41CA38FD" w:rsidR="00C8453D" w:rsidDel="00F97B92" w:rsidRDefault="00C8453D">
            <w:pPr>
              <w:rPr>
                <w:del w:id="3047" w:author="Nguyen Thi Thuy Duong" w:date="2019-12-17T16:37:00Z"/>
              </w:rPr>
            </w:pPr>
          </w:p>
        </w:tc>
        <w:tc>
          <w:tcPr>
            <w:tcW w:w="1230" w:type="dxa"/>
            <w:tcBorders>
              <w:top w:val="single" w:sz="4" w:space="0" w:color="auto"/>
              <w:left w:val="single" w:sz="4" w:space="0" w:color="auto"/>
              <w:bottom w:val="single" w:sz="4" w:space="0" w:color="auto"/>
              <w:right w:val="single" w:sz="4" w:space="0" w:color="auto"/>
            </w:tcBorders>
          </w:tcPr>
          <w:p w14:paraId="0AB0B77F" w14:textId="05F92532" w:rsidR="00C8453D" w:rsidDel="00F97B92" w:rsidRDefault="00C8453D">
            <w:pPr>
              <w:rPr>
                <w:del w:id="3048" w:author="Nguyen Thi Thuy Duong" w:date="2019-12-17T16:37:00Z"/>
              </w:rPr>
            </w:pPr>
          </w:p>
        </w:tc>
        <w:tc>
          <w:tcPr>
            <w:tcW w:w="1296" w:type="dxa"/>
            <w:tcBorders>
              <w:top w:val="single" w:sz="4" w:space="0" w:color="auto"/>
              <w:left w:val="single" w:sz="4" w:space="0" w:color="auto"/>
              <w:bottom w:val="single" w:sz="4" w:space="0" w:color="auto"/>
              <w:right w:val="single" w:sz="4" w:space="0" w:color="auto"/>
            </w:tcBorders>
          </w:tcPr>
          <w:p w14:paraId="387C3497" w14:textId="42149621" w:rsidR="00C8453D" w:rsidDel="00F97B92" w:rsidRDefault="00C8453D">
            <w:pPr>
              <w:rPr>
                <w:del w:id="3049" w:author="Nguyen Thi Thuy Duong" w:date="2019-12-17T16:37:00Z"/>
              </w:rPr>
            </w:pPr>
          </w:p>
        </w:tc>
      </w:tr>
    </w:tbl>
    <w:p w14:paraId="12632C19" w14:textId="1F1177C7" w:rsidR="00C8453D" w:rsidDel="00C56E39" w:rsidRDefault="00C8453D" w:rsidP="00CF7928">
      <w:pPr>
        <w:rPr>
          <w:del w:id="3050" w:author="Nguyen Thi Thuy Duong" w:date="2019-12-17T16:40:00Z"/>
        </w:rPr>
      </w:pPr>
    </w:p>
    <w:p w14:paraId="7C2CC88F" w14:textId="5D1709C9" w:rsidR="00C56E39" w:rsidRDefault="00C56E39" w:rsidP="00CF7928">
      <w:pPr>
        <w:rPr>
          <w:ins w:id="3051" w:author="Khanh Linh Trinh" w:date="2019-12-19T23:25:00Z"/>
        </w:rPr>
      </w:pPr>
    </w:p>
    <w:p w14:paraId="57DF5D54" w14:textId="77777777" w:rsidR="00C56E39" w:rsidRDefault="00C56E39" w:rsidP="00CF7928">
      <w:pPr>
        <w:rPr>
          <w:ins w:id="3052" w:author="Khanh Linh Trinh" w:date="2019-12-19T23:25:00Z"/>
        </w:rPr>
      </w:pPr>
    </w:p>
    <w:p w14:paraId="79F4049C" w14:textId="0E7B2EBB" w:rsidR="00C34E9E" w:rsidDel="00F97B92" w:rsidRDefault="00C34E9E" w:rsidP="00CF7928">
      <w:pPr>
        <w:rPr>
          <w:del w:id="3053" w:author="Nguyen Thi Thuy Duong" w:date="2019-12-17T16:40:00Z"/>
        </w:rPr>
      </w:pPr>
    </w:p>
    <w:p w14:paraId="26BC7628" w14:textId="3744A2E7" w:rsidR="00C34E9E" w:rsidDel="00F97B92" w:rsidRDefault="00C34E9E" w:rsidP="00CF7928">
      <w:pPr>
        <w:rPr>
          <w:del w:id="3054" w:author="Nguyen Thi Thuy Duong" w:date="2019-12-17T16:40:00Z"/>
        </w:rPr>
      </w:pPr>
    </w:p>
    <w:p w14:paraId="5F2A39A1" w14:textId="16C9832D" w:rsidR="00C34E9E" w:rsidDel="00F97B92" w:rsidRDefault="00C34E9E" w:rsidP="00CF7928">
      <w:pPr>
        <w:rPr>
          <w:del w:id="3055" w:author="Nguyen Thi Thuy Duong" w:date="2019-12-17T16:40:00Z"/>
        </w:rPr>
      </w:pPr>
    </w:p>
    <w:p w14:paraId="4BBA1722" w14:textId="478D1673" w:rsidR="00C34E9E" w:rsidDel="00F97B92" w:rsidRDefault="00C34E9E" w:rsidP="00CF7928">
      <w:pPr>
        <w:rPr>
          <w:del w:id="3056" w:author="Nguyen Thi Thuy Duong" w:date="2019-12-17T16:40:00Z"/>
        </w:rPr>
      </w:pPr>
    </w:p>
    <w:p w14:paraId="0AA31771" w14:textId="2E1E0807" w:rsidR="00C34E9E" w:rsidDel="00F97B92" w:rsidRDefault="00C34E9E" w:rsidP="00CF7928">
      <w:pPr>
        <w:rPr>
          <w:del w:id="3057" w:author="Nguyen Thi Thuy Duong" w:date="2019-12-17T16:40:00Z"/>
        </w:rPr>
      </w:pPr>
    </w:p>
    <w:p w14:paraId="5126CC82" w14:textId="1D7DFE73" w:rsidR="00C34E9E" w:rsidDel="00F97B92" w:rsidRDefault="00C34E9E" w:rsidP="00CF7928">
      <w:pPr>
        <w:rPr>
          <w:del w:id="3058" w:author="Nguyen Thi Thuy Duong" w:date="2019-12-17T16:40:00Z"/>
        </w:rPr>
      </w:pPr>
    </w:p>
    <w:p w14:paraId="0597327C" w14:textId="0A47765F" w:rsidR="00C34E9E" w:rsidDel="00F97B92" w:rsidRDefault="00C34E9E" w:rsidP="00CF7928">
      <w:pPr>
        <w:rPr>
          <w:del w:id="3059" w:author="Nguyen Thi Thuy Duong" w:date="2019-12-17T16:40:00Z"/>
        </w:rPr>
      </w:pPr>
    </w:p>
    <w:p w14:paraId="7294CF2F" w14:textId="2C54AC87" w:rsidR="00C34E9E" w:rsidDel="00F97B92" w:rsidRDefault="00C34E9E" w:rsidP="00CF7928">
      <w:pPr>
        <w:rPr>
          <w:del w:id="3060" w:author="Nguyen Thi Thuy Duong" w:date="2019-12-17T16:40:00Z"/>
        </w:rPr>
      </w:pPr>
    </w:p>
    <w:p w14:paraId="476B8EEF" w14:textId="70FD7ABD" w:rsidR="00C34E9E" w:rsidDel="00F97B92" w:rsidRDefault="00C34E9E" w:rsidP="00CF7928">
      <w:pPr>
        <w:rPr>
          <w:del w:id="3061" w:author="Nguyen Thi Thuy Duong" w:date="2019-12-17T16:40:00Z"/>
        </w:rPr>
      </w:pPr>
    </w:p>
    <w:p w14:paraId="475AA59D" w14:textId="5927A7D5" w:rsidR="00C34E9E" w:rsidDel="00F97B92" w:rsidRDefault="00C34E9E" w:rsidP="00CF7928">
      <w:pPr>
        <w:rPr>
          <w:del w:id="3062" w:author="Nguyen Thi Thuy Duong" w:date="2019-12-17T16:40:00Z"/>
        </w:rPr>
      </w:pPr>
    </w:p>
    <w:p w14:paraId="615E8C04" w14:textId="6A7167EC" w:rsidR="00C34E9E" w:rsidDel="00F97B92" w:rsidRDefault="00C34E9E" w:rsidP="00CF7928">
      <w:pPr>
        <w:rPr>
          <w:del w:id="3063" w:author="Nguyen Thi Thuy Duong" w:date="2019-12-17T16:40:00Z"/>
        </w:rPr>
      </w:pPr>
    </w:p>
    <w:p w14:paraId="1BACA952" w14:textId="4B8C72B8" w:rsidR="00C34E9E" w:rsidDel="00F97B92" w:rsidRDefault="00C34E9E" w:rsidP="00CF7928">
      <w:pPr>
        <w:rPr>
          <w:del w:id="3064" w:author="Nguyen Thi Thuy Duong" w:date="2019-12-17T16:40:00Z"/>
        </w:rPr>
      </w:pPr>
    </w:p>
    <w:p w14:paraId="6619E511" w14:textId="23E04BF4" w:rsidR="00C34E9E" w:rsidDel="00F97B92" w:rsidRDefault="00C34E9E" w:rsidP="00CF7928">
      <w:pPr>
        <w:rPr>
          <w:del w:id="3065" w:author="Nguyen Thi Thuy Duong" w:date="2019-12-17T16:40:00Z"/>
        </w:rPr>
      </w:pPr>
    </w:p>
    <w:p w14:paraId="6ECE836A" w14:textId="5D963BBD" w:rsidR="00C34E9E" w:rsidDel="00F97B92" w:rsidRDefault="00C34E9E" w:rsidP="00CF7928">
      <w:pPr>
        <w:rPr>
          <w:del w:id="3066" w:author="Nguyen Thi Thuy Duong" w:date="2019-12-17T16:40:00Z"/>
        </w:rPr>
      </w:pPr>
    </w:p>
    <w:p w14:paraId="677E9D98" w14:textId="4BFB0ADA" w:rsidR="00C34E9E" w:rsidDel="00F97B92" w:rsidRDefault="00C34E9E" w:rsidP="00CF7928">
      <w:pPr>
        <w:rPr>
          <w:del w:id="3067" w:author="Nguyen Thi Thuy Duong" w:date="2019-12-17T16:40:00Z"/>
        </w:rPr>
      </w:pPr>
    </w:p>
    <w:p w14:paraId="78DC3066" w14:textId="65AA0FFE" w:rsidR="00C34E9E" w:rsidDel="00F97B92" w:rsidRDefault="00C34E9E" w:rsidP="00CF7928">
      <w:pPr>
        <w:rPr>
          <w:del w:id="3068" w:author="Nguyen Thi Thuy Duong" w:date="2019-12-17T16:40:00Z"/>
        </w:rPr>
      </w:pPr>
    </w:p>
    <w:p w14:paraId="48345F0F" w14:textId="1898DA71" w:rsidR="00C34E9E" w:rsidDel="00F97B92" w:rsidRDefault="00C34E9E" w:rsidP="00CF7928">
      <w:pPr>
        <w:rPr>
          <w:del w:id="3069" w:author="Nguyen Thi Thuy Duong" w:date="2019-12-17T16:40:00Z"/>
        </w:rPr>
      </w:pPr>
    </w:p>
    <w:p w14:paraId="3B00DE1E" w14:textId="48A7F431" w:rsidR="00C34E9E" w:rsidDel="00F97B92" w:rsidRDefault="00C34E9E" w:rsidP="00CF7928">
      <w:pPr>
        <w:rPr>
          <w:del w:id="3070" w:author="Nguyen Thi Thuy Duong" w:date="2019-12-17T16:40:00Z"/>
        </w:rPr>
      </w:pPr>
    </w:p>
    <w:p w14:paraId="6E4FD124" w14:textId="5CF37B61" w:rsidR="00C34E9E" w:rsidDel="00F97B92" w:rsidRDefault="00C34E9E" w:rsidP="00CF7928">
      <w:pPr>
        <w:rPr>
          <w:del w:id="3071" w:author="Nguyen Thi Thuy Duong" w:date="2019-12-17T16:40:00Z"/>
        </w:rPr>
      </w:pPr>
    </w:p>
    <w:p w14:paraId="03D10F3C" w14:textId="188A4E4A" w:rsidR="00C34E9E" w:rsidDel="00F97B92" w:rsidRDefault="00C34E9E" w:rsidP="00CF7928">
      <w:pPr>
        <w:rPr>
          <w:del w:id="3072" w:author="Nguyen Thi Thuy Duong" w:date="2019-12-17T16:40:00Z"/>
        </w:rPr>
      </w:pPr>
    </w:p>
    <w:p w14:paraId="0CEA2502" w14:textId="485729F8" w:rsidR="00C34E9E" w:rsidDel="00F97B92" w:rsidRDefault="00C34E9E" w:rsidP="00CF7928">
      <w:pPr>
        <w:rPr>
          <w:del w:id="3073" w:author="Nguyen Thi Thuy Duong" w:date="2019-12-17T16:40:00Z"/>
        </w:rPr>
      </w:pPr>
    </w:p>
    <w:p w14:paraId="52F1E6D5" w14:textId="4785BA97" w:rsidR="00C34E9E" w:rsidDel="00F97B92" w:rsidRDefault="00C34E9E" w:rsidP="00CF7928">
      <w:pPr>
        <w:rPr>
          <w:del w:id="3074" w:author="Nguyen Thi Thuy Duong" w:date="2019-12-17T16:40:00Z"/>
        </w:rPr>
      </w:pPr>
    </w:p>
    <w:p w14:paraId="7054147C" w14:textId="5778DFE8" w:rsidR="00C34E9E" w:rsidDel="00F97B92" w:rsidRDefault="00C34E9E" w:rsidP="00CF7928">
      <w:pPr>
        <w:rPr>
          <w:del w:id="3075" w:author="Nguyen Thi Thuy Duong" w:date="2019-12-17T16:40:00Z"/>
        </w:rPr>
      </w:pPr>
    </w:p>
    <w:p w14:paraId="53329C2D" w14:textId="6AEAEBD2" w:rsidR="00C34E9E" w:rsidDel="00F97B92" w:rsidRDefault="00C34E9E" w:rsidP="00CF7928">
      <w:pPr>
        <w:rPr>
          <w:del w:id="3076" w:author="Nguyen Thi Thuy Duong" w:date="2019-12-17T16:40:00Z"/>
        </w:rPr>
      </w:pPr>
    </w:p>
    <w:p w14:paraId="5165CBCD" w14:textId="6E246B51" w:rsidR="00C34E9E" w:rsidDel="00F97B92" w:rsidRDefault="00C34E9E" w:rsidP="00CF7928">
      <w:pPr>
        <w:rPr>
          <w:del w:id="3077" w:author="Nguyen Thi Thuy Duong" w:date="2019-12-17T16:40:00Z"/>
        </w:rPr>
      </w:pPr>
    </w:p>
    <w:p w14:paraId="06360149" w14:textId="10E4D6FD" w:rsidR="00C34E9E" w:rsidDel="00F97B92" w:rsidRDefault="00C34E9E" w:rsidP="00CF7928">
      <w:pPr>
        <w:rPr>
          <w:del w:id="3078" w:author="Nguyen Thi Thuy Duong" w:date="2019-12-17T16:40:00Z"/>
        </w:rPr>
      </w:pPr>
    </w:p>
    <w:p w14:paraId="361866C7" w14:textId="57F4FB5A" w:rsidR="00C34E9E" w:rsidDel="00F97B92" w:rsidRDefault="00C34E9E" w:rsidP="00CF7928">
      <w:pPr>
        <w:rPr>
          <w:del w:id="3079" w:author="Nguyen Thi Thuy Duong" w:date="2019-12-17T16:40:00Z"/>
        </w:rPr>
      </w:pPr>
    </w:p>
    <w:p w14:paraId="6C5B9F9B" w14:textId="77777777" w:rsidR="00C34E9E" w:rsidRPr="00D466C7" w:rsidRDefault="00C34E9E" w:rsidP="00CF7928"/>
    <w:p w14:paraId="019F7F32" w14:textId="77777777" w:rsidR="0079274C" w:rsidRDefault="0079274C" w:rsidP="0079274C">
      <w:pPr>
        <w:pStyle w:val="Heading1"/>
      </w:pPr>
      <w:bookmarkStart w:id="3080" w:name="_Toc25660396"/>
      <w:bookmarkStart w:id="3081" w:name="_Toc28040818"/>
      <w:r>
        <w:t>Ước lượng giá thành</w:t>
      </w:r>
      <w:bookmarkEnd w:id="3080"/>
      <w:bookmarkEnd w:id="3081"/>
    </w:p>
    <w:p w14:paraId="7C2C4ED1" w14:textId="08A47AE5" w:rsidR="00A76D5B" w:rsidRPr="0052216F" w:rsidRDefault="00A76D5B" w:rsidP="00A76D5B">
      <w:pPr>
        <w:rPr>
          <w:ins w:id="3082" w:author="Khanh Linh Trinh" w:date="2019-12-19T22:30:00Z"/>
          <w:lang w:val="vi-VN"/>
        </w:rPr>
      </w:pPr>
      <w:bookmarkStart w:id="3083" w:name="_Toc25660397"/>
      <w:ins w:id="3084" w:author="Khanh Linh Trinh" w:date="2019-12-19T22:30:00Z">
        <w:r w:rsidRPr="0052216F">
          <w:t>Chi phí phát triển + Chi phí kiểm thử</w:t>
        </w:r>
        <w:r w:rsidRPr="0052216F">
          <w:rPr>
            <w:lang w:val="vi-VN"/>
          </w:rPr>
          <w:t xml:space="preserve">: </w:t>
        </w:r>
      </w:ins>
      <w:ins w:id="3085" w:author="Nguyen Thi Thuy Duong" w:date="2019-12-23T23:32:00Z">
        <w:r w:rsidR="00837991">
          <w:t>12</w:t>
        </w:r>
      </w:ins>
      <w:ins w:id="3086" w:author="Khanh Linh Trinh" w:date="2019-12-19T22:30:00Z">
        <w:del w:id="3087" w:author="Nguyen Thi Thuy Duong" w:date="2019-12-23T23:32:00Z">
          <w:r w:rsidDel="00837991">
            <w:rPr>
              <w:lang w:val="vi-VN"/>
            </w:rPr>
            <w:delText>8</w:delText>
          </w:r>
          <w:r w:rsidRPr="0052216F" w:rsidDel="00837991">
            <w:rPr>
              <w:lang w:val="vi-VN"/>
            </w:rPr>
            <w:delText>0</w:delText>
          </w:r>
        </w:del>
      </w:ins>
      <w:ins w:id="3088" w:author="Nguyen Thi Thuy Duong" w:date="2019-12-23T23:32:00Z">
        <w:r w:rsidR="00837991">
          <w:t>5</w:t>
        </w:r>
      </w:ins>
      <w:ins w:id="3089" w:author="Khanh Linh Trinh" w:date="2019-12-19T22:30:00Z">
        <w:r w:rsidRPr="0052216F">
          <w:rPr>
            <w:lang w:val="vi-VN"/>
          </w:rPr>
          <w:t>.000.000 đ</w:t>
        </w:r>
      </w:ins>
    </w:p>
    <w:p w14:paraId="4AD8B012" w14:textId="463900AA" w:rsidR="00A76D5B" w:rsidRPr="0052216F" w:rsidRDefault="00A76D5B" w:rsidP="00A76D5B">
      <w:pPr>
        <w:rPr>
          <w:ins w:id="3090" w:author="Khanh Linh Trinh" w:date="2019-12-19T22:30:00Z"/>
          <w:lang w:val="vi-VN"/>
        </w:rPr>
      </w:pPr>
      <w:ins w:id="3091" w:author="Khanh Linh Trinh" w:date="2019-12-19T22:30:00Z">
        <w:r w:rsidRPr="00633E31">
          <w:rPr>
            <w:lang w:val="vi-VN"/>
          </w:rPr>
          <w:t>Chi phí vận hành, quản lý, hành chính</w:t>
        </w:r>
        <w:r w:rsidRPr="0052216F">
          <w:rPr>
            <w:lang w:val="vi-VN"/>
          </w:rPr>
          <w:t xml:space="preserve">: </w:t>
        </w:r>
      </w:ins>
      <w:ins w:id="3092" w:author="Nguyen Thi Thuy Duong" w:date="2019-12-23T23:32:00Z">
        <w:r w:rsidR="00837991">
          <w:rPr>
            <w:lang w:val="vi-VN"/>
          </w:rPr>
          <w:t>20</w:t>
        </w:r>
      </w:ins>
      <w:ins w:id="3093" w:author="Khanh Linh Trinh" w:date="2019-12-19T22:30:00Z">
        <w:del w:id="3094" w:author="Nguyen Thi Thuy Duong" w:date="2019-12-23T23:32:00Z">
          <w:r w:rsidDel="00837991">
            <w:rPr>
              <w:lang w:val="vi-VN"/>
            </w:rPr>
            <w:delText>12</w:delText>
          </w:r>
        </w:del>
        <w:r w:rsidRPr="0052216F">
          <w:rPr>
            <w:lang w:val="vi-VN"/>
          </w:rPr>
          <w:t>.000.000 đ</w:t>
        </w:r>
      </w:ins>
    </w:p>
    <w:p w14:paraId="16980ABD" w14:textId="5B9D1014" w:rsidR="00C34E9E" w:rsidRPr="00633E31" w:rsidDel="00A76D5B" w:rsidRDefault="00A76D5B" w:rsidP="003C6F69">
      <w:pPr>
        <w:rPr>
          <w:del w:id="3095" w:author="Khanh Linh Trinh" w:date="2019-12-19T22:30:00Z"/>
          <w:lang w:val="vi-VN"/>
        </w:rPr>
      </w:pPr>
      <w:ins w:id="3096" w:author="Khanh Linh Trinh" w:date="2019-12-19T22:30:00Z">
        <w:r w:rsidRPr="00633E31">
          <w:rPr>
            <w:lang w:val="vi-VN"/>
          </w:rPr>
          <w:t>Chi phí kính doanh, quảng cáo, tiếp thị</w:t>
        </w:r>
        <w:r w:rsidRPr="0052216F">
          <w:rPr>
            <w:lang w:val="vi-VN"/>
          </w:rPr>
          <w:t xml:space="preserve">: </w:t>
        </w:r>
      </w:ins>
      <w:ins w:id="3097" w:author="Nguyen Thi Thuy Duong" w:date="2019-12-23T23:32:00Z">
        <w:r w:rsidR="00837991" w:rsidRPr="00837991">
          <w:rPr>
            <w:lang w:val="vi-VN"/>
            <w:rPrChange w:id="3098" w:author="Nguyen Thi Thuy Duong" w:date="2019-12-23T23:33:00Z">
              <w:rPr/>
            </w:rPrChange>
          </w:rPr>
          <w:t>10</w:t>
        </w:r>
      </w:ins>
      <w:ins w:id="3099" w:author="Khanh Linh Trinh" w:date="2019-12-19T22:30:00Z">
        <w:del w:id="3100" w:author="Nguyen Thi Thuy Duong" w:date="2019-12-23T23:32:00Z">
          <w:r w:rsidDel="00837991">
            <w:rPr>
              <w:lang w:val="vi-VN"/>
            </w:rPr>
            <w:delText>8</w:delText>
          </w:r>
        </w:del>
        <w:r w:rsidRPr="0052216F">
          <w:rPr>
            <w:lang w:val="vi-VN"/>
          </w:rPr>
          <w:t>.000.000 đ</w:t>
        </w:r>
      </w:ins>
    </w:p>
    <w:p w14:paraId="67A489BD" w14:textId="2E45073B" w:rsidR="00C34E9E" w:rsidRPr="00633E31" w:rsidDel="00A76D5B" w:rsidRDefault="00C34E9E" w:rsidP="003C6F69">
      <w:pPr>
        <w:rPr>
          <w:del w:id="3101" w:author="Khanh Linh Trinh" w:date="2019-12-19T22:30:00Z"/>
          <w:iCs/>
          <w:lang w:val="vi-VN"/>
        </w:rPr>
      </w:pPr>
    </w:p>
    <w:p w14:paraId="293327AB" w14:textId="2A859EAB" w:rsidR="00C34E9E" w:rsidRPr="00633E31" w:rsidDel="00A76D5B" w:rsidRDefault="00C34E9E" w:rsidP="003C6F69">
      <w:pPr>
        <w:rPr>
          <w:del w:id="3102" w:author="Khanh Linh Trinh" w:date="2019-12-19T22:30:00Z"/>
          <w:iCs/>
          <w:lang w:val="vi-VN"/>
        </w:rPr>
      </w:pPr>
    </w:p>
    <w:p w14:paraId="6324CDE7" w14:textId="15FBF136" w:rsidR="00C34E9E" w:rsidRPr="00633E31" w:rsidDel="00A76D5B" w:rsidRDefault="00C34E9E" w:rsidP="003C6F69">
      <w:pPr>
        <w:rPr>
          <w:del w:id="3103" w:author="Khanh Linh Trinh" w:date="2019-12-19T22:30:00Z"/>
          <w:iCs/>
          <w:lang w:val="vi-VN"/>
        </w:rPr>
      </w:pPr>
    </w:p>
    <w:p w14:paraId="7D61535E" w14:textId="19C84A8A" w:rsidR="00C34E9E" w:rsidRPr="00633E31" w:rsidDel="00A76D5B" w:rsidRDefault="00C34E9E" w:rsidP="003C6F69">
      <w:pPr>
        <w:rPr>
          <w:del w:id="3104" w:author="Khanh Linh Trinh" w:date="2019-12-19T22:30:00Z"/>
          <w:iCs/>
          <w:lang w:val="vi-VN"/>
        </w:rPr>
      </w:pPr>
    </w:p>
    <w:p w14:paraId="33E060AF" w14:textId="41E9D72A" w:rsidR="00C34E9E" w:rsidRPr="00633E31" w:rsidDel="00A76D5B" w:rsidRDefault="00C34E9E" w:rsidP="003C6F69">
      <w:pPr>
        <w:rPr>
          <w:del w:id="3105" w:author="Khanh Linh Trinh" w:date="2019-12-19T22:30:00Z"/>
          <w:iCs/>
          <w:lang w:val="vi-VN"/>
        </w:rPr>
      </w:pPr>
    </w:p>
    <w:p w14:paraId="42F04BF0" w14:textId="179DFC53" w:rsidR="00C34E9E" w:rsidRPr="00633E31" w:rsidDel="00A76D5B" w:rsidRDefault="00C34E9E" w:rsidP="003C6F69">
      <w:pPr>
        <w:rPr>
          <w:del w:id="3106" w:author="Khanh Linh Trinh" w:date="2019-12-19T22:30:00Z"/>
          <w:iCs/>
          <w:lang w:val="vi-VN"/>
        </w:rPr>
      </w:pPr>
    </w:p>
    <w:p w14:paraId="22E5B03B" w14:textId="60A68420" w:rsidR="00C34E9E" w:rsidRPr="00633E31" w:rsidDel="00A76D5B" w:rsidRDefault="00C34E9E" w:rsidP="003C6F69">
      <w:pPr>
        <w:rPr>
          <w:del w:id="3107" w:author="Khanh Linh Trinh" w:date="2019-12-19T22:30:00Z"/>
          <w:iCs/>
          <w:lang w:val="vi-VN"/>
        </w:rPr>
      </w:pPr>
    </w:p>
    <w:p w14:paraId="6F279E68" w14:textId="5DF4F35E" w:rsidR="00C34E9E" w:rsidRPr="00633E31" w:rsidDel="00A76D5B" w:rsidRDefault="00C34E9E" w:rsidP="003C6F69">
      <w:pPr>
        <w:rPr>
          <w:del w:id="3108" w:author="Khanh Linh Trinh" w:date="2019-12-19T22:30:00Z"/>
          <w:iCs/>
          <w:lang w:val="vi-VN"/>
        </w:rPr>
      </w:pPr>
    </w:p>
    <w:p w14:paraId="19293318" w14:textId="5C99E04E" w:rsidR="00C34E9E" w:rsidRPr="00633E31" w:rsidDel="00A76D5B" w:rsidRDefault="00C34E9E" w:rsidP="003C6F69">
      <w:pPr>
        <w:rPr>
          <w:del w:id="3109" w:author="Khanh Linh Trinh" w:date="2019-12-19T22:30:00Z"/>
          <w:iCs/>
          <w:lang w:val="vi-VN"/>
        </w:rPr>
      </w:pPr>
    </w:p>
    <w:p w14:paraId="163F0035" w14:textId="09F7AC00" w:rsidR="00C34E9E" w:rsidRPr="00633E31" w:rsidDel="00A76D5B" w:rsidRDefault="00C34E9E" w:rsidP="003C6F69">
      <w:pPr>
        <w:rPr>
          <w:del w:id="3110" w:author="Khanh Linh Trinh" w:date="2019-12-19T22:30:00Z"/>
          <w:iCs/>
          <w:lang w:val="vi-VN"/>
        </w:rPr>
      </w:pPr>
    </w:p>
    <w:p w14:paraId="4AC0EF12" w14:textId="66A062E6" w:rsidR="00C34E9E" w:rsidRPr="00633E31" w:rsidDel="00A76D5B" w:rsidRDefault="00C34E9E" w:rsidP="003C6F69">
      <w:pPr>
        <w:rPr>
          <w:del w:id="3111" w:author="Khanh Linh Trinh" w:date="2019-12-19T22:30:00Z"/>
          <w:iCs/>
          <w:lang w:val="vi-VN"/>
        </w:rPr>
      </w:pPr>
    </w:p>
    <w:p w14:paraId="31FEF7D5" w14:textId="77777777" w:rsidR="00C34E9E" w:rsidRPr="00633E31" w:rsidRDefault="00C34E9E" w:rsidP="003C6F69">
      <w:pPr>
        <w:rPr>
          <w:iCs/>
          <w:lang w:val="vi-VN"/>
        </w:rPr>
      </w:pPr>
    </w:p>
    <w:p w14:paraId="54FCDB0E" w14:textId="77777777" w:rsidR="0079274C" w:rsidRPr="00B57E26" w:rsidRDefault="003C6F69" w:rsidP="003C6F69">
      <w:pPr>
        <w:pStyle w:val="Heading1"/>
      </w:pPr>
      <w:r w:rsidRPr="00633E31">
        <w:rPr>
          <w:lang w:val="vi-VN"/>
        </w:rPr>
        <w:t xml:space="preserve"> </w:t>
      </w:r>
      <w:bookmarkStart w:id="3112" w:name="_Toc28040819"/>
      <w:r w:rsidR="0079274C" w:rsidRPr="00B57E26">
        <w:t>Ước lượng chất lượng</w:t>
      </w:r>
      <w:bookmarkEnd w:id="3083"/>
      <w:bookmarkEnd w:id="3112"/>
    </w:p>
    <w:p w14:paraId="65C89A06" w14:textId="5356E941" w:rsidR="00C34E9E" w:rsidRDefault="00C34E9E" w:rsidP="00C34E9E"/>
    <w:p w14:paraId="64F0D613" w14:textId="77777777" w:rsidR="00D556C8" w:rsidRDefault="00D556C8" w:rsidP="00D556C8">
      <w:pPr>
        <w:rPr>
          <w:ins w:id="3113" w:author="Nguyen Thi Thuy Duong" w:date="2019-12-17T16:44:00Z"/>
          <w:lang w:val="vi-VN"/>
        </w:rPr>
      </w:pPr>
      <w:ins w:id="3114" w:author="Nguyen Thi Thuy Duong" w:date="2019-12-17T16:44:00Z">
        <w:r>
          <w:t>Ước lượng số dòng code</w:t>
        </w:r>
        <w:r>
          <w:rPr>
            <w:lang w:val="vi-VN"/>
          </w:rPr>
          <w:t>: 10.000</w:t>
        </w:r>
      </w:ins>
    </w:p>
    <w:p w14:paraId="065190AA" w14:textId="6312A3A3" w:rsidR="00D556C8" w:rsidRPr="00837991" w:rsidRDefault="00D556C8" w:rsidP="00D556C8">
      <w:pPr>
        <w:rPr>
          <w:ins w:id="3115" w:author="Nguyen Thi Thuy Duong" w:date="2019-12-17T16:44:00Z"/>
          <w:rPrChange w:id="3116" w:author="Nguyen Thi Thuy Duong" w:date="2019-12-23T23:33:00Z">
            <w:rPr>
              <w:ins w:id="3117" w:author="Nguyen Thi Thuy Duong" w:date="2019-12-17T16:44:00Z"/>
              <w:lang w:val="vi-VN"/>
            </w:rPr>
          </w:rPrChange>
        </w:rPr>
      </w:pPr>
      <w:ins w:id="3118" w:author="Nguyen Thi Thuy Duong" w:date="2019-12-17T16:44:00Z">
        <w:r>
          <w:t>Ước lượng số testcase</w:t>
        </w:r>
        <w:r w:rsidR="00837991">
          <w:rPr>
            <w:lang w:val="vi-VN"/>
          </w:rPr>
          <w:t>: 500</w:t>
        </w:r>
      </w:ins>
    </w:p>
    <w:p w14:paraId="0227839B" w14:textId="77777777" w:rsidR="00D556C8" w:rsidRDefault="00D556C8" w:rsidP="00D556C8">
      <w:pPr>
        <w:rPr>
          <w:ins w:id="3119" w:author="Nguyen Thi Thuy Duong" w:date="2019-12-17T16:44:00Z"/>
          <w:lang w:val="vi-VN"/>
        </w:rPr>
      </w:pPr>
      <w:ins w:id="3120" w:author="Nguyen Thi Thuy Duong" w:date="2019-12-17T16:44:00Z">
        <w:r>
          <w:rPr>
            <w:lang w:val="fr-FR"/>
          </w:rPr>
          <w:t>Qui định số dòng comment trên mỗi Kloc</w:t>
        </w:r>
        <w:r>
          <w:rPr>
            <w:lang w:val="vi-VN"/>
          </w:rPr>
          <w:t>: 50</w:t>
        </w:r>
      </w:ins>
    </w:p>
    <w:p w14:paraId="40F08D7A" w14:textId="77777777" w:rsidR="00D556C8" w:rsidRDefault="00D556C8" w:rsidP="00D556C8">
      <w:pPr>
        <w:rPr>
          <w:ins w:id="3121" w:author="Nguyen Thi Thuy Duong" w:date="2019-12-17T16:44:00Z"/>
          <w:lang w:val="vi-VN"/>
        </w:rPr>
      </w:pPr>
      <w:ins w:id="3122" w:author="Nguyen Thi Thuy Duong" w:date="2019-12-17T16:44:00Z">
        <w:r>
          <w:rPr>
            <w:lang w:val="fr-FR"/>
          </w:rPr>
          <w:t>Qui định về số unit test, automation test</w:t>
        </w:r>
        <w:r>
          <w:rPr>
            <w:lang w:val="vi-VN"/>
          </w:rPr>
          <w:t xml:space="preserve">: </w:t>
        </w:r>
      </w:ins>
    </w:p>
    <w:p w14:paraId="677055B1" w14:textId="77777777" w:rsidR="00D556C8" w:rsidRDefault="00D556C8" w:rsidP="00D556C8">
      <w:pPr>
        <w:pStyle w:val="ListParagraph"/>
        <w:numPr>
          <w:ilvl w:val="0"/>
          <w:numId w:val="45"/>
        </w:numPr>
        <w:rPr>
          <w:ins w:id="3123" w:author="Nguyen Thi Thuy Duong" w:date="2019-12-17T16:44:00Z"/>
          <w:lang w:val="vi-VN"/>
        </w:rPr>
      </w:pPr>
      <w:ins w:id="3124" w:author="Nguyen Thi Thuy Duong" w:date="2019-12-17T16:44:00Z">
        <w:r>
          <w:rPr>
            <w:lang w:val="vi-VN"/>
          </w:rPr>
          <w:t>Unit test: 500</w:t>
        </w:r>
      </w:ins>
    </w:p>
    <w:p w14:paraId="5B944602" w14:textId="77777777" w:rsidR="00D556C8" w:rsidRDefault="00D556C8" w:rsidP="00D556C8">
      <w:pPr>
        <w:pStyle w:val="ListParagraph"/>
        <w:numPr>
          <w:ilvl w:val="0"/>
          <w:numId w:val="45"/>
        </w:numPr>
        <w:rPr>
          <w:ins w:id="3125" w:author="Nguyen Thi Thuy Duong" w:date="2019-12-17T16:44:00Z"/>
          <w:lang w:val="vi-VN"/>
        </w:rPr>
      </w:pPr>
      <w:ins w:id="3126" w:author="Nguyen Thi Thuy Duong" w:date="2019-12-17T16:44:00Z">
        <w:r>
          <w:rPr>
            <w:lang w:val="vi-VN"/>
          </w:rPr>
          <w:t>Automation test: 200</w:t>
        </w:r>
      </w:ins>
    </w:p>
    <w:p w14:paraId="483F3DCD" w14:textId="259DAD84" w:rsidR="00C34E9E" w:rsidDel="00C56E39" w:rsidRDefault="00C34E9E" w:rsidP="00C34E9E">
      <w:pPr>
        <w:rPr>
          <w:del w:id="3127" w:author="Khanh Linh Trinh" w:date="2019-12-19T23:25:00Z"/>
        </w:rPr>
      </w:pPr>
    </w:p>
    <w:p w14:paraId="2D167A0B" w14:textId="5FE21789" w:rsidR="00C34E9E" w:rsidDel="00C56E39" w:rsidRDefault="00C34E9E" w:rsidP="00C34E9E">
      <w:pPr>
        <w:rPr>
          <w:del w:id="3128" w:author="Khanh Linh Trinh" w:date="2019-12-19T23:25:00Z"/>
        </w:rPr>
      </w:pPr>
    </w:p>
    <w:p w14:paraId="7FADD1BC" w14:textId="769023D3" w:rsidR="00C34E9E" w:rsidDel="00C56E39" w:rsidRDefault="00C34E9E" w:rsidP="00C34E9E">
      <w:pPr>
        <w:rPr>
          <w:del w:id="3129" w:author="Khanh Linh Trinh" w:date="2019-12-19T23:25:00Z"/>
        </w:rPr>
      </w:pPr>
    </w:p>
    <w:p w14:paraId="12BB4C1E" w14:textId="57EFB068" w:rsidR="00C34E9E" w:rsidDel="00C56E39" w:rsidRDefault="00C34E9E" w:rsidP="00C34E9E">
      <w:pPr>
        <w:rPr>
          <w:del w:id="3130" w:author="Khanh Linh Trinh" w:date="2019-12-19T23:25:00Z"/>
        </w:rPr>
      </w:pPr>
    </w:p>
    <w:p w14:paraId="214F75BA" w14:textId="106BBD87" w:rsidR="00C34E9E" w:rsidDel="00C56E39" w:rsidRDefault="00C34E9E" w:rsidP="00C34E9E">
      <w:pPr>
        <w:rPr>
          <w:del w:id="3131" w:author="Khanh Linh Trinh" w:date="2019-12-19T23:25:00Z"/>
        </w:rPr>
      </w:pPr>
    </w:p>
    <w:p w14:paraId="105294C0" w14:textId="52C181B2" w:rsidR="00C34E9E" w:rsidDel="00C56E39" w:rsidRDefault="00C34E9E" w:rsidP="00C34E9E">
      <w:pPr>
        <w:rPr>
          <w:del w:id="3132" w:author="Khanh Linh Trinh" w:date="2019-12-19T23:25:00Z"/>
        </w:rPr>
      </w:pPr>
    </w:p>
    <w:p w14:paraId="649964A0" w14:textId="63B4A829" w:rsidR="00C34E9E" w:rsidDel="00C56E39" w:rsidRDefault="00C34E9E" w:rsidP="00C34E9E">
      <w:pPr>
        <w:rPr>
          <w:del w:id="3133" w:author="Khanh Linh Trinh" w:date="2019-12-19T23:25:00Z"/>
        </w:rPr>
      </w:pPr>
    </w:p>
    <w:p w14:paraId="24A4108D" w14:textId="3FA547D6" w:rsidR="00C34E9E" w:rsidDel="00C56E39" w:rsidRDefault="00C34E9E" w:rsidP="00C34E9E">
      <w:pPr>
        <w:rPr>
          <w:del w:id="3134" w:author="Khanh Linh Trinh" w:date="2019-12-19T23:25:00Z"/>
        </w:rPr>
      </w:pPr>
    </w:p>
    <w:p w14:paraId="42C1A785" w14:textId="5C7E3BC1" w:rsidR="00C34E9E" w:rsidDel="00C56E39" w:rsidRDefault="00C34E9E" w:rsidP="00C34E9E">
      <w:pPr>
        <w:rPr>
          <w:del w:id="3135" w:author="Khanh Linh Trinh" w:date="2019-12-19T23:25:00Z"/>
        </w:rPr>
      </w:pPr>
    </w:p>
    <w:p w14:paraId="71C7382C" w14:textId="53603CF5" w:rsidR="00C34E9E" w:rsidDel="00C56E39" w:rsidRDefault="00C34E9E" w:rsidP="00C34E9E">
      <w:pPr>
        <w:rPr>
          <w:del w:id="3136" w:author="Khanh Linh Trinh" w:date="2019-12-19T23:25:00Z"/>
        </w:rPr>
      </w:pPr>
    </w:p>
    <w:p w14:paraId="2E0F63A7" w14:textId="15675C8A" w:rsidR="00C34E9E" w:rsidDel="00C56E39" w:rsidRDefault="00C34E9E" w:rsidP="00C34E9E">
      <w:pPr>
        <w:rPr>
          <w:del w:id="3137" w:author="Khanh Linh Trinh" w:date="2019-12-19T23:25:00Z"/>
        </w:rPr>
      </w:pPr>
    </w:p>
    <w:p w14:paraId="3955D8B3" w14:textId="2D2E7DA8" w:rsidR="00C34E9E" w:rsidDel="00C56E39" w:rsidRDefault="00C34E9E" w:rsidP="00C34E9E">
      <w:pPr>
        <w:rPr>
          <w:del w:id="3138" w:author="Khanh Linh Trinh" w:date="2019-12-19T23:25:00Z"/>
        </w:rPr>
      </w:pPr>
    </w:p>
    <w:p w14:paraId="6B9771AB" w14:textId="3782E790" w:rsidR="00C34E9E" w:rsidDel="00A76D5B" w:rsidRDefault="00C34E9E" w:rsidP="00C34E9E">
      <w:pPr>
        <w:rPr>
          <w:del w:id="3139" w:author="Khanh Linh Trinh" w:date="2019-12-19T22:31:00Z"/>
        </w:rPr>
      </w:pPr>
    </w:p>
    <w:p w14:paraId="33FA6165" w14:textId="29A6E7AB" w:rsidR="00C34E9E" w:rsidDel="00A76D5B" w:rsidRDefault="00C34E9E" w:rsidP="00C34E9E">
      <w:pPr>
        <w:rPr>
          <w:del w:id="3140" w:author="Khanh Linh Trinh" w:date="2019-12-19T22:31:00Z"/>
        </w:rPr>
      </w:pPr>
    </w:p>
    <w:p w14:paraId="03125322" w14:textId="7238EB26" w:rsidR="00C34E9E" w:rsidDel="00A76D5B" w:rsidRDefault="00C34E9E" w:rsidP="00C34E9E">
      <w:pPr>
        <w:rPr>
          <w:del w:id="3141" w:author="Khanh Linh Trinh" w:date="2019-12-19T22:31:00Z"/>
        </w:rPr>
      </w:pPr>
    </w:p>
    <w:p w14:paraId="0CA1F417" w14:textId="447C9C43" w:rsidR="00C34E9E" w:rsidDel="00A76D5B" w:rsidRDefault="00C34E9E" w:rsidP="00C34E9E">
      <w:pPr>
        <w:rPr>
          <w:del w:id="3142" w:author="Khanh Linh Trinh" w:date="2019-12-19T22:31:00Z"/>
        </w:rPr>
      </w:pPr>
    </w:p>
    <w:p w14:paraId="7B839319" w14:textId="06F01449" w:rsidR="00C34E9E" w:rsidDel="00A76D5B" w:rsidRDefault="00C34E9E" w:rsidP="00C34E9E">
      <w:pPr>
        <w:rPr>
          <w:del w:id="3143" w:author="Khanh Linh Trinh" w:date="2019-12-19T22:31:00Z"/>
        </w:rPr>
      </w:pPr>
    </w:p>
    <w:p w14:paraId="4346D689" w14:textId="77777777" w:rsidR="00C34E9E" w:rsidRPr="00B57E26" w:rsidRDefault="00C34E9E" w:rsidP="00C34E9E"/>
    <w:p w14:paraId="4F523F19" w14:textId="77777777" w:rsidR="0079274C" w:rsidRDefault="0079274C" w:rsidP="0079274C">
      <w:pPr>
        <w:pStyle w:val="Heading1"/>
      </w:pPr>
      <w:bookmarkStart w:id="3144" w:name="_Toc25660398"/>
      <w:bookmarkStart w:id="3145" w:name="_Toc28040820"/>
      <w:r>
        <w:t>Phân tích thiết kế</w:t>
      </w:r>
      <w:bookmarkEnd w:id="3144"/>
      <w:bookmarkEnd w:id="3145"/>
      <w:r>
        <w:t xml:space="preserve"> </w:t>
      </w:r>
    </w:p>
    <w:p w14:paraId="214B7E9F" w14:textId="6B2B7145" w:rsidR="0079274C" w:rsidRDefault="0079274C" w:rsidP="0079274C">
      <w:pPr>
        <w:pStyle w:val="Heading2"/>
        <w:rPr>
          <w:ins w:id="3146" w:author="Nguyen Thi Thuy Duong" w:date="2019-12-17T16:44:00Z"/>
          <w:lang w:eastAsia="en-US" w:bidi="ar-SA"/>
        </w:rPr>
      </w:pPr>
      <w:bookmarkStart w:id="3147" w:name="_Toc25660399"/>
      <w:bookmarkStart w:id="3148" w:name="_Toc28040821"/>
      <w:r w:rsidRPr="003F1120">
        <w:rPr>
          <w:lang w:eastAsia="en-US" w:bidi="ar-SA"/>
        </w:rPr>
        <w:t>Mô hình tích hợp phần cứng/phần mềm</w:t>
      </w:r>
      <w:bookmarkEnd w:id="3147"/>
      <w:bookmarkEnd w:id="3148"/>
    </w:p>
    <w:p w14:paraId="192D8B7F" w14:textId="77777777" w:rsidR="00D556C8" w:rsidRDefault="00D556C8" w:rsidP="00D556C8">
      <w:pPr>
        <w:rPr>
          <w:ins w:id="3149" w:author="Nguyen Thi Thuy Duong" w:date="2019-12-17T16:44:00Z"/>
          <w:lang w:eastAsia="en-US" w:bidi="ar-SA"/>
        </w:rPr>
      </w:pPr>
      <w:ins w:id="3150" w:author="Nguyen Thi Thuy Duong" w:date="2019-12-17T16:44:00Z">
        <w:r>
          <w:rPr>
            <w:lang w:eastAsia="en-US" w:bidi="ar-SA"/>
          </w:rPr>
          <w:t>Mô hình sử dụng : MVC</w:t>
        </w:r>
      </w:ins>
    </w:p>
    <w:p w14:paraId="7CA552BC" w14:textId="6957AFDB" w:rsidR="00D556C8" w:rsidRPr="00323031" w:rsidRDefault="00D556C8">
      <w:pPr>
        <w:rPr>
          <w:lang w:eastAsia="en-US" w:bidi="ar-SA"/>
        </w:rPr>
        <w:pPrChange w:id="3151" w:author="Nguyen Thi Thuy Duong" w:date="2019-12-17T16:44:00Z">
          <w:pPr>
            <w:pStyle w:val="Heading2"/>
          </w:pPr>
        </w:pPrChange>
      </w:pPr>
      <w:ins w:id="3152" w:author="Nguyen Thi Thuy Duong" w:date="2019-12-17T16:44:00Z">
        <w:r>
          <w:rPr>
            <w:lang w:eastAsia="en-US" w:bidi="ar-SA"/>
          </w:rPr>
          <w:t>Mô hình này rất phù hợp cho xây dựng các website.</w:t>
        </w:r>
      </w:ins>
    </w:p>
    <w:p w14:paraId="0C74B2EC" w14:textId="37B323A9" w:rsidR="0079274C" w:rsidRDefault="0079274C" w:rsidP="0079274C">
      <w:pPr>
        <w:pStyle w:val="Heading2"/>
        <w:rPr>
          <w:ins w:id="3153" w:author="Nguyen Thi Thuy Duong" w:date="2019-12-17T16:48:00Z"/>
          <w:lang w:eastAsia="en-US" w:bidi="ar-SA"/>
        </w:rPr>
      </w:pPr>
      <w:bookmarkStart w:id="3154" w:name="_Toc25660400"/>
      <w:bookmarkStart w:id="3155" w:name="_Toc28040822"/>
      <w:r w:rsidRPr="003F1120">
        <w:rPr>
          <w:lang w:eastAsia="en-US" w:bidi="ar-SA"/>
        </w:rPr>
        <w:t>Giao diện</w:t>
      </w:r>
      <w:bookmarkEnd w:id="3154"/>
      <w:bookmarkEnd w:id="3155"/>
    </w:p>
    <w:p w14:paraId="6E6BC908" w14:textId="46257578" w:rsidR="00D556C8" w:rsidRDefault="00D556C8">
      <w:pPr>
        <w:rPr>
          <w:ins w:id="3156" w:author="Nguyen Thi Thuy Duong" w:date="2019-12-17T16:48:00Z"/>
          <w:lang w:eastAsia="en-US" w:bidi="ar-SA"/>
        </w:rPr>
        <w:pPrChange w:id="3157" w:author="Nguyen Thi Thuy Duong" w:date="2019-12-17T16:48:00Z">
          <w:pPr>
            <w:pStyle w:val="Heading2"/>
          </w:pPr>
        </w:pPrChange>
      </w:pPr>
      <w:ins w:id="3158" w:author="Nguyen Thi Thuy Duong" w:date="2019-12-17T16:48:00Z">
        <w:r>
          <w:rPr>
            <w:lang w:eastAsia="en-US" w:bidi="ar-SA"/>
          </w:rPr>
          <w:t>Trang chủ</w:t>
        </w:r>
      </w:ins>
    </w:p>
    <w:p w14:paraId="261862B9" w14:textId="5A42036F" w:rsidR="00D556C8" w:rsidRDefault="00D556C8">
      <w:pPr>
        <w:rPr>
          <w:ins w:id="3159" w:author="Nguyen Thi Thuy Duong" w:date="2019-12-17T16:48:00Z"/>
          <w:lang w:eastAsia="en-US" w:bidi="ar-SA"/>
        </w:rPr>
        <w:pPrChange w:id="3160" w:author="Nguyen Thi Thuy Duong" w:date="2019-12-17T16:48:00Z">
          <w:pPr>
            <w:pStyle w:val="Heading2"/>
          </w:pPr>
        </w:pPrChange>
      </w:pPr>
      <w:ins w:id="3161" w:author="Nguyen Thi Thuy Duong" w:date="2019-12-17T16:48:00Z">
        <w:r>
          <w:rPr>
            <w:noProof/>
            <w:lang w:eastAsia="ja-JP" w:bidi="ar-SA"/>
          </w:rPr>
          <w:lastRenderedPageBreak/>
          <w:drawing>
            <wp:inline distT="0" distB="0" distL="0" distR="0" wp14:anchorId="5684E5F8" wp14:editId="39F0ECF4">
              <wp:extent cx="5575300" cy="2636520"/>
              <wp:effectExtent l="0" t="0" r="6350" b="0"/>
              <wp:docPr id="5" name="Picture 3">
                <a:extLst xmlns:a="http://schemas.openxmlformats.org/drawingml/2006/main">
                  <a:ext uri="{FF2B5EF4-FFF2-40B4-BE49-F238E27FC236}">
                    <a16:creationId xmlns:a16="http://schemas.microsoft.com/office/drawing/2014/main" id="{2510A272-6156-4052-A44B-F61C2A5B75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10A272-6156-4052-A44B-F61C2A5B75FF}"/>
                          </a:ext>
                        </a:extLst>
                      </pic:cNvPr>
                      <pic:cNvPicPr>
                        <a:picLocks noChangeAspect="1"/>
                      </pic:cNvPicPr>
                    </pic:nvPicPr>
                    <pic:blipFill>
                      <a:blip r:embed="rId11"/>
                      <a:stretch>
                        <a:fillRect/>
                      </a:stretch>
                    </pic:blipFill>
                    <pic:spPr>
                      <a:xfrm>
                        <a:off x="0" y="0"/>
                        <a:ext cx="5575300" cy="2636520"/>
                      </a:xfrm>
                      <a:prstGeom prst="rect">
                        <a:avLst/>
                      </a:prstGeom>
                    </pic:spPr>
                  </pic:pic>
                </a:graphicData>
              </a:graphic>
            </wp:inline>
          </w:drawing>
        </w:r>
      </w:ins>
    </w:p>
    <w:p w14:paraId="318AA3CC" w14:textId="63889A46" w:rsidR="00D556C8" w:rsidRDefault="00D556C8">
      <w:pPr>
        <w:rPr>
          <w:ins w:id="3162" w:author="Nguyen Thi Thuy Duong" w:date="2019-12-17T16:48:00Z"/>
          <w:lang w:eastAsia="en-US" w:bidi="ar-SA"/>
        </w:rPr>
        <w:pPrChange w:id="3163" w:author="Nguyen Thi Thuy Duong" w:date="2019-12-17T16:48:00Z">
          <w:pPr>
            <w:pStyle w:val="Heading2"/>
          </w:pPr>
        </w:pPrChange>
      </w:pPr>
    </w:p>
    <w:p w14:paraId="0A935F27" w14:textId="7110B11A" w:rsidR="00D556C8" w:rsidRDefault="00D556C8">
      <w:pPr>
        <w:rPr>
          <w:ins w:id="3164" w:author="Nguyen Thi Thuy Duong" w:date="2019-12-17T16:48:00Z"/>
          <w:lang w:eastAsia="en-US" w:bidi="ar-SA"/>
        </w:rPr>
        <w:pPrChange w:id="3165" w:author="Nguyen Thi Thuy Duong" w:date="2019-12-17T16:48:00Z">
          <w:pPr>
            <w:pStyle w:val="Heading2"/>
          </w:pPr>
        </w:pPrChange>
      </w:pPr>
      <w:ins w:id="3166" w:author="Nguyen Thi Thuy Duong" w:date="2019-12-17T16:48:00Z">
        <w:r>
          <w:rPr>
            <w:lang w:eastAsia="en-US" w:bidi="ar-SA"/>
          </w:rPr>
          <w:t>Trang đăng ký</w:t>
        </w:r>
      </w:ins>
    </w:p>
    <w:p w14:paraId="286718E0" w14:textId="024F44B3" w:rsidR="00D556C8" w:rsidRDefault="00D556C8">
      <w:pPr>
        <w:rPr>
          <w:ins w:id="3167" w:author="Nguyen Thi Thuy Duong" w:date="2019-12-17T16:48:00Z"/>
          <w:lang w:eastAsia="en-US" w:bidi="ar-SA"/>
        </w:rPr>
        <w:pPrChange w:id="3168" w:author="Nguyen Thi Thuy Duong" w:date="2019-12-17T16:48:00Z">
          <w:pPr>
            <w:pStyle w:val="Heading2"/>
          </w:pPr>
        </w:pPrChange>
      </w:pPr>
      <w:ins w:id="3169" w:author="Nguyen Thi Thuy Duong" w:date="2019-12-17T16:48:00Z">
        <w:r>
          <w:rPr>
            <w:noProof/>
            <w:lang w:eastAsia="ja-JP" w:bidi="ar-SA"/>
          </w:rPr>
          <w:drawing>
            <wp:inline distT="0" distB="0" distL="0" distR="0" wp14:anchorId="485394D7" wp14:editId="1841B53D">
              <wp:extent cx="5575300" cy="4182110"/>
              <wp:effectExtent l="0" t="0" r="6350" b="8890"/>
              <wp:docPr id="7" name="Picture 6">
                <a:extLst xmlns:a="http://schemas.openxmlformats.org/drawingml/2006/main">
                  <a:ext uri="{FF2B5EF4-FFF2-40B4-BE49-F238E27FC236}">
                    <a16:creationId xmlns:a16="http://schemas.microsoft.com/office/drawing/2014/main" id="{E3049E56-9A69-477B-965E-BB700C90EC8D}"/>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3049E56-9A69-477B-965E-BB700C90EC8D}"/>
                          </a:ext>
                        </a:extLst>
                      </pic:cNvPr>
                      <pic:cNvPicPr/>
                    </pic:nvPicPr>
                    <pic:blipFill>
                      <a:blip r:embed="rId12"/>
                      <a:stretch>
                        <a:fillRect/>
                      </a:stretch>
                    </pic:blipFill>
                    <pic:spPr>
                      <a:xfrm>
                        <a:off x="0" y="0"/>
                        <a:ext cx="5575300" cy="4182110"/>
                      </a:xfrm>
                      <a:prstGeom prst="rect">
                        <a:avLst/>
                      </a:prstGeom>
                    </pic:spPr>
                  </pic:pic>
                </a:graphicData>
              </a:graphic>
            </wp:inline>
          </w:drawing>
        </w:r>
      </w:ins>
    </w:p>
    <w:p w14:paraId="360B2D2B" w14:textId="745BE738" w:rsidR="00D556C8" w:rsidRDefault="00D556C8">
      <w:pPr>
        <w:rPr>
          <w:ins w:id="3170" w:author="Nguyen Thi Thuy Duong" w:date="2019-12-17T16:49:00Z"/>
          <w:lang w:eastAsia="en-US" w:bidi="ar-SA"/>
        </w:rPr>
        <w:pPrChange w:id="3171" w:author="Nguyen Thi Thuy Duong" w:date="2019-12-17T16:48:00Z">
          <w:pPr>
            <w:pStyle w:val="Heading2"/>
          </w:pPr>
        </w:pPrChange>
      </w:pPr>
      <w:ins w:id="3172" w:author="Nguyen Thi Thuy Duong" w:date="2019-12-17T16:49:00Z">
        <w:r>
          <w:rPr>
            <w:lang w:eastAsia="en-US" w:bidi="ar-SA"/>
          </w:rPr>
          <w:t>Trang đăng nhập</w:t>
        </w:r>
      </w:ins>
    </w:p>
    <w:p w14:paraId="04C24536" w14:textId="469E1A20" w:rsidR="00D556C8" w:rsidRDefault="00D556C8">
      <w:pPr>
        <w:rPr>
          <w:ins w:id="3173" w:author="Nguyen Thi Thuy Duong" w:date="2019-12-17T16:49:00Z"/>
          <w:lang w:eastAsia="en-US" w:bidi="ar-SA"/>
        </w:rPr>
        <w:pPrChange w:id="3174" w:author="Nguyen Thi Thuy Duong" w:date="2019-12-17T16:48:00Z">
          <w:pPr>
            <w:pStyle w:val="Heading2"/>
          </w:pPr>
        </w:pPrChange>
      </w:pPr>
      <w:ins w:id="3175" w:author="Nguyen Thi Thuy Duong" w:date="2019-12-17T16:49:00Z">
        <w:r>
          <w:rPr>
            <w:noProof/>
            <w:lang w:eastAsia="ja-JP" w:bidi="ar-SA"/>
          </w:rPr>
          <w:lastRenderedPageBreak/>
          <w:drawing>
            <wp:inline distT="0" distB="0" distL="0" distR="0" wp14:anchorId="237B9FD3" wp14:editId="5E93E535">
              <wp:extent cx="5575300" cy="2701925"/>
              <wp:effectExtent l="0" t="0" r="6350" b="3175"/>
              <wp:docPr id="6" name="Picture 6">
                <a:extLst xmlns:a="http://schemas.openxmlformats.org/drawingml/2006/main">
                  <a:ext uri="{FF2B5EF4-FFF2-40B4-BE49-F238E27FC236}">
                    <a16:creationId xmlns:a16="http://schemas.microsoft.com/office/drawing/2014/main" id="{3038AF12-80C4-49EC-B2A8-0F95A47458CC}"/>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038AF12-80C4-49EC-B2A8-0F95A47458CC}"/>
                          </a:ext>
                        </a:extLst>
                      </pic:cNvPr>
                      <pic:cNvPicPr/>
                    </pic:nvPicPr>
                    <pic:blipFill>
                      <a:blip r:embed="rId13"/>
                      <a:stretch>
                        <a:fillRect/>
                      </a:stretch>
                    </pic:blipFill>
                    <pic:spPr>
                      <a:xfrm>
                        <a:off x="0" y="0"/>
                        <a:ext cx="5575300" cy="2701925"/>
                      </a:xfrm>
                      <a:prstGeom prst="rect">
                        <a:avLst/>
                      </a:prstGeom>
                    </pic:spPr>
                  </pic:pic>
                </a:graphicData>
              </a:graphic>
            </wp:inline>
          </w:drawing>
        </w:r>
      </w:ins>
    </w:p>
    <w:p w14:paraId="3A5D21CE" w14:textId="2670956D" w:rsidR="00D556C8" w:rsidRDefault="00D556C8">
      <w:pPr>
        <w:rPr>
          <w:ins w:id="3176" w:author="Nguyen Thi Thuy Duong" w:date="2019-12-17T16:49:00Z"/>
          <w:lang w:eastAsia="en-US" w:bidi="ar-SA"/>
        </w:rPr>
        <w:pPrChange w:id="3177" w:author="Nguyen Thi Thuy Duong" w:date="2019-12-17T16:48:00Z">
          <w:pPr>
            <w:pStyle w:val="Heading2"/>
          </w:pPr>
        </w:pPrChange>
      </w:pPr>
    </w:p>
    <w:p w14:paraId="482132EA" w14:textId="1D6A4F24" w:rsidR="00D556C8" w:rsidRDefault="00D556C8">
      <w:pPr>
        <w:rPr>
          <w:ins w:id="3178" w:author="Nguyen Thi Thuy Duong" w:date="2019-12-17T16:49:00Z"/>
          <w:lang w:eastAsia="en-US" w:bidi="ar-SA"/>
        </w:rPr>
        <w:pPrChange w:id="3179" w:author="Nguyen Thi Thuy Duong" w:date="2019-12-17T16:48:00Z">
          <w:pPr>
            <w:pStyle w:val="Heading2"/>
          </w:pPr>
        </w:pPrChange>
      </w:pPr>
      <w:ins w:id="3180" w:author="Nguyen Thi Thuy Duong" w:date="2019-12-17T16:49:00Z">
        <w:r>
          <w:rPr>
            <w:lang w:eastAsia="en-US" w:bidi="ar-SA"/>
          </w:rPr>
          <w:t>Trang xem sản phẩm</w:t>
        </w:r>
      </w:ins>
    </w:p>
    <w:p w14:paraId="7CDD393C" w14:textId="1F2B35D9" w:rsidR="00D556C8" w:rsidRDefault="00D556C8">
      <w:pPr>
        <w:rPr>
          <w:ins w:id="3181" w:author="Nguyen Thi Thuy Duong" w:date="2019-12-17T16:49:00Z"/>
          <w:lang w:eastAsia="en-US" w:bidi="ar-SA"/>
        </w:rPr>
        <w:pPrChange w:id="3182" w:author="Nguyen Thi Thuy Duong" w:date="2019-12-17T16:48:00Z">
          <w:pPr>
            <w:pStyle w:val="Heading2"/>
          </w:pPr>
        </w:pPrChange>
      </w:pPr>
    </w:p>
    <w:p w14:paraId="57BD7D6D" w14:textId="26BDEED8" w:rsidR="00D556C8" w:rsidRDefault="00D556C8">
      <w:pPr>
        <w:rPr>
          <w:ins w:id="3183" w:author="Nguyen Thi Thuy Duong" w:date="2019-12-17T16:49:00Z"/>
          <w:lang w:eastAsia="en-US" w:bidi="ar-SA"/>
        </w:rPr>
        <w:pPrChange w:id="3184" w:author="Nguyen Thi Thuy Duong" w:date="2019-12-17T16:48:00Z">
          <w:pPr>
            <w:pStyle w:val="Heading2"/>
          </w:pPr>
        </w:pPrChange>
      </w:pPr>
      <w:ins w:id="3185" w:author="Nguyen Thi Thuy Duong" w:date="2019-12-17T16:49:00Z">
        <w:r>
          <w:rPr>
            <w:noProof/>
            <w:lang w:eastAsia="ja-JP" w:bidi="ar-SA"/>
          </w:rPr>
          <w:drawing>
            <wp:inline distT="0" distB="0" distL="0" distR="0" wp14:anchorId="5418E904" wp14:editId="6168B7FA">
              <wp:extent cx="5575300" cy="3024505"/>
              <wp:effectExtent l="0" t="0" r="6350" b="4445"/>
              <wp:docPr id="8" name="Picture 6">
                <a:extLst xmlns:a="http://schemas.openxmlformats.org/drawingml/2006/main">
                  <a:ext uri="{FF2B5EF4-FFF2-40B4-BE49-F238E27FC236}">
                    <a16:creationId xmlns:a16="http://schemas.microsoft.com/office/drawing/2014/main" id="{B6B1D707-ED25-4E0D-ACF5-C7AF0E8441CA}"/>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B1D707-ED25-4E0D-ACF5-C7AF0E8441CA}"/>
                          </a:ext>
                        </a:extLst>
                      </pic:cNvPr>
                      <pic:cNvPicPr/>
                    </pic:nvPicPr>
                    <pic:blipFill>
                      <a:blip r:embed="rId14"/>
                      <a:stretch>
                        <a:fillRect/>
                      </a:stretch>
                    </pic:blipFill>
                    <pic:spPr>
                      <a:xfrm>
                        <a:off x="0" y="0"/>
                        <a:ext cx="5575300" cy="3024505"/>
                      </a:xfrm>
                      <a:prstGeom prst="rect">
                        <a:avLst/>
                      </a:prstGeom>
                    </pic:spPr>
                  </pic:pic>
                </a:graphicData>
              </a:graphic>
            </wp:inline>
          </w:drawing>
        </w:r>
      </w:ins>
    </w:p>
    <w:p w14:paraId="5F8092BC" w14:textId="2FC14C26" w:rsidR="00D556C8" w:rsidRDefault="00D556C8">
      <w:pPr>
        <w:rPr>
          <w:ins w:id="3186" w:author="Nguyen Thi Thuy Duong" w:date="2019-12-17T16:49:00Z"/>
          <w:lang w:eastAsia="en-US" w:bidi="ar-SA"/>
        </w:rPr>
        <w:pPrChange w:id="3187" w:author="Nguyen Thi Thuy Duong" w:date="2019-12-17T16:48:00Z">
          <w:pPr>
            <w:pStyle w:val="Heading2"/>
          </w:pPr>
        </w:pPrChange>
      </w:pPr>
      <w:ins w:id="3188" w:author="Nguyen Thi Thuy Duong" w:date="2019-12-17T16:49:00Z">
        <w:r>
          <w:rPr>
            <w:lang w:eastAsia="en-US" w:bidi="ar-SA"/>
          </w:rPr>
          <w:t xml:space="preserve"> Chi tiết sản phẩm</w:t>
        </w:r>
      </w:ins>
    </w:p>
    <w:p w14:paraId="259313CA" w14:textId="0975B42E" w:rsidR="00D556C8" w:rsidRDefault="00D556C8">
      <w:pPr>
        <w:rPr>
          <w:ins w:id="3189" w:author="Nguyen Thi Thuy Duong" w:date="2019-12-17T16:50:00Z"/>
          <w:lang w:eastAsia="en-US" w:bidi="ar-SA"/>
        </w:rPr>
        <w:pPrChange w:id="3190" w:author="Nguyen Thi Thuy Duong" w:date="2019-12-17T16:48:00Z">
          <w:pPr>
            <w:pStyle w:val="Heading2"/>
          </w:pPr>
        </w:pPrChange>
      </w:pPr>
      <w:ins w:id="3191" w:author="Nguyen Thi Thuy Duong" w:date="2019-12-17T16:49:00Z">
        <w:r>
          <w:rPr>
            <w:noProof/>
            <w:lang w:eastAsia="ja-JP" w:bidi="ar-SA"/>
          </w:rPr>
          <w:lastRenderedPageBreak/>
          <w:drawing>
            <wp:inline distT="0" distB="0" distL="0" distR="0" wp14:anchorId="11BD6C71" wp14:editId="2AF5EB1E">
              <wp:extent cx="4278382" cy="5588954"/>
              <wp:effectExtent l="0" t="0" r="8255" b="0"/>
              <wp:docPr id="9" name="Picture 7">
                <a:extLst xmlns:a="http://schemas.openxmlformats.org/drawingml/2006/main">
                  <a:ext uri="{FF2B5EF4-FFF2-40B4-BE49-F238E27FC236}">
                    <a16:creationId xmlns:a16="http://schemas.microsoft.com/office/drawing/2014/main" id="{BC25EBD4-2049-4800-9C8D-546A512D5524}"/>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C25EBD4-2049-4800-9C8D-546A512D5524}"/>
                          </a:ext>
                        </a:extLst>
                      </pic:cNvPr>
                      <pic:cNvPicPr/>
                    </pic:nvPicPr>
                    <pic:blipFill>
                      <a:blip r:embed="rId15"/>
                      <a:stretch>
                        <a:fillRect/>
                      </a:stretch>
                    </pic:blipFill>
                    <pic:spPr>
                      <a:xfrm>
                        <a:off x="0" y="0"/>
                        <a:ext cx="4278382" cy="5588954"/>
                      </a:xfrm>
                      <a:prstGeom prst="rect">
                        <a:avLst/>
                      </a:prstGeom>
                    </pic:spPr>
                  </pic:pic>
                </a:graphicData>
              </a:graphic>
            </wp:inline>
          </w:drawing>
        </w:r>
      </w:ins>
    </w:p>
    <w:p w14:paraId="038DFCCA" w14:textId="77777777" w:rsidR="00D556C8" w:rsidRDefault="00D556C8">
      <w:pPr>
        <w:rPr>
          <w:ins w:id="3192" w:author="Nguyen Thi Thuy Duong" w:date="2019-12-17T16:49:00Z"/>
          <w:lang w:eastAsia="en-US" w:bidi="ar-SA"/>
        </w:rPr>
        <w:pPrChange w:id="3193" w:author="Nguyen Thi Thuy Duong" w:date="2019-12-17T16:48:00Z">
          <w:pPr>
            <w:pStyle w:val="Heading2"/>
          </w:pPr>
        </w:pPrChange>
      </w:pPr>
    </w:p>
    <w:p w14:paraId="4C7FD880" w14:textId="1DEA442F" w:rsidR="00D556C8" w:rsidRPr="00323031" w:rsidRDefault="00D556C8">
      <w:pPr>
        <w:rPr>
          <w:lang w:eastAsia="en-US" w:bidi="ar-SA"/>
        </w:rPr>
        <w:pPrChange w:id="3194" w:author="Nguyen Thi Thuy Duong" w:date="2019-12-17T16:48:00Z">
          <w:pPr>
            <w:pStyle w:val="Heading2"/>
          </w:pPr>
        </w:pPrChange>
      </w:pPr>
      <w:ins w:id="3195" w:author="Nguyen Thi Thuy Duong" w:date="2019-12-17T16:50:00Z">
        <w:r>
          <w:rPr>
            <w:lang w:eastAsia="en-US" w:bidi="ar-SA"/>
          </w:rPr>
          <w:t>Trang giỏ hàng</w:t>
        </w:r>
      </w:ins>
    </w:p>
    <w:p w14:paraId="37485BDC" w14:textId="7304DBF4" w:rsidR="008221A1" w:rsidRDefault="00D556C8" w:rsidP="00982715">
      <w:pPr>
        <w:rPr>
          <w:ins w:id="3196" w:author="Nguyen Thi Thuy Duong" w:date="2019-12-17T16:50:00Z"/>
          <w:lang w:eastAsia="en-US" w:bidi="ar-SA"/>
        </w:rPr>
      </w:pPr>
      <w:ins w:id="3197" w:author="Nguyen Thi Thuy Duong" w:date="2019-12-17T16:50:00Z">
        <w:r>
          <w:rPr>
            <w:noProof/>
            <w:lang w:eastAsia="ja-JP" w:bidi="ar-SA"/>
          </w:rPr>
          <w:lastRenderedPageBreak/>
          <w:drawing>
            <wp:inline distT="0" distB="0" distL="0" distR="0" wp14:anchorId="570614FD" wp14:editId="1F601743">
              <wp:extent cx="2743200" cy="4110990"/>
              <wp:effectExtent l="0" t="0" r="0" b="3810"/>
              <wp:docPr id="10" name="Picture 7">
                <a:extLst xmlns:a="http://schemas.openxmlformats.org/drawingml/2006/main">
                  <a:ext uri="{FF2B5EF4-FFF2-40B4-BE49-F238E27FC236}">
                    <a16:creationId xmlns:a16="http://schemas.microsoft.com/office/drawing/2014/main" id="{5A59B2C0-7A9B-4E60-AB62-7DD6678E1AC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59B2C0-7A9B-4E60-AB62-7DD6678E1AC2}"/>
                          </a:ext>
                        </a:extLst>
                      </pic:cNvPr>
                      <pic:cNvPicPr/>
                    </pic:nvPicPr>
                    <pic:blipFill>
                      <a:blip r:embed="rId16"/>
                      <a:stretch>
                        <a:fillRect/>
                      </a:stretch>
                    </pic:blipFill>
                    <pic:spPr>
                      <a:xfrm>
                        <a:off x="0" y="0"/>
                        <a:ext cx="2743200" cy="4110990"/>
                      </a:xfrm>
                      <a:prstGeom prst="rect">
                        <a:avLst/>
                      </a:prstGeom>
                    </pic:spPr>
                  </pic:pic>
                </a:graphicData>
              </a:graphic>
            </wp:inline>
          </w:drawing>
        </w:r>
      </w:ins>
    </w:p>
    <w:p w14:paraId="1C771DF9" w14:textId="4A389D3C" w:rsidR="00D556C8" w:rsidRDefault="00D556C8" w:rsidP="00982715">
      <w:pPr>
        <w:rPr>
          <w:ins w:id="3198" w:author="Nguyen Thi Thuy Duong" w:date="2019-12-17T16:50:00Z"/>
          <w:lang w:eastAsia="en-US" w:bidi="ar-SA"/>
        </w:rPr>
      </w:pPr>
      <w:ins w:id="3199" w:author="Nguyen Thi Thuy Duong" w:date="2019-12-17T16:50:00Z">
        <w:r>
          <w:rPr>
            <w:lang w:eastAsia="en-US" w:bidi="ar-SA"/>
          </w:rPr>
          <w:t>Trang đặt hàng</w:t>
        </w:r>
      </w:ins>
    </w:p>
    <w:p w14:paraId="78F4DF22" w14:textId="16A7538C" w:rsidR="00D556C8" w:rsidRDefault="00D556C8" w:rsidP="00982715">
      <w:pPr>
        <w:rPr>
          <w:ins w:id="3200" w:author="Nguyen Thi Thuy Duong" w:date="2019-12-17T16:50:00Z"/>
          <w:lang w:eastAsia="en-US" w:bidi="ar-SA"/>
        </w:rPr>
      </w:pPr>
      <w:ins w:id="3201" w:author="Nguyen Thi Thuy Duong" w:date="2019-12-17T16:50:00Z">
        <w:r>
          <w:rPr>
            <w:noProof/>
            <w:lang w:eastAsia="ja-JP" w:bidi="ar-SA"/>
          </w:rPr>
          <w:drawing>
            <wp:inline distT="0" distB="0" distL="0" distR="0" wp14:anchorId="60D0B1A3" wp14:editId="4A2F9666">
              <wp:extent cx="5575300" cy="2929255"/>
              <wp:effectExtent l="0" t="0" r="6350" b="4445"/>
              <wp:docPr id="11" name="Picture 7">
                <a:extLst xmlns:a="http://schemas.openxmlformats.org/drawingml/2006/main">
                  <a:ext uri="{FF2B5EF4-FFF2-40B4-BE49-F238E27FC236}">
                    <a16:creationId xmlns:a16="http://schemas.microsoft.com/office/drawing/2014/main" id="{869314E5-58FC-44B5-A4E4-990772AFCC70}"/>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9314E5-58FC-44B5-A4E4-990772AFCC70}"/>
                          </a:ext>
                        </a:extLst>
                      </pic:cNvPr>
                      <pic:cNvPicPr/>
                    </pic:nvPicPr>
                    <pic:blipFill>
                      <a:blip r:embed="rId17"/>
                      <a:stretch>
                        <a:fillRect/>
                      </a:stretch>
                    </pic:blipFill>
                    <pic:spPr>
                      <a:xfrm>
                        <a:off x="0" y="0"/>
                        <a:ext cx="5575300" cy="2929255"/>
                      </a:xfrm>
                      <a:prstGeom prst="rect">
                        <a:avLst/>
                      </a:prstGeom>
                    </pic:spPr>
                  </pic:pic>
                </a:graphicData>
              </a:graphic>
            </wp:inline>
          </w:drawing>
        </w:r>
      </w:ins>
    </w:p>
    <w:p w14:paraId="0930F9C9" w14:textId="77777777" w:rsidR="00D556C8" w:rsidRDefault="00D556C8" w:rsidP="00982715">
      <w:pPr>
        <w:rPr>
          <w:ins w:id="3202" w:author="Nguyen Thi Thuy Duong" w:date="2019-12-17T16:50:00Z"/>
          <w:lang w:eastAsia="en-US" w:bidi="ar-SA"/>
        </w:rPr>
      </w:pPr>
    </w:p>
    <w:p w14:paraId="2C3CEE83" w14:textId="033451C1" w:rsidR="00D556C8" w:rsidRDefault="00D556C8" w:rsidP="00982715">
      <w:pPr>
        <w:rPr>
          <w:ins w:id="3203" w:author="Nguyen Thi Thuy Duong" w:date="2019-12-17T16:50:00Z"/>
          <w:lang w:eastAsia="en-US" w:bidi="ar-SA"/>
        </w:rPr>
      </w:pPr>
      <w:ins w:id="3204" w:author="Nguyen Thi Thuy Duong" w:date="2019-12-17T16:50:00Z">
        <w:r>
          <w:rPr>
            <w:lang w:eastAsia="en-US" w:bidi="ar-SA"/>
          </w:rPr>
          <w:t>Trang cá nhân</w:t>
        </w:r>
      </w:ins>
    </w:p>
    <w:p w14:paraId="7DE131E4" w14:textId="17C4429E" w:rsidR="00D556C8" w:rsidRDefault="00D556C8" w:rsidP="00982715">
      <w:pPr>
        <w:rPr>
          <w:ins w:id="3205" w:author="Nguyen Thi Thuy Duong" w:date="2019-12-17T16:50:00Z"/>
          <w:lang w:eastAsia="en-US" w:bidi="ar-SA"/>
        </w:rPr>
      </w:pPr>
      <w:ins w:id="3206" w:author="Nguyen Thi Thuy Duong" w:date="2019-12-17T16:50:00Z">
        <w:r>
          <w:rPr>
            <w:noProof/>
            <w:lang w:eastAsia="ja-JP" w:bidi="ar-SA"/>
          </w:rPr>
          <w:lastRenderedPageBreak/>
          <w:drawing>
            <wp:inline distT="0" distB="0" distL="0" distR="0" wp14:anchorId="39F6D7CB" wp14:editId="7DA13567">
              <wp:extent cx="5575300" cy="3861435"/>
              <wp:effectExtent l="0" t="0" r="6350" b="5715"/>
              <wp:docPr id="12" name="Picture 7">
                <a:extLst xmlns:a="http://schemas.openxmlformats.org/drawingml/2006/main">
                  <a:ext uri="{FF2B5EF4-FFF2-40B4-BE49-F238E27FC236}">
                    <a16:creationId xmlns:a16="http://schemas.microsoft.com/office/drawing/2014/main" id="{5811227C-7E2D-4343-9C82-4A60BAF4D17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811227C-7E2D-4343-9C82-4A60BAF4D17D}"/>
                          </a:ext>
                        </a:extLst>
                      </pic:cNvPr>
                      <pic:cNvPicPr/>
                    </pic:nvPicPr>
                    <pic:blipFill>
                      <a:blip r:embed="rId18"/>
                      <a:stretch>
                        <a:fillRect/>
                      </a:stretch>
                    </pic:blipFill>
                    <pic:spPr>
                      <a:xfrm>
                        <a:off x="0" y="0"/>
                        <a:ext cx="5575300" cy="3861435"/>
                      </a:xfrm>
                      <a:prstGeom prst="rect">
                        <a:avLst/>
                      </a:prstGeom>
                    </pic:spPr>
                  </pic:pic>
                </a:graphicData>
              </a:graphic>
            </wp:inline>
          </w:drawing>
        </w:r>
      </w:ins>
    </w:p>
    <w:p w14:paraId="5F3C52C8" w14:textId="50B813BE" w:rsidR="00D556C8" w:rsidRDefault="00D556C8" w:rsidP="00982715">
      <w:pPr>
        <w:rPr>
          <w:ins w:id="3207" w:author="Nguyen Thi Thuy Duong" w:date="2019-12-17T16:50:00Z"/>
          <w:lang w:eastAsia="en-US" w:bidi="ar-SA"/>
        </w:rPr>
      </w:pPr>
      <w:ins w:id="3208" w:author="Nguyen Thi Thuy Duong" w:date="2019-12-17T16:50:00Z">
        <w:r>
          <w:rPr>
            <w:lang w:eastAsia="en-US" w:bidi="ar-SA"/>
          </w:rPr>
          <w:t>Chỉnh sửa trang cá nhân</w:t>
        </w:r>
      </w:ins>
    </w:p>
    <w:p w14:paraId="40DA4DF2" w14:textId="30A9F046" w:rsidR="00D556C8" w:rsidRDefault="00D556C8" w:rsidP="001D094F">
      <w:pPr>
        <w:jc w:val="center"/>
        <w:rPr>
          <w:ins w:id="3209" w:author="Nguyen Thi Thuy Duong" w:date="2019-12-17T16:51:00Z"/>
          <w:lang w:eastAsia="en-US" w:bidi="ar-SA"/>
        </w:rPr>
      </w:pPr>
      <w:ins w:id="3210" w:author="Nguyen Thi Thuy Duong" w:date="2019-12-17T16:51:00Z">
        <w:r>
          <w:rPr>
            <w:noProof/>
            <w:lang w:eastAsia="ja-JP" w:bidi="ar-SA"/>
          </w:rPr>
          <w:drawing>
            <wp:inline distT="0" distB="0" distL="0" distR="0" wp14:anchorId="17D24D8F" wp14:editId="79F61B2C">
              <wp:extent cx="3386234" cy="4255333"/>
              <wp:effectExtent l="0" t="0" r="5080" b="0"/>
              <wp:docPr id="13" name="Picture 7">
                <a:extLst xmlns:a="http://schemas.openxmlformats.org/drawingml/2006/main">
                  <a:ext uri="{FF2B5EF4-FFF2-40B4-BE49-F238E27FC236}">
                    <a16:creationId xmlns:a16="http://schemas.microsoft.com/office/drawing/2014/main" id="{F5DACC36-5008-4F95-93B8-6BDDF73B0245}"/>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5DACC36-5008-4F95-93B8-6BDDF73B0245}"/>
                          </a:ext>
                        </a:extLst>
                      </pic:cNvPr>
                      <pic:cNvPicPr/>
                    </pic:nvPicPr>
                    <pic:blipFill>
                      <a:blip r:embed="rId19"/>
                      <a:stretch>
                        <a:fillRect/>
                      </a:stretch>
                    </pic:blipFill>
                    <pic:spPr>
                      <a:xfrm>
                        <a:off x="0" y="0"/>
                        <a:ext cx="3386234" cy="4255333"/>
                      </a:xfrm>
                      <a:prstGeom prst="rect">
                        <a:avLst/>
                      </a:prstGeom>
                    </pic:spPr>
                  </pic:pic>
                </a:graphicData>
              </a:graphic>
            </wp:inline>
          </w:drawing>
        </w:r>
      </w:ins>
    </w:p>
    <w:p w14:paraId="02736974" w14:textId="608867BC" w:rsidR="00D556C8" w:rsidRDefault="00D556C8" w:rsidP="00982715">
      <w:pPr>
        <w:rPr>
          <w:ins w:id="3211" w:author="Nguyen Thi Thuy Duong" w:date="2019-12-17T16:51:00Z"/>
          <w:lang w:eastAsia="en-US" w:bidi="ar-SA"/>
        </w:rPr>
      </w:pPr>
      <w:ins w:id="3212" w:author="Nguyen Thi Thuy Duong" w:date="2019-12-17T16:51:00Z">
        <w:r>
          <w:rPr>
            <w:lang w:eastAsia="en-US" w:bidi="ar-SA"/>
          </w:rPr>
          <w:t>Chi tiết đơn hàng</w:t>
        </w:r>
      </w:ins>
    </w:p>
    <w:p w14:paraId="6C0082F7" w14:textId="0B3EFA19" w:rsidR="00D556C8" w:rsidRDefault="00D556C8" w:rsidP="00982715">
      <w:pPr>
        <w:rPr>
          <w:ins w:id="3213" w:author="Nguyen Thi Thuy Duong" w:date="2019-12-17T16:51:00Z"/>
          <w:lang w:eastAsia="en-US" w:bidi="ar-SA"/>
        </w:rPr>
      </w:pPr>
      <w:ins w:id="3214" w:author="Nguyen Thi Thuy Duong" w:date="2019-12-17T16:51:00Z">
        <w:r>
          <w:rPr>
            <w:noProof/>
            <w:lang w:eastAsia="ja-JP" w:bidi="ar-SA"/>
          </w:rPr>
          <w:lastRenderedPageBreak/>
          <w:drawing>
            <wp:inline distT="0" distB="0" distL="0" distR="0" wp14:anchorId="627AA64C" wp14:editId="500DF305">
              <wp:extent cx="5575300" cy="3673475"/>
              <wp:effectExtent l="0" t="0" r="6350" b="3175"/>
              <wp:docPr id="15" name="Picture 7">
                <a:extLst xmlns:a="http://schemas.openxmlformats.org/drawingml/2006/main">
                  <a:ext uri="{FF2B5EF4-FFF2-40B4-BE49-F238E27FC236}">
                    <a16:creationId xmlns:a16="http://schemas.microsoft.com/office/drawing/2014/main" id="{088A8B4D-BF8D-4B0A-ADB0-7002763444B2}"/>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88A8B4D-BF8D-4B0A-ADB0-7002763444B2}"/>
                          </a:ext>
                        </a:extLst>
                      </pic:cNvPr>
                      <pic:cNvPicPr/>
                    </pic:nvPicPr>
                    <pic:blipFill>
                      <a:blip r:embed="rId20"/>
                      <a:stretch>
                        <a:fillRect/>
                      </a:stretch>
                    </pic:blipFill>
                    <pic:spPr>
                      <a:xfrm>
                        <a:off x="0" y="0"/>
                        <a:ext cx="5575300" cy="3673475"/>
                      </a:xfrm>
                      <a:prstGeom prst="rect">
                        <a:avLst/>
                      </a:prstGeom>
                    </pic:spPr>
                  </pic:pic>
                </a:graphicData>
              </a:graphic>
            </wp:inline>
          </w:drawing>
        </w:r>
      </w:ins>
    </w:p>
    <w:p w14:paraId="0A0D4D2E" w14:textId="6AAAFCE6" w:rsidR="00D556C8" w:rsidRDefault="00D556C8" w:rsidP="00982715">
      <w:pPr>
        <w:rPr>
          <w:ins w:id="3215" w:author="Nguyen Thi Thuy Duong" w:date="2019-12-17T16:51:00Z"/>
          <w:lang w:eastAsia="en-US" w:bidi="ar-SA"/>
        </w:rPr>
      </w:pPr>
      <w:ins w:id="3216" w:author="Nguyen Thi Thuy Duong" w:date="2019-12-17T16:51:00Z">
        <w:r>
          <w:rPr>
            <w:lang w:eastAsia="en-US" w:bidi="ar-SA"/>
          </w:rPr>
          <w:t>Trang quản lý của người bán hàng</w:t>
        </w:r>
      </w:ins>
    </w:p>
    <w:p w14:paraId="1349F424" w14:textId="37668302" w:rsidR="00D556C8" w:rsidRDefault="00D556C8" w:rsidP="00982715">
      <w:pPr>
        <w:rPr>
          <w:ins w:id="3217" w:author="Nguyen Thi Thuy Duong" w:date="2019-12-17T16:51:00Z"/>
          <w:lang w:eastAsia="en-US" w:bidi="ar-SA"/>
        </w:rPr>
      </w:pPr>
      <w:ins w:id="3218" w:author="Nguyen Thi Thuy Duong" w:date="2019-12-17T16:51:00Z">
        <w:r>
          <w:rPr>
            <w:noProof/>
            <w:lang w:eastAsia="ja-JP" w:bidi="ar-SA"/>
          </w:rPr>
          <w:drawing>
            <wp:inline distT="0" distB="0" distL="0" distR="0" wp14:anchorId="75B9ADB6" wp14:editId="26DEDC1A">
              <wp:extent cx="5575300" cy="2221865"/>
              <wp:effectExtent l="0" t="0" r="6350" b="6985"/>
              <wp:docPr id="16" name="Picture 7">
                <a:extLst xmlns:a="http://schemas.openxmlformats.org/drawingml/2006/main">
                  <a:ext uri="{FF2B5EF4-FFF2-40B4-BE49-F238E27FC236}">
                    <a16:creationId xmlns:a16="http://schemas.microsoft.com/office/drawing/2014/main" id="{2FBEB416-BEB9-47CA-AD7B-A39544A2174D}"/>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FBEB416-BEB9-47CA-AD7B-A39544A2174D}"/>
                          </a:ext>
                        </a:extLst>
                      </pic:cNvPr>
                      <pic:cNvPicPr/>
                    </pic:nvPicPr>
                    <pic:blipFill>
                      <a:blip r:embed="rId21"/>
                      <a:stretch>
                        <a:fillRect/>
                      </a:stretch>
                    </pic:blipFill>
                    <pic:spPr>
                      <a:xfrm>
                        <a:off x="0" y="0"/>
                        <a:ext cx="5575300" cy="2221865"/>
                      </a:xfrm>
                      <a:prstGeom prst="rect">
                        <a:avLst/>
                      </a:prstGeom>
                    </pic:spPr>
                  </pic:pic>
                </a:graphicData>
              </a:graphic>
            </wp:inline>
          </w:drawing>
        </w:r>
      </w:ins>
    </w:p>
    <w:p w14:paraId="72BCB792" w14:textId="28189338" w:rsidR="00D556C8" w:rsidRDefault="00D556C8" w:rsidP="00982715">
      <w:pPr>
        <w:rPr>
          <w:ins w:id="3219" w:author="Nguyen Thi Thuy Duong" w:date="2019-12-17T16:52:00Z"/>
          <w:lang w:eastAsia="en-US" w:bidi="ar-SA"/>
        </w:rPr>
      </w:pPr>
      <w:ins w:id="3220" w:author="Nguyen Thi Thuy Duong" w:date="2019-12-17T16:52:00Z">
        <w:r>
          <w:rPr>
            <w:lang w:eastAsia="en-US" w:bidi="ar-SA"/>
          </w:rPr>
          <w:t>Quản lý đơn hàng</w:t>
        </w:r>
      </w:ins>
    </w:p>
    <w:p w14:paraId="51D4900D" w14:textId="08CB378A" w:rsidR="00D556C8" w:rsidRDefault="00D556C8" w:rsidP="00982715">
      <w:pPr>
        <w:rPr>
          <w:ins w:id="3221" w:author="Nguyen Thi Thuy Duong" w:date="2019-12-17T16:52:00Z"/>
          <w:lang w:eastAsia="en-US" w:bidi="ar-SA"/>
        </w:rPr>
      </w:pPr>
      <w:ins w:id="3222" w:author="Nguyen Thi Thuy Duong" w:date="2019-12-17T16:52:00Z">
        <w:r>
          <w:rPr>
            <w:noProof/>
            <w:lang w:eastAsia="ja-JP" w:bidi="ar-SA"/>
          </w:rPr>
          <w:lastRenderedPageBreak/>
          <w:drawing>
            <wp:inline distT="0" distB="0" distL="0" distR="0" wp14:anchorId="5035243C" wp14:editId="0C6F234D">
              <wp:extent cx="5575300" cy="2599690"/>
              <wp:effectExtent l="0" t="0" r="6350" b="0"/>
              <wp:docPr id="17" name="Picture 3">
                <a:extLst xmlns:a="http://schemas.openxmlformats.org/drawingml/2006/main">
                  <a:ext uri="{FF2B5EF4-FFF2-40B4-BE49-F238E27FC236}">
                    <a16:creationId xmlns:a16="http://schemas.microsoft.com/office/drawing/2014/main" id="{5380FF33-C6EC-4765-8518-98AC1EFE561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380FF33-C6EC-4765-8518-98AC1EFE561B}"/>
                          </a:ext>
                        </a:extLst>
                      </pic:cNvPr>
                      <pic:cNvPicPr/>
                    </pic:nvPicPr>
                    <pic:blipFill>
                      <a:blip r:embed="rId22"/>
                      <a:stretch>
                        <a:fillRect/>
                      </a:stretch>
                    </pic:blipFill>
                    <pic:spPr>
                      <a:xfrm>
                        <a:off x="0" y="0"/>
                        <a:ext cx="5575300" cy="2599690"/>
                      </a:xfrm>
                      <a:prstGeom prst="rect">
                        <a:avLst/>
                      </a:prstGeom>
                    </pic:spPr>
                  </pic:pic>
                </a:graphicData>
              </a:graphic>
            </wp:inline>
          </w:drawing>
        </w:r>
      </w:ins>
    </w:p>
    <w:p w14:paraId="771E6C14" w14:textId="289E06C2" w:rsidR="00D556C8" w:rsidRDefault="00D556C8" w:rsidP="00982715">
      <w:pPr>
        <w:rPr>
          <w:ins w:id="3223" w:author="Nguyen Thi Thuy Duong" w:date="2019-12-17T16:52:00Z"/>
          <w:lang w:eastAsia="en-US" w:bidi="ar-SA"/>
        </w:rPr>
      </w:pPr>
      <w:ins w:id="3224" w:author="Nguyen Thi Thuy Duong" w:date="2019-12-17T16:52:00Z">
        <w:r>
          <w:rPr>
            <w:lang w:eastAsia="en-US" w:bidi="ar-SA"/>
          </w:rPr>
          <w:t>Chi tiết đơn hàng</w:t>
        </w:r>
      </w:ins>
    </w:p>
    <w:p w14:paraId="5175F646" w14:textId="16710BE9" w:rsidR="00D556C8" w:rsidRDefault="00D556C8" w:rsidP="00982715">
      <w:pPr>
        <w:rPr>
          <w:ins w:id="3225" w:author="Nguyen Thi Thuy Duong" w:date="2019-12-17T16:52:00Z"/>
          <w:lang w:eastAsia="en-US" w:bidi="ar-SA"/>
        </w:rPr>
      </w:pPr>
      <w:ins w:id="3226" w:author="Nguyen Thi Thuy Duong" w:date="2019-12-17T16:52:00Z">
        <w:r>
          <w:rPr>
            <w:noProof/>
            <w:lang w:eastAsia="ja-JP" w:bidi="ar-SA"/>
          </w:rPr>
          <w:drawing>
            <wp:inline distT="0" distB="0" distL="0" distR="0" wp14:anchorId="3D8F52C9" wp14:editId="783121BA">
              <wp:extent cx="5575300" cy="2269490"/>
              <wp:effectExtent l="0" t="0" r="6350" b="0"/>
              <wp:docPr id="18" name="Picture 3">
                <a:extLst xmlns:a="http://schemas.openxmlformats.org/drawingml/2006/main">
                  <a:ext uri="{FF2B5EF4-FFF2-40B4-BE49-F238E27FC236}">
                    <a16:creationId xmlns:a16="http://schemas.microsoft.com/office/drawing/2014/main" id="{6191BC5D-2179-44DE-8F1B-F7A4A54AD4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191BC5D-2179-44DE-8F1B-F7A4A54AD44B}"/>
                          </a:ext>
                        </a:extLst>
                      </pic:cNvPr>
                      <pic:cNvPicPr/>
                    </pic:nvPicPr>
                    <pic:blipFill>
                      <a:blip r:embed="rId23"/>
                      <a:stretch>
                        <a:fillRect/>
                      </a:stretch>
                    </pic:blipFill>
                    <pic:spPr>
                      <a:xfrm>
                        <a:off x="0" y="0"/>
                        <a:ext cx="5575300" cy="2269490"/>
                      </a:xfrm>
                      <a:prstGeom prst="rect">
                        <a:avLst/>
                      </a:prstGeom>
                    </pic:spPr>
                  </pic:pic>
                </a:graphicData>
              </a:graphic>
            </wp:inline>
          </w:drawing>
        </w:r>
      </w:ins>
    </w:p>
    <w:p w14:paraId="09E2B866" w14:textId="47335DBE" w:rsidR="00D556C8" w:rsidRDefault="00D556C8" w:rsidP="00982715">
      <w:pPr>
        <w:rPr>
          <w:ins w:id="3227" w:author="Nguyen Thi Thuy Duong" w:date="2019-12-17T16:52:00Z"/>
          <w:lang w:eastAsia="en-US" w:bidi="ar-SA"/>
        </w:rPr>
      </w:pPr>
      <w:ins w:id="3228" w:author="Nguyen Thi Thuy Duong" w:date="2019-12-17T16:52:00Z">
        <w:r>
          <w:rPr>
            <w:lang w:eastAsia="en-US" w:bidi="ar-SA"/>
          </w:rPr>
          <w:t>Nhập kho</w:t>
        </w:r>
      </w:ins>
    </w:p>
    <w:p w14:paraId="18A00AC8" w14:textId="6E528041" w:rsidR="00D556C8" w:rsidRDefault="00D556C8" w:rsidP="00982715">
      <w:pPr>
        <w:rPr>
          <w:ins w:id="3229" w:author="Nguyen Thi Thuy Duong" w:date="2019-12-17T16:52:00Z"/>
          <w:lang w:eastAsia="en-US" w:bidi="ar-SA"/>
        </w:rPr>
      </w:pPr>
      <w:ins w:id="3230" w:author="Nguyen Thi Thuy Duong" w:date="2019-12-17T16:52:00Z">
        <w:r>
          <w:rPr>
            <w:noProof/>
            <w:lang w:eastAsia="ja-JP" w:bidi="ar-SA"/>
          </w:rPr>
          <w:drawing>
            <wp:inline distT="0" distB="0" distL="0" distR="0" wp14:anchorId="316E881D" wp14:editId="3882709E">
              <wp:extent cx="5575300" cy="2298065"/>
              <wp:effectExtent l="0" t="0" r="6350" b="6985"/>
              <wp:docPr id="19" name="Picture 3">
                <a:extLst xmlns:a="http://schemas.openxmlformats.org/drawingml/2006/main">
                  <a:ext uri="{FF2B5EF4-FFF2-40B4-BE49-F238E27FC236}">
                    <a16:creationId xmlns:a16="http://schemas.microsoft.com/office/drawing/2014/main" id="{15EC0C6C-AA07-4910-893F-96F742AB74C6}"/>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5EC0C6C-AA07-4910-893F-96F742AB74C6}"/>
                          </a:ext>
                        </a:extLst>
                      </pic:cNvPr>
                      <pic:cNvPicPr/>
                    </pic:nvPicPr>
                    <pic:blipFill>
                      <a:blip r:embed="rId24"/>
                      <a:stretch>
                        <a:fillRect/>
                      </a:stretch>
                    </pic:blipFill>
                    <pic:spPr>
                      <a:xfrm>
                        <a:off x="0" y="0"/>
                        <a:ext cx="5575300" cy="2298065"/>
                      </a:xfrm>
                      <a:prstGeom prst="rect">
                        <a:avLst/>
                      </a:prstGeom>
                    </pic:spPr>
                  </pic:pic>
                </a:graphicData>
              </a:graphic>
            </wp:inline>
          </w:drawing>
        </w:r>
      </w:ins>
    </w:p>
    <w:p w14:paraId="6E0F3A71" w14:textId="51F91ECD" w:rsidR="00D556C8" w:rsidRDefault="00D556C8" w:rsidP="00982715">
      <w:pPr>
        <w:rPr>
          <w:ins w:id="3231" w:author="Nguyen Thi Thuy Duong" w:date="2019-12-17T16:52:00Z"/>
          <w:lang w:eastAsia="en-US" w:bidi="ar-SA"/>
        </w:rPr>
      </w:pPr>
      <w:ins w:id="3232" w:author="Nguyen Thi Thuy Duong" w:date="2019-12-17T16:52:00Z">
        <w:r>
          <w:rPr>
            <w:lang w:eastAsia="en-US" w:bidi="ar-SA"/>
          </w:rPr>
          <w:t>Xuất kho</w:t>
        </w:r>
      </w:ins>
    </w:p>
    <w:p w14:paraId="5D1F7C95" w14:textId="7F759E9D" w:rsidR="00D556C8" w:rsidRDefault="00D556C8" w:rsidP="00982715">
      <w:pPr>
        <w:rPr>
          <w:ins w:id="3233" w:author="Nguyen Thi Thuy Duong" w:date="2019-12-17T16:52:00Z"/>
          <w:lang w:eastAsia="en-US" w:bidi="ar-SA"/>
        </w:rPr>
      </w:pPr>
      <w:ins w:id="3234" w:author="Nguyen Thi Thuy Duong" w:date="2019-12-17T16:52:00Z">
        <w:r>
          <w:rPr>
            <w:noProof/>
            <w:lang w:eastAsia="ja-JP" w:bidi="ar-SA"/>
          </w:rPr>
          <w:lastRenderedPageBreak/>
          <w:drawing>
            <wp:inline distT="0" distB="0" distL="0" distR="0" wp14:anchorId="4B5660E9" wp14:editId="4D1763D4">
              <wp:extent cx="5575300" cy="1408430"/>
              <wp:effectExtent l="0" t="0" r="6350" b="1270"/>
              <wp:docPr id="20" name="Picture 6">
                <a:extLst xmlns:a="http://schemas.openxmlformats.org/drawingml/2006/main">
                  <a:ext uri="{FF2B5EF4-FFF2-40B4-BE49-F238E27FC236}">
                    <a16:creationId xmlns:a16="http://schemas.microsoft.com/office/drawing/2014/main" id="{2750E410-6F93-45F8-97EF-7ABC3C3F987F}"/>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50E410-6F93-45F8-97EF-7ABC3C3F987F}"/>
                          </a:ext>
                        </a:extLst>
                      </pic:cNvPr>
                      <pic:cNvPicPr/>
                    </pic:nvPicPr>
                    <pic:blipFill>
                      <a:blip r:embed="rId25"/>
                      <a:stretch>
                        <a:fillRect/>
                      </a:stretch>
                    </pic:blipFill>
                    <pic:spPr>
                      <a:xfrm>
                        <a:off x="0" y="0"/>
                        <a:ext cx="5575300" cy="1408430"/>
                      </a:xfrm>
                      <a:prstGeom prst="rect">
                        <a:avLst/>
                      </a:prstGeom>
                    </pic:spPr>
                  </pic:pic>
                </a:graphicData>
              </a:graphic>
            </wp:inline>
          </w:drawing>
        </w:r>
      </w:ins>
    </w:p>
    <w:p w14:paraId="5E52E525" w14:textId="08913B97" w:rsidR="00D556C8" w:rsidRDefault="00D556C8" w:rsidP="00982715">
      <w:pPr>
        <w:rPr>
          <w:ins w:id="3235" w:author="Nguyen Thi Thuy Duong" w:date="2019-12-17T16:52:00Z"/>
          <w:lang w:eastAsia="en-US" w:bidi="ar-SA"/>
        </w:rPr>
      </w:pPr>
      <w:ins w:id="3236" w:author="Nguyen Thi Thuy Duong" w:date="2019-12-17T16:52:00Z">
        <w:r>
          <w:rPr>
            <w:lang w:eastAsia="en-US" w:bidi="ar-SA"/>
          </w:rPr>
          <w:t>Thông tin khách hàng</w:t>
        </w:r>
      </w:ins>
    </w:p>
    <w:p w14:paraId="46A7BFF6" w14:textId="491F45D0" w:rsidR="00D556C8" w:rsidRPr="00982715" w:rsidRDefault="00D556C8" w:rsidP="00982715">
      <w:pPr>
        <w:rPr>
          <w:lang w:eastAsia="en-US" w:bidi="ar-SA"/>
        </w:rPr>
      </w:pPr>
      <w:ins w:id="3237" w:author="Nguyen Thi Thuy Duong" w:date="2019-12-17T16:53:00Z">
        <w:r>
          <w:rPr>
            <w:noProof/>
            <w:lang w:eastAsia="ja-JP" w:bidi="ar-SA"/>
          </w:rPr>
          <w:drawing>
            <wp:inline distT="0" distB="0" distL="0" distR="0" wp14:anchorId="4FC623AA" wp14:editId="31AAB1D8">
              <wp:extent cx="5575300" cy="1501775"/>
              <wp:effectExtent l="0" t="0" r="6350" b="3175"/>
              <wp:docPr id="21" name="Picture 6">
                <a:extLst xmlns:a="http://schemas.openxmlformats.org/drawingml/2006/main">
                  <a:ext uri="{FF2B5EF4-FFF2-40B4-BE49-F238E27FC236}">
                    <a16:creationId xmlns:a16="http://schemas.microsoft.com/office/drawing/2014/main" id="{43DC8368-9474-4595-9A16-AFEA9EA7CC82}"/>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3DC8368-9474-4595-9A16-AFEA9EA7CC82}"/>
                          </a:ext>
                        </a:extLst>
                      </pic:cNvPr>
                      <pic:cNvPicPr/>
                    </pic:nvPicPr>
                    <pic:blipFill>
                      <a:blip r:embed="rId26"/>
                      <a:stretch>
                        <a:fillRect/>
                      </a:stretch>
                    </pic:blipFill>
                    <pic:spPr>
                      <a:xfrm>
                        <a:off x="0" y="0"/>
                        <a:ext cx="5575300" cy="1501775"/>
                      </a:xfrm>
                      <a:prstGeom prst="rect">
                        <a:avLst/>
                      </a:prstGeom>
                    </pic:spPr>
                  </pic:pic>
                </a:graphicData>
              </a:graphic>
            </wp:inline>
          </w:drawing>
        </w:r>
      </w:ins>
    </w:p>
    <w:p w14:paraId="6DF8D85E" w14:textId="77777777" w:rsidR="0079274C" w:rsidRDefault="0079274C" w:rsidP="0079274C">
      <w:pPr>
        <w:pStyle w:val="Heading2"/>
        <w:rPr>
          <w:lang w:eastAsia="en-US" w:bidi="ar-SA"/>
        </w:rPr>
      </w:pPr>
      <w:bookmarkStart w:id="3238" w:name="_Toc25660401"/>
      <w:bookmarkStart w:id="3239" w:name="_Toc28040823"/>
      <w:r w:rsidRPr="003F1120">
        <w:rPr>
          <w:lang w:eastAsia="en-US" w:bidi="ar-SA"/>
        </w:rPr>
        <w:t>Cơ sở dữ liệu</w:t>
      </w:r>
      <w:bookmarkEnd w:id="3238"/>
      <w:bookmarkEnd w:id="3239"/>
    </w:p>
    <w:p w14:paraId="4FD28A09" w14:textId="77777777" w:rsidR="00432A55" w:rsidRDefault="000D3977" w:rsidP="000D3977">
      <w:pPr>
        <w:rPr>
          <w:ins w:id="3240" w:author="Nguyen Thi Thuy Duong" w:date="2019-12-17T16:53:00Z"/>
          <w:lang w:eastAsia="en-US" w:bidi="ar-SA"/>
        </w:rPr>
      </w:pPr>
      <w:r>
        <w:rPr>
          <w:lang w:eastAsia="en-US" w:bidi="ar-SA"/>
        </w:rPr>
        <w:t xml:space="preserve">Sử dụng </w:t>
      </w:r>
      <w:ins w:id="3241" w:author="Nguyen Thi Thuy Duong" w:date="2019-12-17T16:53:00Z">
        <w:r w:rsidR="00432A55">
          <w:rPr>
            <w:lang w:eastAsia="en-US" w:bidi="ar-SA"/>
          </w:rPr>
          <w:t xml:space="preserve">MYSQL </w:t>
        </w:r>
      </w:ins>
    </w:p>
    <w:p w14:paraId="7E9178FE" w14:textId="61FD1DE3" w:rsidR="000D3977" w:rsidRPr="000D3977" w:rsidRDefault="00432A55" w:rsidP="000D3977">
      <w:pPr>
        <w:rPr>
          <w:lang w:eastAsia="en-US" w:bidi="ar-SA"/>
        </w:rPr>
      </w:pPr>
      <w:ins w:id="3242" w:author="Nguyen Thi Thuy Duong" w:date="2019-12-17T16:54:00Z">
        <w:r>
          <w:rPr>
            <w:noProof/>
            <w:lang w:eastAsia="ja-JP" w:bidi="ar-SA"/>
          </w:rPr>
          <w:drawing>
            <wp:inline distT="0" distB="0" distL="0" distR="0" wp14:anchorId="467077CA" wp14:editId="6EA21C8E">
              <wp:extent cx="5575300" cy="2992120"/>
              <wp:effectExtent l="0" t="0" r="6350" b="0"/>
              <wp:docPr id="22" name="Picture 2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stretch>
                        <a:fillRect/>
                      </a:stretch>
                    </pic:blipFill>
                    <pic:spPr>
                      <a:xfrm>
                        <a:off x="0" y="0"/>
                        <a:ext cx="5575300" cy="2992120"/>
                      </a:xfrm>
                      <a:prstGeom prst="rect">
                        <a:avLst/>
                      </a:prstGeom>
                    </pic:spPr>
                  </pic:pic>
                </a:graphicData>
              </a:graphic>
            </wp:inline>
          </w:drawing>
        </w:r>
      </w:ins>
      <w:del w:id="3243" w:author="Nguyen Thi Thuy Duong" w:date="2019-12-17T16:53:00Z">
        <w:r w:rsidR="000D3977" w:rsidDel="00D556C8">
          <w:rPr>
            <w:lang w:eastAsia="en-US" w:bidi="ar-SA"/>
          </w:rPr>
          <w:delText>Firebase của Google</w:delText>
        </w:r>
      </w:del>
    </w:p>
    <w:p w14:paraId="2DDBA960" w14:textId="77777777" w:rsidR="0079274C" w:rsidRDefault="0079274C" w:rsidP="0079274C">
      <w:pPr>
        <w:pStyle w:val="Heading2"/>
        <w:rPr>
          <w:lang w:eastAsia="en-US" w:bidi="ar-SA"/>
        </w:rPr>
      </w:pPr>
      <w:bookmarkStart w:id="3244" w:name="_Toc25660402"/>
      <w:bookmarkStart w:id="3245" w:name="_Toc28040824"/>
      <w:r w:rsidRPr="003F1120">
        <w:rPr>
          <w:lang w:eastAsia="en-US" w:bidi="ar-SA"/>
        </w:rPr>
        <w:t>Mạng</w:t>
      </w:r>
      <w:bookmarkEnd w:id="3244"/>
      <w:bookmarkEnd w:id="3245"/>
    </w:p>
    <w:p w14:paraId="28C68CD2" w14:textId="77777777" w:rsidR="00A76D5B" w:rsidRDefault="00A76D5B" w:rsidP="00A76D5B">
      <w:pPr>
        <w:rPr>
          <w:ins w:id="3246" w:author="Khanh Linh Trinh" w:date="2019-12-19T22:31:00Z"/>
          <w:lang w:eastAsia="en-US" w:bidi="ar-SA"/>
        </w:rPr>
      </w:pPr>
      <w:ins w:id="3247" w:author="Khanh Linh Trinh" w:date="2019-12-19T22:31:00Z">
        <w:r>
          <w:rPr>
            <w:lang w:eastAsia="en-US" w:bidi="ar-SA"/>
          </w:rPr>
          <w:t xml:space="preserve">Sử dụng HTTPS : </w:t>
        </w:r>
      </w:ins>
    </w:p>
    <w:p w14:paraId="6415177F" w14:textId="77777777" w:rsidR="00A76D5B" w:rsidRDefault="00A76D5B" w:rsidP="00A76D5B">
      <w:pPr>
        <w:pStyle w:val="ListParagraph"/>
        <w:numPr>
          <w:ilvl w:val="0"/>
          <w:numId w:val="46"/>
        </w:numPr>
        <w:rPr>
          <w:ins w:id="3248" w:author="Khanh Linh Trinh" w:date="2019-12-19T22:31:00Z"/>
          <w:lang w:eastAsia="en-US" w:bidi="ar-SA"/>
        </w:rPr>
      </w:pPr>
      <w:ins w:id="3249" w:author="Khanh Linh Trinh" w:date="2019-12-19T22:31:00Z">
        <w:r>
          <w:rPr>
            <w:lang w:eastAsia="en-US" w:bidi="ar-SA"/>
          </w:rPr>
          <w:t>Vì nó an toàn</w:t>
        </w:r>
      </w:ins>
    </w:p>
    <w:p w14:paraId="183360B8" w14:textId="77777777" w:rsidR="00A76D5B" w:rsidRPr="00FC2D15" w:rsidRDefault="00A76D5B" w:rsidP="00A76D5B">
      <w:pPr>
        <w:pStyle w:val="ListParagraph"/>
        <w:numPr>
          <w:ilvl w:val="0"/>
          <w:numId w:val="46"/>
        </w:numPr>
        <w:rPr>
          <w:ins w:id="3250" w:author="Khanh Linh Trinh" w:date="2019-12-19T22:31:00Z"/>
          <w:rFonts w:cs="Tahoma"/>
          <w:lang w:eastAsia="en-US" w:bidi="ar-SA"/>
        </w:rPr>
      </w:pPr>
      <w:ins w:id="3251" w:author="Khanh Linh Trinh" w:date="2019-12-19T22:31:00Z">
        <w:r w:rsidRPr="00483E8A">
          <w:rPr>
            <w:rFonts w:cs="Tahoma"/>
            <w:color w:val="1B1B1B"/>
            <w:spacing w:val="-1"/>
            <w:shd w:val="clear" w:color="auto" w:fill="FFFFFF"/>
          </w:rPr>
          <w:t>HTTPS bảo mật dữ liệu của bạn bằng cách sử dụng giao thức TSL (Transport Layer Security) hay còn gọi là SSL.</w:t>
        </w:r>
      </w:ins>
    </w:p>
    <w:p w14:paraId="5EFDA083" w14:textId="4642EC23" w:rsidR="00736FA3" w:rsidDel="00432A55" w:rsidRDefault="00736FA3" w:rsidP="00736FA3">
      <w:pPr>
        <w:rPr>
          <w:del w:id="3252" w:author="Nguyen Thi Thuy Duong" w:date="2019-12-17T16:54:00Z"/>
          <w:lang w:eastAsia="en-US" w:bidi="ar-SA"/>
        </w:rPr>
      </w:pPr>
      <w:del w:id="3253" w:author="Nguyen Thi Thuy Duong" w:date="2019-12-17T16:54:00Z">
        <w:r w:rsidDel="00432A55">
          <w:rPr>
            <w:lang w:eastAsia="en-US" w:bidi="ar-SA"/>
          </w:rPr>
          <w:delText>Thiết bị và app sẽ được kết nối với nhau nhờ wifi và truyền dữ liệu thông qua Google Firebase</w:delText>
        </w:r>
        <w:r w:rsidR="004420B4" w:rsidDel="00432A55">
          <w:rPr>
            <w:lang w:eastAsia="en-US" w:bidi="ar-SA"/>
          </w:rPr>
          <w:delText>.</w:delText>
        </w:r>
      </w:del>
    </w:p>
    <w:p w14:paraId="738B49E7" w14:textId="1069DBC0" w:rsidR="00C34E9E" w:rsidDel="00432A55" w:rsidRDefault="00C34E9E" w:rsidP="00736FA3">
      <w:pPr>
        <w:rPr>
          <w:del w:id="3254" w:author="Nguyen Thi Thuy Duong" w:date="2019-12-17T16:54:00Z"/>
          <w:lang w:eastAsia="en-US" w:bidi="ar-SA"/>
        </w:rPr>
      </w:pPr>
    </w:p>
    <w:p w14:paraId="5BC216CA" w14:textId="397D5831" w:rsidR="00C34E9E" w:rsidRDefault="00C34E9E" w:rsidP="00736FA3">
      <w:pPr>
        <w:rPr>
          <w:lang w:eastAsia="en-US" w:bidi="ar-SA"/>
        </w:rPr>
      </w:pPr>
    </w:p>
    <w:p w14:paraId="18AD1291" w14:textId="2472AD5A" w:rsidR="00C34E9E" w:rsidRDefault="00C34E9E" w:rsidP="00736FA3">
      <w:pPr>
        <w:rPr>
          <w:lang w:eastAsia="en-US" w:bidi="ar-SA"/>
        </w:rPr>
      </w:pPr>
    </w:p>
    <w:p w14:paraId="5E712BF0" w14:textId="1722278C" w:rsidR="00C34E9E" w:rsidDel="00C56E39" w:rsidRDefault="00C34E9E" w:rsidP="00736FA3">
      <w:pPr>
        <w:rPr>
          <w:del w:id="3255" w:author="Khanh Linh Trinh" w:date="2019-12-19T23:25:00Z"/>
          <w:lang w:eastAsia="en-US" w:bidi="ar-SA"/>
        </w:rPr>
      </w:pPr>
    </w:p>
    <w:p w14:paraId="1453DAD6" w14:textId="2973EE69" w:rsidR="00C34E9E" w:rsidDel="00C56E39" w:rsidRDefault="00C34E9E" w:rsidP="00736FA3">
      <w:pPr>
        <w:rPr>
          <w:del w:id="3256" w:author="Khanh Linh Trinh" w:date="2019-12-19T23:25:00Z"/>
          <w:lang w:eastAsia="en-US" w:bidi="ar-SA"/>
        </w:rPr>
      </w:pPr>
    </w:p>
    <w:p w14:paraId="5F8E0B28" w14:textId="39BCE54B" w:rsidR="00C34E9E" w:rsidDel="00C56E39" w:rsidRDefault="00C34E9E" w:rsidP="00736FA3">
      <w:pPr>
        <w:rPr>
          <w:del w:id="3257" w:author="Khanh Linh Trinh" w:date="2019-12-19T23:25:00Z"/>
          <w:lang w:eastAsia="en-US" w:bidi="ar-SA"/>
        </w:rPr>
      </w:pPr>
    </w:p>
    <w:p w14:paraId="1EB53A60" w14:textId="269D7EED" w:rsidR="00C34E9E" w:rsidDel="00C56E39" w:rsidRDefault="00C34E9E" w:rsidP="00736FA3">
      <w:pPr>
        <w:rPr>
          <w:del w:id="3258" w:author="Khanh Linh Trinh" w:date="2019-12-19T23:25:00Z"/>
          <w:lang w:eastAsia="en-US" w:bidi="ar-SA"/>
        </w:rPr>
      </w:pPr>
    </w:p>
    <w:p w14:paraId="031B0E23" w14:textId="38D95B49" w:rsidR="00C34E9E" w:rsidDel="00C56E39" w:rsidRDefault="00C34E9E" w:rsidP="00736FA3">
      <w:pPr>
        <w:rPr>
          <w:del w:id="3259" w:author="Khanh Linh Trinh" w:date="2019-12-19T23:25:00Z"/>
          <w:lang w:eastAsia="en-US" w:bidi="ar-SA"/>
        </w:rPr>
      </w:pPr>
    </w:p>
    <w:p w14:paraId="058FDD8F" w14:textId="0351E5D5" w:rsidR="00C34E9E" w:rsidDel="00C56E39" w:rsidRDefault="00C34E9E" w:rsidP="00736FA3">
      <w:pPr>
        <w:rPr>
          <w:del w:id="3260" w:author="Khanh Linh Trinh" w:date="2019-12-19T23:25:00Z"/>
          <w:lang w:eastAsia="en-US" w:bidi="ar-SA"/>
        </w:rPr>
      </w:pPr>
    </w:p>
    <w:p w14:paraId="51F4DC90" w14:textId="15B62D52" w:rsidR="00C34E9E" w:rsidDel="00C56E39" w:rsidRDefault="00C34E9E" w:rsidP="00736FA3">
      <w:pPr>
        <w:rPr>
          <w:del w:id="3261" w:author="Khanh Linh Trinh" w:date="2019-12-19T23:25:00Z"/>
          <w:lang w:eastAsia="en-US" w:bidi="ar-SA"/>
        </w:rPr>
      </w:pPr>
    </w:p>
    <w:p w14:paraId="08F5724B" w14:textId="77777777" w:rsidR="00C34E9E" w:rsidRPr="00736FA3" w:rsidRDefault="00C34E9E" w:rsidP="00736FA3">
      <w:pPr>
        <w:rPr>
          <w:lang w:eastAsia="en-US" w:bidi="ar-SA"/>
        </w:rPr>
      </w:pPr>
    </w:p>
    <w:p w14:paraId="4303BD39" w14:textId="77777777" w:rsidR="0079274C" w:rsidRDefault="0079274C" w:rsidP="0079274C">
      <w:pPr>
        <w:pStyle w:val="Heading1"/>
      </w:pPr>
      <w:bookmarkStart w:id="3262" w:name="_Toc25660403"/>
      <w:bookmarkStart w:id="3263" w:name="_Toc28040825"/>
      <w:r>
        <w:t>Giám sát dự án</w:t>
      </w:r>
      <w:bookmarkEnd w:id="3262"/>
      <w:bookmarkEnd w:id="3263"/>
    </w:p>
    <w:p w14:paraId="017F0250" w14:textId="77777777" w:rsidR="0079274C" w:rsidRDefault="0079274C" w:rsidP="0079274C">
      <w:pPr>
        <w:pStyle w:val="Heading2"/>
      </w:pPr>
      <w:bookmarkStart w:id="3264" w:name="_Toc25660404"/>
      <w:bookmarkStart w:id="3265" w:name="_Toc28040826"/>
      <w:r>
        <w:t>Trả lời câu hỏi</w:t>
      </w:r>
      <w:bookmarkEnd w:id="3264"/>
      <w:bookmarkEnd w:id="3265"/>
    </w:p>
    <w:p w14:paraId="38B2FE31" w14:textId="77777777" w:rsidR="00F60A3E" w:rsidRDefault="00F60A3E" w:rsidP="00F60A3E">
      <w:pPr>
        <w:pStyle w:val="ListParagraph"/>
        <w:numPr>
          <w:ilvl w:val="0"/>
          <w:numId w:val="7"/>
        </w:numPr>
        <w:rPr>
          <w:ins w:id="3266" w:author="Khanh Linh Trinh" w:date="2019-12-19T22:36:00Z"/>
        </w:rPr>
      </w:pPr>
      <w:ins w:id="3267" w:author="Khanh Linh Trinh" w:date="2019-12-19T22:36:00Z">
        <w:r w:rsidRPr="003A3FFF">
          <w:t>Khách hàng yêu cầu: “C</w:t>
        </w:r>
        <w:r>
          <w:t>ần có người</w:t>
        </w:r>
        <w:r w:rsidRPr="003A3FFF">
          <w:t xml:space="preserve"> l</w:t>
        </w:r>
        <w:r>
          <w:t>àm việc trực tiếp ở công ty chúng tôi để tiện trao đổi và sửa lỗi?”.</w:t>
        </w:r>
      </w:ins>
    </w:p>
    <w:p w14:paraId="45CE6BA7" w14:textId="19F98688" w:rsidR="00F60A3E" w:rsidRDefault="00F60A3E" w:rsidP="00F60A3E">
      <w:pPr>
        <w:pStyle w:val="ListParagraph"/>
        <w:tabs>
          <w:tab w:val="right" w:leader="dot" w:pos="8780"/>
        </w:tabs>
        <w:ind w:left="720"/>
        <w:rPr>
          <w:ins w:id="3268" w:author="Khanh Linh Trinh" w:date="2019-12-19T22:36:00Z"/>
        </w:rPr>
      </w:pPr>
      <w:ins w:id="3269" w:author="Khanh Linh Trinh" w:date="2019-12-19T22:36:00Z">
        <w:r>
          <w:t>Nhóm quản lý sẽ trả lời thế nào:</w:t>
        </w:r>
        <w:r w:rsidRPr="00711184">
          <w:t xml:space="preserve"> </w:t>
        </w:r>
      </w:ins>
      <w:ins w:id="3270" w:author="Khanh Linh Trinh" w:date="2019-12-19T23:18:00Z">
        <w:r w:rsidR="00861FC5">
          <w:t>Trong thời gian bảo hành, công ty chúng tôi sẽ để người làm việc trực tiếp để bạn có thể trao đổi và sửa lỗi miễn phí. Nếu thời gian bảo hành hết, bạn cần trả thêm tiền cho yêu cầu trên.</w:t>
        </w:r>
      </w:ins>
    </w:p>
    <w:p w14:paraId="1B04B4F2" w14:textId="77777777" w:rsidR="00F60A3E" w:rsidRDefault="00F60A3E" w:rsidP="00F60A3E">
      <w:pPr>
        <w:pStyle w:val="ListParagraph"/>
        <w:numPr>
          <w:ilvl w:val="0"/>
          <w:numId w:val="7"/>
        </w:numPr>
        <w:tabs>
          <w:tab w:val="right" w:leader="dot" w:pos="8780"/>
        </w:tabs>
        <w:rPr>
          <w:ins w:id="3271" w:author="Khanh Linh Trinh" w:date="2019-12-19T22:36:00Z"/>
        </w:rPr>
      </w:pPr>
      <w:ins w:id="3272" w:author="Khanh Linh Trinh" w:date="2019-12-19T22:36:00Z">
        <w:r w:rsidRPr="003A3FFF">
          <w:t>Khách hàng yêu cầu: “</w:t>
        </w:r>
        <w:r>
          <w:t>Oh. Xếp chúng tôi sử dụng máy tính cài hệ điều hành Windows 95 cơ. Liệu phần mềm này phải chạy được đấy nhé. Ông mới là người duyệt cái này đấy”.</w:t>
        </w:r>
      </w:ins>
    </w:p>
    <w:p w14:paraId="1E9E6223" w14:textId="77777777" w:rsidR="00F60A3E" w:rsidRDefault="00F60A3E" w:rsidP="00F60A3E">
      <w:pPr>
        <w:pStyle w:val="ListParagraph"/>
        <w:tabs>
          <w:tab w:val="right" w:leader="dot" w:pos="8780"/>
        </w:tabs>
        <w:ind w:left="720"/>
        <w:rPr>
          <w:ins w:id="3273" w:author="Khanh Linh Trinh" w:date="2019-12-19T22:36:00Z"/>
        </w:rPr>
      </w:pPr>
      <w:ins w:id="3274" w:author="Khanh Linh Trinh" w:date="2019-12-19T22:36:00Z">
        <w:r>
          <w:t>Nhóm quản lý sẽ trả lời thế nào:</w:t>
        </w:r>
        <w:r w:rsidRPr="00711184">
          <w:t xml:space="preserve"> </w:t>
        </w:r>
        <w:r>
          <w:t>Các anh yên tâm phần mềm của chúng tôi có thể chạy trên mọi hệ điều hành và nếu có lỗi thì chúng tôi sẽ là người chịu trách nhiệm.</w:t>
        </w:r>
      </w:ins>
    </w:p>
    <w:p w14:paraId="3D27915C" w14:textId="77777777" w:rsidR="00F60A3E" w:rsidRDefault="00F60A3E" w:rsidP="00F60A3E">
      <w:pPr>
        <w:pStyle w:val="ListParagraph"/>
        <w:numPr>
          <w:ilvl w:val="0"/>
          <w:numId w:val="7"/>
        </w:numPr>
        <w:rPr>
          <w:ins w:id="3275" w:author="Khanh Linh Trinh" w:date="2019-12-19T22:36:00Z"/>
        </w:rPr>
      </w:pPr>
      <w:ins w:id="3276" w:author="Khanh Linh Trinh" w:date="2019-12-19T22:36:00Z">
        <w:r w:rsidRPr="003A3FFF">
          <w:t>Khách hàng yêu cầu: “</w:t>
        </w:r>
        <w:r>
          <w:t>Dự án phát triển phần mềm này giá 100 triệu. Giá này có bao gồm VAT hay không nhỉ? Giá cụ thể cho tình huống có VAT và không VAT là bao nhiêu?”</w:t>
        </w:r>
      </w:ins>
    </w:p>
    <w:p w14:paraId="32005C8D" w14:textId="77777777" w:rsidR="00F60A3E" w:rsidRPr="003A3FFF" w:rsidRDefault="00F60A3E" w:rsidP="00F60A3E">
      <w:pPr>
        <w:pStyle w:val="ListParagraph"/>
        <w:tabs>
          <w:tab w:val="right" w:leader="dot" w:pos="8780"/>
        </w:tabs>
        <w:ind w:left="720"/>
        <w:rPr>
          <w:ins w:id="3277" w:author="Khanh Linh Trinh" w:date="2019-12-19T22:36:00Z"/>
        </w:rPr>
      </w:pPr>
      <w:ins w:id="3278" w:author="Khanh Linh Trinh" w:date="2019-12-19T22:36:00Z">
        <w:r>
          <w:t>Nhóm quản lý sẽ trả lời thế nào:</w:t>
        </w:r>
        <w:r w:rsidRPr="00711184">
          <w:t xml:space="preserve"> </w:t>
        </w:r>
        <w:r>
          <w:t>Giá này không bao gồm thuế VAT.  Giá cụ thể khi có thuế GTGT là 110 triệu.</w:t>
        </w:r>
      </w:ins>
    </w:p>
    <w:p w14:paraId="33846EA7" w14:textId="7A95DE4C" w:rsidR="00C34E9E" w:rsidDel="00F60A3E" w:rsidRDefault="00C34E9E" w:rsidP="00D1769B">
      <w:pPr>
        <w:pStyle w:val="ListParagraph"/>
        <w:tabs>
          <w:tab w:val="right" w:leader="dot" w:pos="8780"/>
        </w:tabs>
        <w:ind w:left="720"/>
        <w:rPr>
          <w:del w:id="3279" w:author="Khanh Linh Trinh" w:date="2019-12-19T22:37:00Z"/>
        </w:rPr>
      </w:pPr>
    </w:p>
    <w:p w14:paraId="627DFD72" w14:textId="1670F7BA" w:rsidR="00C34E9E" w:rsidDel="00F60A3E" w:rsidRDefault="00C34E9E" w:rsidP="00D1769B">
      <w:pPr>
        <w:pStyle w:val="ListParagraph"/>
        <w:tabs>
          <w:tab w:val="right" w:leader="dot" w:pos="8780"/>
        </w:tabs>
        <w:ind w:left="720"/>
        <w:rPr>
          <w:del w:id="3280" w:author="Khanh Linh Trinh" w:date="2019-12-19T22:37:00Z"/>
        </w:rPr>
      </w:pPr>
    </w:p>
    <w:p w14:paraId="06DC50F9" w14:textId="4D1B0EFD" w:rsidR="00C34E9E" w:rsidDel="00F60A3E" w:rsidRDefault="00C34E9E" w:rsidP="00D1769B">
      <w:pPr>
        <w:pStyle w:val="ListParagraph"/>
        <w:tabs>
          <w:tab w:val="right" w:leader="dot" w:pos="8780"/>
        </w:tabs>
        <w:ind w:left="720"/>
        <w:rPr>
          <w:del w:id="3281" w:author="Khanh Linh Trinh" w:date="2019-12-19T22:37:00Z"/>
        </w:rPr>
      </w:pPr>
    </w:p>
    <w:p w14:paraId="221AD209" w14:textId="79F859BD" w:rsidR="00C34E9E" w:rsidDel="00F60A3E" w:rsidRDefault="00C34E9E" w:rsidP="00D1769B">
      <w:pPr>
        <w:pStyle w:val="ListParagraph"/>
        <w:tabs>
          <w:tab w:val="right" w:leader="dot" w:pos="8780"/>
        </w:tabs>
        <w:ind w:left="720"/>
        <w:rPr>
          <w:del w:id="3282" w:author="Khanh Linh Trinh" w:date="2019-12-19T22:37:00Z"/>
        </w:rPr>
      </w:pPr>
    </w:p>
    <w:p w14:paraId="4797A9E3" w14:textId="205D379E" w:rsidR="00C34E9E" w:rsidDel="00F60A3E" w:rsidRDefault="00C34E9E" w:rsidP="00D1769B">
      <w:pPr>
        <w:pStyle w:val="ListParagraph"/>
        <w:tabs>
          <w:tab w:val="right" w:leader="dot" w:pos="8780"/>
        </w:tabs>
        <w:ind w:left="720"/>
        <w:rPr>
          <w:del w:id="3283" w:author="Khanh Linh Trinh" w:date="2019-12-19T22:37:00Z"/>
        </w:rPr>
      </w:pPr>
    </w:p>
    <w:p w14:paraId="332B6D2F" w14:textId="2408742D" w:rsidR="00C34E9E" w:rsidDel="00F60A3E" w:rsidRDefault="00C34E9E" w:rsidP="00D1769B">
      <w:pPr>
        <w:pStyle w:val="ListParagraph"/>
        <w:tabs>
          <w:tab w:val="right" w:leader="dot" w:pos="8780"/>
        </w:tabs>
        <w:ind w:left="720"/>
        <w:rPr>
          <w:del w:id="3284" w:author="Khanh Linh Trinh" w:date="2019-12-19T22:37:00Z"/>
        </w:rPr>
      </w:pPr>
    </w:p>
    <w:p w14:paraId="735D9C7D" w14:textId="694965D0" w:rsidR="00C34E9E" w:rsidDel="00F60A3E" w:rsidRDefault="00C34E9E" w:rsidP="00D1769B">
      <w:pPr>
        <w:pStyle w:val="ListParagraph"/>
        <w:tabs>
          <w:tab w:val="right" w:leader="dot" w:pos="8780"/>
        </w:tabs>
        <w:ind w:left="720"/>
        <w:rPr>
          <w:del w:id="3285" w:author="Khanh Linh Trinh" w:date="2019-12-19T22:37:00Z"/>
        </w:rPr>
      </w:pPr>
    </w:p>
    <w:p w14:paraId="3FD3C6E3" w14:textId="3A81C2A4" w:rsidR="00C34E9E" w:rsidDel="00F60A3E" w:rsidRDefault="00C34E9E" w:rsidP="00D1769B">
      <w:pPr>
        <w:pStyle w:val="ListParagraph"/>
        <w:tabs>
          <w:tab w:val="right" w:leader="dot" w:pos="8780"/>
        </w:tabs>
        <w:ind w:left="720"/>
        <w:rPr>
          <w:del w:id="3286" w:author="Khanh Linh Trinh" w:date="2019-12-19T22:37:00Z"/>
        </w:rPr>
      </w:pPr>
    </w:p>
    <w:p w14:paraId="1F14CEB1" w14:textId="7C4A3038" w:rsidR="00C34E9E" w:rsidDel="00F60A3E" w:rsidRDefault="00C34E9E" w:rsidP="00D1769B">
      <w:pPr>
        <w:pStyle w:val="ListParagraph"/>
        <w:tabs>
          <w:tab w:val="right" w:leader="dot" w:pos="8780"/>
        </w:tabs>
        <w:ind w:left="720"/>
        <w:rPr>
          <w:del w:id="3287" w:author="Khanh Linh Trinh" w:date="2019-12-19T22:37:00Z"/>
        </w:rPr>
      </w:pPr>
    </w:p>
    <w:p w14:paraId="4528BEF7" w14:textId="4732F5DA" w:rsidR="00C34E9E" w:rsidDel="00F60A3E" w:rsidRDefault="00C34E9E" w:rsidP="00D1769B">
      <w:pPr>
        <w:pStyle w:val="ListParagraph"/>
        <w:tabs>
          <w:tab w:val="right" w:leader="dot" w:pos="8780"/>
        </w:tabs>
        <w:ind w:left="720"/>
        <w:rPr>
          <w:del w:id="3288" w:author="Khanh Linh Trinh" w:date="2019-12-19T22:37:00Z"/>
        </w:rPr>
      </w:pPr>
    </w:p>
    <w:p w14:paraId="090E8A29" w14:textId="0DD6F1D5" w:rsidR="00C34E9E" w:rsidDel="00F60A3E" w:rsidRDefault="00C34E9E" w:rsidP="00D1769B">
      <w:pPr>
        <w:pStyle w:val="ListParagraph"/>
        <w:tabs>
          <w:tab w:val="right" w:leader="dot" w:pos="8780"/>
        </w:tabs>
        <w:ind w:left="720"/>
        <w:rPr>
          <w:del w:id="3289" w:author="Khanh Linh Trinh" w:date="2019-12-19T22:37:00Z"/>
        </w:rPr>
      </w:pPr>
    </w:p>
    <w:p w14:paraId="0A082EEE" w14:textId="76FD1CED" w:rsidR="00C34E9E" w:rsidDel="00F60A3E" w:rsidRDefault="00C34E9E" w:rsidP="00D1769B">
      <w:pPr>
        <w:pStyle w:val="ListParagraph"/>
        <w:tabs>
          <w:tab w:val="right" w:leader="dot" w:pos="8780"/>
        </w:tabs>
        <w:ind w:left="720"/>
        <w:rPr>
          <w:del w:id="3290" w:author="Khanh Linh Trinh" w:date="2019-12-19T22:37:00Z"/>
        </w:rPr>
      </w:pPr>
    </w:p>
    <w:p w14:paraId="674BA057" w14:textId="5B530757" w:rsidR="00C34E9E" w:rsidDel="00F60A3E" w:rsidRDefault="00C34E9E" w:rsidP="00D1769B">
      <w:pPr>
        <w:pStyle w:val="ListParagraph"/>
        <w:tabs>
          <w:tab w:val="right" w:leader="dot" w:pos="8780"/>
        </w:tabs>
        <w:ind w:left="720"/>
        <w:rPr>
          <w:del w:id="3291" w:author="Khanh Linh Trinh" w:date="2019-12-19T22:37:00Z"/>
        </w:rPr>
      </w:pPr>
    </w:p>
    <w:p w14:paraId="1B4D775D" w14:textId="05E8EDB3" w:rsidR="00C34E9E" w:rsidDel="00F60A3E" w:rsidRDefault="00C34E9E" w:rsidP="00D1769B">
      <w:pPr>
        <w:pStyle w:val="ListParagraph"/>
        <w:tabs>
          <w:tab w:val="right" w:leader="dot" w:pos="8780"/>
        </w:tabs>
        <w:ind w:left="720"/>
        <w:rPr>
          <w:del w:id="3292" w:author="Khanh Linh Trinh" w:date="2019-12-19T22:37:00Z"/>
        </w:rPr>
      </w:pPr>
    </w:p>
    <w:p w14:paraId="53F3A75F" w14:textId="4568BBF5" w:rsidR="00C34E9E" w:rsidDel="00F60A3E" w:rsidRDefault="00C34E9E" w:rsidP="00D1769B">
      <w:pPr>
        <w:pStyle w:val="ListParagraph"/>
        <w:tabs>
          <w:tab w:val="right" w:leader="dot" w:pos="8780"/>
        </w:tabs>
        <w:ind w:left="720"/>
        <w:rPr>
          <w:del w:id="3293" w:author="Khanh Linh Trinh" w:date="2019-12-19T22:37:00Z"/>
        </w:rPr>
      </w:pPr>
    </w:p>
    <w:p w14:paraId="5DFF74AD" w14:textId="2C2C0669" w:rsidR="00C34E9E" w:rsidDel="00F60A3E" w:rsidRDefault="00C34E9E" w:rsidP="00D1769B">
      <w:pPr>
        <w:pStyle w:val="ListParagraph"/>
        <w:tabs>
          <w:tab w:val="right" w:leader="dot" w:pos="8780"/>
        </w:tabs>
        <w:ind w:left="720"/>
        <w:rPr>
          <w:del w:id="3294" w:author="Khanh Linh Trinh" w:date="2019-12-19T22:37:00Z"/>
        </w:rPr>
      </w:pPr>
    </w:p>
    <w:p w14:paraId="2FFEC3C3" w14:textId="77777777" w:rsidR="00C34E9E" w:rsidRPr="003A3FFF" w:rsidDel="00F60A3E" w:rsidRDefault="00C34E9E" w:rsidP="00D1769B">
      <w:pPr>
        <w:pStyle w:val="ListParagraph"/>
        <w:tabs>
          <w:tab w:val="right" w:leader="dot" w:pos="8780"/>
        </w:tabs>
        <w:ind w:left="720"/>
        <w:rPr>
          <w:del w:id="3295" w:author="Khanh Linh Trinh" w:date="2019-12-19T22:37:00Z"/>
        </w:rPr>
      </w:pPr>
    </w:p>
    <w:p w14:paraId="1B2F4726" w14:textId="77777777" w:rsidR="0079274C" w:rsidRPr="003A3FFF" w:rsidRDefault="0079274C">
      <w:pPr>
        <w:tabs>
          <w:tab w:val="right" w:leader="dot" w:pos="8780"/>
        </w:tabs>
        <w:pPrChange w:id="3296" w:author="Khanh Linh Trinh" w:date="2019-12-19T22:37:00Z">
          <w:pPr>
            <w:pStyle w:val="ListParagraph"/>
            <w:tabs>
              <w:tab w:val="right" w:leader="dot" w:pos="8780"/>
            </w:tabs>
            <w:ind w:left="720"/>
          </w:pPr>
        </w:pPrChange>
      </w:pPr>
    </w:p>
    <w:p w14:paraId="7FC93C7D" w14:textId="415DD685" w:rsidR="0079274C" w:rsidRDefault="0079274C" w:rsidP="0079274C">
      <w:pPr>
        <w:pStyle w:val="Heading1"/>
        <w:rPr>
          <w:ins w:id="3297" w:author="Khanh Linh Trinh" w:date="2019-12-19T22:39:00Z"/>
        </w:rPr>
      </w:pPr>
      <w:bookmarkStart w:id="3298" w:name="_Toc25660405"/>
      <w:bookmarkStart w:id="3299" w:name="_Toc28040827"/>
      <w:r>
        <w:t>Đóng dự án</w:t>
      </w:r>
      <w:bookmarkEnd w:id="3298"/>
      <w:bookmarkEnd w:id="3299"/>
    </w:p>
    <w:p w14:paraId="47FB94FE" w14:textId="23415272" w:rsidR="00CF3FDD" w:rsidRPr="00323031" w:rsidRDefault="00CF3FDD">
      <w:pPr>
        <w:pPrChange w:id="3300" w:author="Khanh Linh Trinh" w:date="2019-12-19T22:39:00Z">
          <w:pPr>
            <w:pStyle w:val="Heading1"/>
          </w:pPr>
        </w:pPrChange>
      </w:pPr>
      <w:ins w:id="3301" w:author="Khanh Linh Trinh" w:date="2019-12-19T22:39:00Z">
        <w:r>
          <w:t>Thực hiện các thống kê sau</w:t>
        </w:r>
      </w:ins>
    </w:p>
    <w:p w14:paraId="79B13C83" w14:textId="7583AA37" w:rsidR="0079274C" w:rsidRDefault="0079274C" w:rsidP="0079274C">
      <w:pPr>
        <w:pStyle w:val="Heading2"/>
        <w:rPr>
          <w:ins w:id="3302" w:author="Khanh Linh Trinh" w:date="2019-12-19T22:39:00Z"/>
        </w:rPr>
      </w:pPr>
      <w:bookmarkStart w:id="3303" w:name="_Toc25660406"/>
      <w:bookmarkStart w:id="3304" w:name="_Toc28040828"/>
      <w:r>
        <w:t>Quản lý mã nguồn</w:t>
      </w:r>
      <w:bookmarkEnd w:id="3303"/>
      <w:bookmarkEnd w:id="3304"/>
    </w:p>
    <w:p w14:paraId="651A028C" w14:textId="15FC762E" w:rsidR="00CF3FDD" w:rsidRDefault="00CF3FDD" w:rsidP="00CF3FDD">
      <w:pPr>
        <w:pStyle w:val="ListParagraph"/>
        <w:numPr>
          <w:ilvl w:val="0"/>
          <w:numId w:val="47"/>
        </w:numPr>
        <w:rPr>
          <w:ins w:id="3305" w:author="Khanh Linh Trinh" w:date="2019-12-19T23:22:00Z"/>
        </w:rPr>
      </w:pPr>
      <w:ins w:id="3306" w:author="Khanh Linh Trinh" w:date="2019-12-19T22:40:00Z">
        <w:r>
          <w:t>Số commit của mỗi người</w:t>
        </w:r>
      </w:ins>
      <w:ins w:id="3307" w:author="Khanh Linh Trinh" w:date="2019-12-19T23:19:00Z">
        <w:r w:rsidR="00861FC5">
          <w:t>: mỗi người có ít nhất 10 commit:</w:t>
        </w:r>
      </w:ins>
    </w:p>
    <w:p w14:paraId="114E8DB8" w14:textId="7D35E7F9" w:rsidR="00861FC5" w:rsidRDefault="00837991">
      <w:pPr>
        <w:rPr>
          <w:ins w:id="3308" w:author="Nguyen Thi Thuy Duong" w:date="2019-12-24T00:10:00Z"/>
        </w:rPr>
        <w:pPrChange w:id="3309" w:author="Nguyen Thi Thuy Duong" w:date="2019-12-23T23:36:00Z">
          <w:pPr>
            <w:pStyle w:val="ListParagraph"/>
            <w:numPr>
              <w:numId w:val="47"/>
            </w:numPr>
            <w:ind w:left="720" w:hanging="360"/>
          </w:pPr>
        </w:pPrChange>
      </w:pPr>
      <w:ins w:id="3310" w:author="Nguyen Thi Thuy Duong" w:date="2019-12-23T23:37:00Z">
        <w:r>
          <w:rPr>
            <w:noProof/>
            <w:lang w:eastAsia="ja-JP" w:bidi="ar-SA"/>
          </w:rPr>
          <w:lastRenderedPageBreak/>
          <w:drawing>
            <wp:inline distT="0" distB="0" distL="0" distR="0" wp14:anchorId="10999D36" wp14:editId="65A2E3A5">
              <wp:extent cx="5575300" cy="30562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3056255"/>
                      </a:xfrm>
                      <a:prstGeom prst="rect">
                        <a:avLst/>
                      </a:prstGeom>
                    </pic:spPr>
                  </pic:pic>
                </a:graphicData>
              </a:graphic>
            </wp:inline>
          </w:drawing>
        </w:r>
      </w:ins>
    </w:p>
    <w:p w14:paraId="181123FC" w14:textId="77777777" w:rsidR="009F1BAB" w:rsidRDefault="009F1BAB">
      <w:pPr>
        <w:rPr>
          <w:ins w:id="3311" w:author="Khanh Linh Trinh" w:date="2019-12-19T23:21:00Z"/>
        </w:rPr>
        <w:pPrChange w:id="3312" w:author="Nguyen Thi Thuy Duong" w:date="2019-12-23T23:36:00Z">
          <w:pPr>
            <w:pStyle w:val="ListParagraph"/>
            <w:numPr>
              <w:numId w:val="47"/>
            </w:numPr>
            <w:ind w:left="720" w:hanging="360"/>
          </w:pPr>
        </w:pPrChange>
      </w:pPr>
    </w:p>
    <w:p w14:paraId="4D89D29D" w14:textId="7CA60430" w:rsidR="00861FC5" w:rsidRDefault="00CD0FCD" w:rsidP="008D5F28">
      <w:pPr>
        <w:pStyle w:val="ListParagraph"/>
        <w:ind w:left="720"/>
        <w:jc w:val="center"/>
        <w:rPr>
          <w:ins w:id="3313" w:author="Khanh Linh Trinh" w:date="2019-12-19T23:21:00Z"/>
        </w:rPr>
      </w:pPr>
      <w:del w:id="3314" w:author="Nguyen Thi Thuy Duong" w:date="2019-12-23T23:35:00Z">
        <w:r w:rsidDel="00837991">
          <w:rPr>
            <w:noProof/>
            <w:lang w:eastAsia="ja-JP" w:bidi="ar-SA"/>
          </w:rPr>
          <w:drawing>
            <wp:inline distT="0" distB="0" distL="0" distR="0" wp14:anchorId="18B55381" wp14:editId="07FBAD23">
              <wp:extent cx="1143160" cy="1381318"/>
              <wp:effectExtent l="0" t="0" r="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19-12-21 230906.png"/>
                      <pic:cNvPicPr/>
                    </pic:nvPicPr>
                    <pic:blipFill>
                      <a:blip r:embed="rId29">
                        <a:extLst>
                          <a:ext uri="{28A0092B-C50C-407E-A947-70E740481C1C}">
                            <a14:useLocalDpi xmlns:a14="http://schemas.microsoft.com/office/drawing/2010/main" val="0"/>
                          </a:ext>
                        </a:extLst>
                      </a:blip>
                      <a:stretch>
                        <a:fillRect/>
                      </a:stretch>
                    </pic:blipFill>
                    <pic:spPr>
                      <a:xfrm>
                        <a:off x="0" y="0"/>
                        <a:ext cx="1143160" cy="1381318"/>
                      </a:xfrm>
                      <a:prstGeom prst="rect">
                        <a:avLst/>
                      </a:prstGeom>
                    </pic:spPr>
                  </pic:pic>
                </a:graphicData>
              </a:graphic>
            </wp:inline>
          </w:drawing>
        </w:r>
      </w:del>
    </w:p>
    <w:p w14:paraId="74DE9667" w14:textId="4B4B3760" w:rsidR="00861FC5" w:rsidRDefault="00861FC5">
      <w:pPr>
        <w:ind w:firstLine="360"/>
        <w:rPr>
          <w:ins w:id="3315" w:author="Nguyen Thi Thuy Duong" w:date="2019-12-24T00:17:00Z"/>
        </w:rPr>
        <w:pPrChange w:id="3316" w:author="Khanh Linh Trinh" w:date="2019-12-19T23:21:00Z">
          <w:pPr>
            <w:pStyle w:val="ListParagraph"/>
            <w:numPr>
              <w:numId w:val="47"/>
            </w:numPr>
            <w:ind w:left="720" w:hanging="360"/>
          </w:pPr>
        </w:pPrChange>
      </w:pPr>
      <w:ins w:id="3317" w:author="Khanh Linh Trinh" w:date="2019-12-19T23:19:00Z">
        <w:r>
          <w:t>B</w:t>
        </w:r>
      </w:ins>
      <w:ins w:id="3318" w:author="Khanh Linh Trinh" w:date="2019-12-19T23:22:00Z">
        <w:r>
          <w:t>ả</w:t>
        </w:r>
      </w:ins>
      <w:ins w:id="3319" w:author="Khanh Linh Trinh" w:date="2019-12-19T23:19:00Z">
        <w:r>
          <w:t>ng thống kê số</w:t>
        </w:r>
      </w:ins>
      <w:ins w:id="3320" w:author="Khanh Linh Trinh" w:date="2019-12-19T23:20:00Z">
        <w:r>
          <w:t xml:space="preserve"> commit của mỗi người theo thứ tự từ trái sang phải Thắng Dương Linh</w:t>
        </w:r>
      </w:ins>
    </w:p>
    <w:p w14:paraId="5A7B8FE7" w14:textId="77777777" w:rsidR="009F1BAB" w:rsidRDefault="009F1BAB" w:rsidP="009F1BAB">
      <w:pPr>
        <w:pStyle w:val="ListParagraph"/>
        <w:numPr>
          <w:ilvl w:val="0"/>
          <w:numId w:val="47"/>
        </w:numPr>
        <w:rPr>
          <w:ins w:id="3321" w:author="Nguyen Thi Thuy Duong" w:date="2019-12-24T00:17:00Z"/>
          <w:sz w:val="20"/>
        </w:rPr>
      </w:pPr>
      <w:ins w:id="3322" w:author="Nguyen Thi Thuy Duong" w:date="2019-12-24T00:17:00Z">
        <w:r>
          <w:t>Phân bố commit của dự án (sáng chiều đêm…)</w:t>
        </w:r>
      </w:ins>
    </w:p>
    <w:tbl>
      <w:tblPr>
        <w:tblStyle w:val="TableGrid"/>
        <w:tblW w:w="0" w:type="auto"/>
        <w:tblInd w:w="720" w:type="dxa"/>
        <w:tblLook w:val="04A0" w:firstRow="1" w:lastRow="0" w:firstColumn="1" w:lastColumn="0" w:noHBand="0" w:noVBand="1"/>
      </w:tblPr>
      <w:tblGrid>
        <w:gridCol w:w="2038"/>
        <w:gridCol w:w="2002"/>
        <w:gridCol w:w="2011"/>
        <w:gridCol w:w="1999"/>
      </w:tblGrid>
      <w:tr w:rsidR="009F1BAB" w14:paraId="4647D3E5" w14:textId="77777777" w:rsidTr="009F1BAB">
        <w:trPr>
          <w:ins w:id="3323" w:author="Nguyen Thi Thuy Duong" w:date="2019-12-24T00:17:00Z"/>
        </w:trPr>
        <w:tc>
          <w:tcPr>
            <w:tcW w:w="2192" w:type="dxa"/>
            <w:tcBorders>
              <w:top w:val="single" w:sz="4" w:space="0" w:color="auto"/>
              <w:left w:val="single" w:sz="4" w:space="0" w:color="auto"/>
              <w:bottom w:val="single" w:sz="4" w:space="0" w:color="auto"/>
              <w:right w:val="single" w:sz="4" w:space="0" w:color="auto"/>
            </w:tcBorders>
            <w:hideMark/>
          </w:tcPr>
          <w:p w14:paraId="514C7B04" w14:textId="77777777" w:rsidR="009F1BAB" w:rsidRDefault="009F1BAB">
            <w:pPr>
              <w:pStyle w:val="ListParagraph"/>
              <w:ind w:left="0"/>
              <w:rPr>
                <w:ins w:id="3324" w:author="Nguyen Thi Thuy Duong" w:date="2019-12-24T00:17:00Z"/>
              </w:rPr>
            </w:pPr>
            <w:ins w:id="3325" w:author="Nguyen Thi Thuy Duong" w:date="2019-12-24T00:17:00Z">
              <w:r>
                <w:t>Tên</w:t>
              </w:r>
            </w:ins>
          </w:p>
        </w:tc>
        <w:tc>
          <w:tcPr>
            <w:tcW w:w="2192" w:type="dxa"/>
            <w:tcBorders>
              <w:top w:val="single" w:sz="4" w:space="0" w:color="auto"/>
              <w:left w:val="single" w:sz="4" w:space="0" w:color="auto"/>
              <w:bottom w:val="single" w:sz="4" w:space="0" w:color="auto"/>
              <w:right w:val="single" w:sz="4" w:space="0" w:color="auto"/>
            </w:tcBorders>
            <w:hideMark/>
          </w:tcPr>
          <w:p w14:paraId="7E182A15" w14:textId="77777777" w:rsidR="009F1BAB" w:rsidRDefault="009F1BAB">
            <w:pPr>
              <w:pStyle w:val="ListParagraph"/>
              <w:ind w:left="0"/>
              <w:rPr>
                <w:ins w:id="3326" w:author="Nguyen Thi Thuy Duong" w:date="2019-12-24T00:17:00Z"/>
              </w:rPr>
            </w:pPr>
            <w:ins w:id="3327" w:author="Nguyen Thi Thuy Duong" w:date="2019-12-24T00:17:00Z">
              <w:r>
                <w:t>Sáng</w:t>
              </w:r>
            </w:ins>
          </w:p>
        </w:tc>
        <w:tc>
          <w:tcPr>
            <w:tcW w:w="2193" w:type="dxa"/>
            <w:tcBorders>
              <w:top w:val="single" w:sz="4" w:space="0" w:color="auto"/>
              <w:left w:val="single" w:sz="4" w:space="0" w:color="auto"/>
              <w:bottom w:val="single" w:sz="4" w:space="0" w:color="auto"/>
              <w:right w:val="single" w:sz="4" w:space="0" w:color="auto"/>
            </w:tcBorders>
            <w:hideMark/>
          </w:tcPr>
          <w:p w14:paraId="00135B79" w14:textId="77777777" w:rsidR="009F1BAB" w:rsidRDefault="009F1BAB">
            <w:pPr>
              <w:pStyle w:val="ListParagraph"/>
              <w:ind w:left="0"/>
              <w:rPr>
                <w:ins w:id="3328" w:author="Nguyen Thi Thuy Duong" w:date="2019-12-24T00:17:00Z"/>
              </w:rPr>
            </w:pPr>
            <w:ins w:id="3329" w:author="Nguyen Thi Thuy Duong" w:date="2019-12-24T00:17:00Z">
              <w:r>
                <w:t>Chiều</w:t>
              </w:r>
            </w:ins>
          </w:p>
        </w:tc>
        <w:tc>
          <w:tcPr>
            <w:tcW w:w="2193" w:type="dxa"/>
            <w:tcBorders>
              <w:top w:val="single" w:sz="4" w:space="0" w:color="auto"/>
              <w:left w:val="single" w:sz="4" w:space="0" w:color="auto"/>
              <w:bottom w:val="single" w:sz="4" w:space="0" w:color="auto"/>
              <w:right w:val="single" w:sz="4" w:space="0" w:color="auto"/>
            </w:tcBorders>
            <w:hideMark/>
          </w:tcPr>
          <w:p w14:paraId="01A8DD8B" w14:textId="77777777" w:rsidR="009F1BAB" w:rsidRDefault="009F1BAB">
            <w:pPr>
              <w:pStyle w:val="ListParagraph"/>
              <w:ind w:left="0"/>
              <w:rPr>
                <w:ins w:id="3330" w:author="Nguyen Thi Thuy Duong" w:date="2019-12-24T00:17:00Z"/>
              </w:rPr>
            </w:pPr>
            <w:ins w:id="3331" w:author="Nguyen Thi Thuy Duong" w:date="2019-12-24T00:17:00Z">
              <w:r>
                <w:t>Đêm</w:t>
              </w:r>
            </w:ins>
          </w:p>
        </w:tc>
      </w:tr>
      <w:tr w:rsidR="009F1BAB" w14:paraId="53B3C8CD" w14:textId="77777777" w:rsidTr="009F1BAB">
        <w:trPr>
          <w:ins w:id="3332" w:author="Nguyen Thi Thuy Duong" w:date="2019-12-24T00:17:00Z"/>
        </w:trPr>
        <w:tc>
          <w:tcPr>
            <w:tcW w:w="2192" w:type="dxa"/>
            <w:tcBorders>
              <w:top w:val="single" w:sz="4" w:space="0" w:color="auto"/>
              <w:left w:val="single" w:sz="4" w:space="0" w:color="auto"/>
              <w:bottom w:val="single" w:sz="4" w:space="0" w:color="auto"/>
              <w:right w:val="single" w:sz="4" w:space="0" w:color="auto"/>
            </w:tcBorders>
            <w:hideMark/>
          </w:tcPr>
          <w:p w14:paraId="4C98DABD" w14:textId="43D292FD" w:rsidR="009F1BAB" w:rsidRDefault="009F1BAB">
            <w:pPr>
              <w:pStyle w:val="ListParagraph"/>
              <w:ind w:left="0"/>
              <w:rPr>
                <w:ins w:id="3333" w:author="Nguyen Thi Thuy Duong" w:date="2019-12-24T00:17:00Z"/>
              </w:rPr>
            </w:pPr>
            <w:ins w:id="3334" w:author="Nguyen Thi Thuy Duong" w:date="2019-12-24T00:18:00Z">
              <w:r>
                <w:t>Nguyễn Thị Thùy Dương</w:t>
              </w:r>
            </w:ins>
          </w:p>
        </w:tc>
        <w:tc>
          <w:tcPr>
            <w:tcW w:w="2192" w:type="dxa"/>
            <w:tcBorders>
              <w:top w:val="single" w:sz="4" w:space="0" w:color="auto"/>
              <w:left w:val="single" w:sz="4" w:space="0" w:color="auto"/>
              <w:bottom w:val="single" w:sz="4" w:space="0" w:color="auto"/>
              <w:right w:val="single" w:sz="4" w:space="0" w:color="auto"/>
            </w:tcBorders>
            <w:hideMark/>
          </w:tcPr>
          <w:p w14:paraId="1F0C6C10" w14:textId="3877312E" w:rsidR="009F1BAB" w:rsidRDefault="009F1BAB">
            <w:pPr>
              <w:pStyle w:val="ListParagraph"/>
              <w:ind w:left="0"/>
              <w:jc w:val="center"/>
              <w:rPr>
                <w:ins w:id="3335" w:author="Nguyen Thi Thuy Duong" w:date="2019-12-24T00:17:00Z"/>
              </w:rPr>
            </w:pPr>
          </w:p>
        </w:tc>
        <w:tc>
          <w:tcPr>
            <w:tcW w:w="2193" w:type="dxa"/>
            <w:tcBorders>
              <w:top w:val="single" w:sz="4" w:space="0" w:color="auto"/>
              <w:left w:val="single" w:sz="4" w:space="0" w:color="auto"/>
              <w:bottom w:val="single" w:sz="4" w:space="0" w:color="auto"/>
              <w:right w:val="single" w:sz="4" w:space="0" w:color="auto"/>
            </w:tcBorders>
            <w:hideMark/>
          </w:tcPr>
          <w:p w14:paraId="3A9A6EC4" w14:textId="77777777" w:rsidR="009F1BAB" w:rsidRDefault="009F1BAB">
            <w:pPr>
              <w:pStyle w:val="ListParagraph"/>
              <w:ind w:left="0"/>
              <w:jc w:val="center"/>
              <w:rPr>
                <w:ins w:id="3336" w:author="Nguyen Thi Thuy Duong" w:date="2019-12-24T00:17:00Z"/>
              </w:rPr>
            </w:pPr>
            <w:ins w:id="3337" w:author="Nguyen Thi Thuy Duong" w:date="2019-12-24T00:17:00Z">
              <w:r>
                <w:t>x</w:t>
              </w:r>
            </w:ins>
          </w:p>
        </w:tc>
        <w:tc>
          <w:tcPr>
            <w:tcW w:w="2193" w:type="dxa"/>
            <w:tcBorders>
              <w:top w:val="single" w:sz="4" w:space="0" w:color="auto"/>
              <w:left w:val="single" w:sz="4" w:space="0" w:color="auto"/>
              <w:bottom w:val="single" w:sz="4" w:space="0" w:color="auto"/>
              <w:right w:val="single" w:sz="4" w:space="0" w:color="auto"/>
            </w:tcBorders>
            <w:hideMark/>
          </w:tcPr>
          <w:p w14:paraId="51981D95" w14:textId="77777777" w:rsidR="009F1BAB" w:rsidRDefault="009F1BAB">
            <w:pPr>
              <w:pStyle w:val="ListParagraph"/>
              <w:ind w:left="0"/>
              <w:jc w:val="center"/>
              <w:rPr>
                <w:ins w:id="3338" w:author="Nguyen Thi Thuy Duong" w:date="2019-12-24T00:17:00Z"/>
              </w:rPr>
            </w:pPr>
            <w:ins w:id="3339" w:author="Nguyen Thi Thuy Duong" w:date="2019-12-24T00:17:00Z">
              <w:r>
                <w:t>x</w:t>
              </w:r>
            </w:ins>
          </w:p>
        </w:tc>
      </w:tr>
      <w:tr w:rsidR="009F1BAB" w14:paraId="78BCAC54" w14:textId="77777777" w:rsidTr="009F1BAB">
        <w:trPr>
          <w:ins w:id="3340" w:author="Nguyen Thi Thuy Duong" w:date="2019-12-24T00:17:00Z"/>
        </w:trPr>
        <w:tc>
          <w:tcPr>
            <w:tcW w:w="2192" w:type="dxa"/>
            <w:tcBorders>
              <w:top w:val="single" w:sz="4" w:space="0" w:color="auto"/>
              <w:left w:val="single" w:sz="4" w:space="0" w:color="auto"/>
              <w:bottom w:val="single" w:sz="4" w:space="0" w:color="auto"/>
              <w:right w:val="single" w:sz="4" w:space="0" w:color="auto"/>
            </w:tcBorders>
            <w:hideMark/>
          </w:tcPr>
          <w:p w14:paraId="332B3AFD" w14:textId="2908FD24" w:rsidR="009F1BAB" w:rsidRDefault="009F1BAB">
            <w:pPr>
              <w:pStyle w:val="ListParagraph"/>
              <w:ind w:left="0"/>
              <w:rPr>
                <w:ins w:id="3341" w:author="Nguyen Thi Thuy Duong" w:date="2019-12-24T00:17:00Z"/>
              </w:rPr>
            </w:pPr>
            <w:ins w:id="3342" w:author="Nguyen Thi Thuy Duong" w:date="2019-12-24T00:18:00Z">
              <w:r>
                <w:t>Nguyễn Đức Thắng</w:t>
              </w:r>
            </w:ins>
          </w:p>
        </w:tc>
        <w:tc>
          <w:tcPr>
            <w:tcW w:w="2192" w:type="dxa"/>
            <w:tcBorders>
              <w:top w:val="single" w:sz="4" w:space="0" w:color="auto"/>
              <w:left w:val="single" w:sz="4" w:space="0" w:color="auto"/>
              <w:bottom w:val="single" w:sz="4" w:space="0" w:color="auto"/>
              <w:right w:val="single" w:sz="4" w:space="0" w:color="auto"/>
            </w:tcBorders>
          </w:tcPr>
          <w:p w14:paraId="1C82BF93" w14:textId="2B9F9B9D" w:rsidR="009F1BAB" w:rsidRDefault="009F1BAB">
            <w:pPr>
              <w:pStyle w:val="ListParagraph"/>
              <w:ind w:left="0"/>
              <w:jc w:val="center"/>
              <w:rPr>
                <w:ins w:id="3343" w:author="Nguyen Thi Thuy Duong" w:date="2019-12-24T00:17:00Z"/>
              </w:rPr>
            </w:pPr>
            <w:ins w:id="3344" w:author="Nguyen Thi Thuy Duong" w:date="2019-12-24T00:18:00Z">
              <w:r>
                <w:t>x</w:t>
              </w:r>
            </w:ins>
          </w:p>
        </w:tc>
        <w:tc>
          <w:tcPr>
            <w:tcW w:w="2193" w:type="dxa"/>
            <w:tcBorders>
              <w:top w:val="single" w:sz="4" w:space="0" w:color="auto"/>
              <w:left w:val="single" w:sz="4" w:space="0" w:color="auto"/>
              <w:bottom w:val="single" w:sz="4" w:space="0" w:color="auto"/>
              <w:right w:val="single" w:sz="4" w:space="0" w:color="auto"/>
            </w:tcBorders>
            <w:hideMark/>
          </w:tcPr>
          <w:p w14:paraId="5EFC1EB3" w14:textId="77777777" w:rsidR="009F1BAB" w:rsidRDefault="009F1BAB">
            <w:pPr>
              <w:pStyle w:val="ListParagraph"/>
              <w:ind w:left="0"/>
              <w:jc w:val="center"/>
              <w:rPr>
                <w:ins w:id="3345" w:author="Nguyen Thi Thuy Duong" w:date="2019-12-24T00:17:00Z"/>
              </w:rPr>
            </w:pPr>
            <w:ins w:id="3346" w:author="Nguyen Thi Thuy Duong" w:date="2019-12-24T00:17:00Z">
              <w:r>
                <w:t>x</w:t>
              </w:r>
            </w:ins>
          </w:p>
        </w:tc>
        <w:tc>
          <w:tcPr>
            <w:tcW w:w="2193" w:type="dxa"/>
            <w:tcBorders>
              <w:top w:val="single" w:sz="4" w:space="0" w:color="auto"/>
              <w:left w:val="single" w:sz="4" w:space="0" w:color="auto"/>
              <w:bottom w:val="single" w:sz="4" w:space="0" w:color="auto"/>
              <w:right w:val="single" w:sz="4" w:space="0" w:color="auto"/>
            </w:tcBorders>
            <w:hideMark/>
          </w:tcPr>
          <w:p w14:paraId="0932B0FE" w14:textId="77777777" w:rsidR="009F1BAB" w:rsidRDefault="009F1BAB">
            <w:pPr>
              <w:pStyle w:val="ListParagraph"/>
              <w:ind w:left="0"/>
              <w:jc w:val="center"/>
              <w:rPr>
                <w:ins w:id="3347" w:author="Nguyen Thi Thuy Duong" w:date="2019-12-24T00:17:00Z"/>
              </w:rPr>
            </w:pPr>
            <w:ins w:id="3348" w:author="Nguyen Thi Thuy Duong" w:date="2019-12-24T00:17:00Z">
              <w:r>
                <w:t>x</w:t>
              </w:r>
            </w:ins>
          </w:p>
        </w:tc>
      </w:tr>
      <w:tr w:rsidR="009F1BAB" w14:paraId="16963843" w14:textId="77777777" w:rsidTr="009F1BAB">
        <w:trPr>
          <w:ins w:id="3349" w:author="Nguyen Thi Thuy Duong" w:date="2019-12-24T00:17:00Z"/>
        </w:trPr>
        <w:tc>
          <w:tcPr>
            <w:tcW w:w="2192" w:type="dxa"/>
            <w:tcBorders>
              <w:top w:val="single" w:sz="4" w:space="0" w:color="auto"/>
              <w:left w:val="single" w:sz="4" w:space="0" w:color="auto"/>
              <w:bottom w:val="single" w:sz="4" w:space="0" w:color="auto"/>
              <w:right w:val="single" w:sz="4" w:space="0" w:color="auto"/>
            </w:tcBorders>
            <w:hideMark/>
          </w:tcPr>
          <w:p w14:paraId="792C0B39" w14:textId="27234409" w:rsidR="009F1BAB" w:rsidRDefault="009F1BAB">
            <w:pPr>
              <w:pStyle w:val="ListParagraph"/>
              <w:ind w:left="0"/>
              <w:rPr>
                <w:ins w:id="3350" w:author="Nguyen Thi Thuy Duong" w:date="2019-12-24T00:17:00Z"/>
              </w:rPr>
            </w:pPr>
            <w:ins w:id="3351" w:author="Nguyen Thi Thuy Duong" w:date="2019-12-24T00:18:00Z">
              <w:r>
                <w:t>Trịnh Khánh Linh</w:t>
              </w:r>
            </w:ins>
          </w:p>
        </w:tc>
        <w:tc>
          <w:tcPr>
            <w:tcW w:w="2192" w:type="dxa"/>
            <w:tcBorders>
              <w:top w:val="single" w:sz="4" w:space="0" w:color="auto"/>
              <w:left w:val="single" w:sz="4" w:space="0" w:color="auto"/>
              <w:bottom w:val="single" w:sz="4" w:space="0" w:color="auto"/>
              <w:right w:val="single" w:sz="4" w:space="0" w:color="auto"/>
            </w:tcBorders>
            <w:hideMark/>
          </w:tcPr>
          <w:p w14:paraId="29B77B86" w14:textId="77777777" w:rsidR="009F1BAB" w:rsidRDefault="009F1BAB">
            <w:pPr>
              <w:pStyle w:val="ListParagraph"/>
              <w:ind w:left="0"/>
              <w:jc w:val="center"/>
              <w:rPr>
                <w:ins w:id="3352" w:author="Nguyen Thi Thuy Duong" w:date="2019-12-24T00:17:00Z"/>
              </w:rPr>
            </w:pPr>
            <w:ins w:id="3353" w:author="Nguyen Thi Thuy Duong" w:date="2019-12-24T00:17:00Z">
              <w:r>
                <w:t>x</w:t>
              </w:r>
            </w:ins>
          </w:p>
        </w:tc>
        <w:tc>
          <w:tcPr>
            <w:tcW w:w="2193" w:type="dxa"/>
            <w:tcBorders>
              <w:top w:val="single" w:sz="4" w:space="0" w:color="auto"/>
              <w:left w:val="single" w:sz="4" w:space="0" w:color="auto"/>
              <w:bottom w:val="single" w:sz="4" w:space="0" w:color="auto"/>
              <w:right w:val="single" w:sz="4" w:space="0" w:color="auto"/>
            </w:tcBorders>
          </w:tcPr>
          <w:p w14:paraId="7F0A9A38" w14:textId="77777777" w:rsidR="009F1BAB" w:rsidRDefault="009F1BAB">
            <w:pPr>
              <w:pStyle w:val="ListParagraph"/>
              <w:ind w:left="0"/>
              <w:jc w:val="center"/>
              <w:rPr>
                <w:ins w:id="3354" w:author="Nguyen Thi Thuy Duong" w:date="2019-12-24T00:17:00Z"/>
              </w:rPr>
            </w:pPr>
          </w:p>
        </w:tc>
        <w:tc>
          <w:tcPr>
            <w:tcW w:w="2193" w:type="dxa"/>
            <w:tcBorders>
              <w:top w:val="single" w:sz="4" w:space="0" w:color="auto"/>
              <w:left w:val="single" w:sz="4" w:space="0" w:color="auto"/>
              <w:bottom w:val="single" w:sz="4" w:space="0" w:color="auto"/>
              <w:right w:val="single" w:sz="4" w:space="0" w:color="auto"/>
            </w:tcBorders>
            <w:hideMark/>
          </w:tcPr>
          <w:p w14:paraId="54CB4EAD" w14:textId="77777777" w:rsidR="009F1BAB" w:rsidRDefault="009F1BAB">
            <w:pPr>
              <w:pStyle w:val="ListParagraph"/>
              <w:ind w:left="0"/>
              <w:jc w:val="center"/>
              <w:rPr>
                <w:ins w:id="3355" w:author="Nguyen Thi Thuy Duong" w:date="2019-12-24T00:17:00Z"/>
              </w:rPr>
            </w:pPr>
            <w:ins w:id="3356" w:author="Nguyen Thi Thuy Duong" w:date="2019-12-24T00:17:00Z">
              <w:r>
                <w:t>x</w:t>
              </w:r>
            </w:ins>
          </w:p>
        </w:tc>
      </w:tr>
    </w:tbl>
    <w:p w14:paraId="1F982CC7" w14:textId="0A758C77" w:rsidR="009F1BAB" w:rsidRDefault="001B27DA" w:rsidP="001B27DA">
      <w:pPr>
        <w:pStyle w:val="ListParagraph"/>
        <w:numPr>
          <w:ilvl w:val="0"/>
          <w:numId w:val="47"/>
        </w:numPr>
        <w:rPr>
          <w:ins w:id="3357" w:author="Khanh Linh Trinh" w:date="2019-12-19T22:40:00Z"/>
        </w:rPr>
        <w:pPrChange w:id="3358" w:author="Khanh Linh Trinh" w:date="2019-12-19T23:21:00Z">
          <w:pPr>
            <w:pStyle w:val="ListParagraph"/>
            <w:numPr>
              <w:numId w:val="47"/>
            </w:numPr>
            <w:ind w:left="720" w:hanging="360"/>
          </w:pPr>
        </w:pPrChange>
      </w:pPr>
      <w:r>
        <w:t xml:space="preserve">Số dòng lệnh bị thay đổi </w:t>
      </w:r>
      <w:bookmarkStart w:id="3359" w:name="_GoBack"/>
      <w:bookmarkEnd w:id="3359"/>
    </w:p>
    <w:p w14:paraId="572602F4" w14:textId="10909D4D" w:rsidR="00CF3FDD" w:rsidRPr="00323031" w:rsidDel="00861FC5" w:rsidRDefault="00CF3FDD">
      <w:pPr>
        <w:pStyle w:val="ListParagraph"/>
        <w:numPr>
          <w:ilvl w:val="0"/>
          <w:numId w:val="46"/>
        </w:numPr>
        <w:rPr>
          <w:del w:id="3360" w:author="Khanh Linh Trinh" w:date="2019-12-19T23:19:00Z"/>
        </w:rPr>
        <w:pPrChange w:id="3361" w:author="Khanh Linh Trinh" w:date="2019-12-19T22:39:00Z">
          <w:pPr>
            <w:pStyle w:val="Heading2"/>
          </w:pPr>
        </w:pPrChange>
      </w:pPr>
      <w:bookmarkStart w:id="3362" w:name="_Toc27690292"/>
      <w:bookmarkStart w:id="3363" w:name="_Toc28037532"/>
      <w:bookmarkStart w:id="3364" w:name="_Toc28037576"/>
      <w:bookmarkStart w:id="3365" w:name="_Toc28040829"/>
      <w:bookmarkEnd w:id="3362"/>
      <w:bookmarkEnd w:id="3363"/>
      <w:bookmarkEnd w:id="3364"/>
      <w:bookmarkEnd w:id="3365"/>
    </w:p>
    <w:p w14:paraId="60B5D139" w14:textId="143B945E" w:rsidR="0079274C" w:rsidRDefault="0079274C" w:rsidP="00AB1469">
      <w:pPr>
        <w:pStyle w:val="Heading2"/>
        <w:rPr>
          <w:ins w:id="3366" w:author="Khanh Linh Trinh" w:date="2019-12-19T22:41:00Z"/>
        </w:rPr>
      </w:pPr>
      <w:bookmarkStart w:id="3367" w:name="_Toc25660407"/>
      <w:bookmarkStart w:id="3368" w:name="_Toc28040830"/>
      <w:r>
        <w:t>Quản lý công việc</w:t>
      </w:r>
      <w:bookmarkEnd w:id="3367"/>
      <w:bookmarkEnd w:id="3368"/>
    </w:p>
    <w:p w14:paraId="3856A995" w14:textId="77777777" w:rsidR="00CF3FDD" w:rsidRDefault="00CF3FDD" w:rsidP="00CF3FDD">
      <w:pPr>
        <w:pStyle w:val="ListParagraph"/>
        <w:numPr>
          <w:ilvl w:val="0"/>
          <w:numId w:val="6"/>
        </w:numPr>
        <w:rPr>
          <w:ins w:id="3369" w:author="Khanh Linh Trinh" w:date="2019-12-19T22:41:00Z"/>
        </w:rPr>
      </w:pPr>
      <w:ins w:id="3370" w:author="Khanh Linh Trinh" w:date="2019-12-19T22:41:00Z">
        <w:r w:rsidRPr="00F916B8">
          <w:t xml:space="preserve">Số task </w:t>
        </w:r>
        <w:r>
          <w:rPr>
            <w:lang w:val="vi-VN"/>
          </w:rPr>
          <w:t>công việc</w:t>
        </w:r>
      </w:ins>
    </w:p>
    <w:p w14:paraId="6FB4918B" w14:textId="2E19C71A" w:rsidR="00CF3FDD" w:rsidRPr="00BB6D82" w:rsidRDefault="00CF3FDD" w:rsidP="00CF3FDD">
      <w:pPr>
        <w:pStyle w:val="ListParagraph"/>
        <w:numPr>
          <w:ilvl w:val="0"/>
          <w:numId w:val="46"/>
        </w:numPr>
        <w:rPr>
          <w:ins w:id="3371" w:author="Khanh Linh Trinh" w:date="2019-12-19T22:41:00Z"/>
        </w:rPr>
      </w:pPr>
      <w:ins w:id="3372" w:author="Khanh Linh Trinh" w:date="2019-12-19T22:41:00Z">
        <w:r>
          <w:t xml:space="preserve">Số task đã hoàn thành: </w:t>
        </w:r>
        <w:r>
          <w:rPr>
            <w:lang w:val="vi-VN"/>
          </w:rPr>
          <w:t>1</w:t>
        </w:r>
      </w:ins>
      <w:ins w:id="3373" w:author="Khanh Linh Trinh" w:date="2019-12-19T22:42:00Z">
        <w:r>
          <w:t>2</w:t>
        </w:r>
      </w:ins>
    </w:p>
    <w:p w14:paraId="7D406838" w14:textId="1B11F229" w:rsidR="00CF3FDD" w:rsidRDefault="00CF3FDD" w:rsidP="00CF3FDD">
      <w:pPr>
        <w:pStyle w:val="ListParagraph"/>
        <w:numPr>
          <w:ilvl w:val="0"/>
          <w:numId w:val="46"/>
        </w:numPr>
        <w:rPr>
          <w:ins w:id="3374" w:author="Khanh Linh Trinh" w:date="2019-12-19T22:41:00Z"/>
        </w:rPr>
      </w:pPr>
      <w:ins w:id="3375" w:author="Khanh Linh Trinh" w:date="2019-12-19T22:41:00Z">
        <w:r>
          <w:t xml:space="preserve">Số task </w:t>
        </w:r>
        <w:r>
          <w:rPr>
            <w:lang w:val="vi-VN"/>
          </w:rPr>
          <w:t>trong tiến trình</w:t>
        </w:r>
        <w:r>
          <w:t xml:space="preserve">: </w:t>
        </w:r>
      </w:ins>
      <w:ins w:id="3376" w:author="Khanh Linh Trinh" w:date="2019-12-19T22:42:00Z">
        <w:r>
          <w:t>12</w:t>
        </w:r>
      </w:ins>
    </w:p>
    <w:p w14:paraId="2AEB2DBF" w14:textId="5092D0D5" w:rsidR="00CF3FDD" w:rsidRDefault="00CF3FDD" w:rsidP="00CF3FDD">
      <w:pPr>
        <w:pStyle w:val="ListParagraph"/>
        <w:numPr>
          <w:ilvl w:val="0"/>
          <w:numId w:val="46"/>
        </w:numPr>
        <w:rPr>
          <w:ins w:id="3377" w:author="Khanh Linh Trinh" w:date="2019-12-19T22:41:00Z"/>
        </w:rPr>
      </w:pPr>
      <w:ins w:id="3378" w:author="Khanh Linh Trinh" w:date="2019-12-19T22:41:00Z">
        <w:r>
          <w:t xml:space="preserve">Số task chưa </w:t>
        </w:r>
        <w:r>
          <w:rPr>
            <w:lang w:val="vi-VN"/>
          </w:rPr>
          <w:t>bắt đầu</w:t>
        </w:r>
        <w:r>
          <w:t xml:space="preserve">: </w:t>
        </w:r>
        <w:r>
          <w:rPr>
            <w:lang w:val="vi-VN"/>
          </w:rPr>
          <w:t>1</w:t>
        </w:r>
      </w:ins>
      <w:ins w:id="3379" w:author="Khanh Linh Trinh" w:date="2019-12-19T22:42:00Z">
        <w:r>
          <w:t>2</w:t>
        </w:r>
      </w:ins>
    </w:p>
    <w:p w14:paraId="4CB78ADA" w14:textId="48B38B61" w:rsidR="00CF3FDD" w:rsidDel="00823FD0" w:rsidRDefault="00CF3FDD" w:rsidP="00CF3FDD">
      <w:pPr>
        <w:pStyle w:val="ListParagraph"/>
        <w:rPr>
          <w:del w:id="3380" w:author="Khanh Linh Trinh" w:date="2019-12-19T22:42:00Z"/>
          <w:lang w:val="vi-VN"/>
        </w:rPr>
      </w:pPr>
      <w:ins w:id="3381" w:author="Khanh Linh Trinh" w:date="2019-12-19T22:41:00Z">
        <w:r>
          <w:t xml:space="preserve">Số task hoàn thành muộn: </w:t>
        </w:r>
        <w:r>
          <w:rPr>
            <w:lang w:val="vi-VN"/>
          </w:rPr>
          <w:t>0</w:t>
        </w:r>
      </w:ins>
    </w:p>
    <w:p w14:paraId="0F3E3B5B" w14:textId="6177BF77" w:rsidR="00823FD0" w:rsidRDefault="00823FD0" w:rsidP="00823FD0">
      <w:pPr>
        <w:pStyle w:val="ListParagraph"/>
        <w:ind w:left="720"/>
        <w:rPr>
          <w:ins w:id="3382" w:author="Khanh Linh Trinh" w:date="2019-12-19T23:28:00Z"/>
          <w:lang w:val="vi-VN"/>
        </w:rPr>
      </w:pPr>
    </w:p>
    <w:p w14:paraId="63821608" w14:textId="77777777" w:rsidR="00823FD0" w:rsidRPr="00633E31" w:rsidRDefault="00823FD0" w:rsidP="00823FD0">
      <w:pPr>
        <w:pStyle w:val="ListParagraph"/>
        <w:numPr>
          <w:ilvl w:val="0"/>
          <w:numId w:val="6"/>
        </w:numPr>
        <w:rPr>
          <w:ins w:id="3383" w:author="Khanh Linh Trinh" w:date="2019-12-19T23:28:00Z"/>
          <w:lang w:val="vi-VN"/>
        </w:rPr>
      </w:pPr>
      <w:ins w:id="3384" w:author="Khanh Linh Trinh" w:date="2019-12-19T23:28:00Z">
        <w:r w:rsidRPr="00633E31">
          <w:rPr>
            <w:lang w:val="vi-VN"/>
          </w:rPr>
          <w:t>Các biểu đồ Công việc ( Tính đến ngày 19/12/2019)</w:t>
        </w:r>
      </w:ins>
    </w:p>
    <w:p w14:paraId="48C695A7" w14:textId="16896EDE" w:rsidR="00823FD0" w:rsidRDefault="00823FD0">
      <w:pPr>
        <w:rPr>
          <w:ins w:id="3385" w:author="Khanh Linh Trinh" w:date="2019-12-19T23:28:00Z"/>
        </w:rPr>
        <w:pPrChange w:id="3386" w:author="Nguyen Thi Thuy Duong" w:date="2019-12-23T23:39:00Z">
          <w:pPr>
            <w:pStyle w:val="ListParagraph"/>
            <w:ind w:left="720"/>
          </w:pPr>
        </w:pPrChange>
      </w:pPr>
      <w:ins w:id="3387" w:author="Khanh Linh Trinh" w:date="2019-12-19T23:28:00Z">
        <w:del w:id="3388" w:author="Nguyen Thi Thuy Duong" w:date="2019-12-23T23:38:00Z">
          <w:r w:rsidDel="00837991">
            <w:rPr>
              <w:noProof/>
              <w:lang w:eastAsia="ja-JP" w:bidi="ar-SA"/>
            </w:rPr>
            <w:lastRenderedPageBreak/>
            <w:drawing>
              <wp:inline distT="0" distB="0" distL="0" distR="0" wp14:anchorId="0278DD02" wp14:editId="305A32CA">
                <wp:extent cx="2590800" cy="4286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0800" cy="4286250"/>
                        </a:xfrm>
                        <a:prstGeom prst="rect">
                          <a:avLst/>
                        </a:prstGeom>
                      </pic:spPr>
                    </pic:pic>
                  </a:graphicData>
                </a:graphic>
              </wp:inline>
            </w:drawing>
          </w:r>
        </w:del>
      </w:ins>
      <w:ins w:id="3389" w:author="Nguyen Thi Thuy Duong" w:date="2019-12-23T23:39:00Z">
        <w:r w:rsidR="007B6C8E">
          <w:rPr>
            <w:noProof/>
            <w:lang w:eastAsia="ja-JP" w:bidi="ar-SA"/>
          </w:rPr>
          <w:drawing>
            <wp:inline distT="0" distB="0" distL="0" distR="0" wp14:anchorId="316EF6D1" wp14:editId="72952DA0">
              <wp:extent cx="5575300" cy="3217545"/>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300" cy="3217545"/>
                      </a:xfrm>
                      <a:prstGeom prst="rect">
                        <a:avLst/>
                      </a:prstGeom>
                    </pic:spPr>
                  </pic:pic>
                </a:graphicData>
              </a:graphic>
            </wp:inline>
          </w:drawing>
        </w:r>
      </w:ins>
    </w:p>
    <w:p w14:paraId="3F79D214" w14:textId="145B7747" w:rsidR="00823FD0" w:rsidRDefault="007B6C8E">
      <w:pPr>
        <w:rPr>
          <w:ins w:id="3390" w:author="Khanh Linh Trinh" w:date="2019-12-19T23:29:00Z"/>
        </w:rPr>
        <w:pPrChange w:id="3391" w:author="Nguyen Thi Thuy Duong" w:date="2019-12-23T23:39:00Z">
          <w:pPr>
            <w:pStyle w:val="ListParagraph"/>
            <w:ind w:left="720"/>
          </w:pPr>
        </w:pPrChange>
      </w:pPr>
      <w:ins w:id="3392" w:author="Nguyen Thi Thuy Duong" w:date="2019-12-23T23:39:00Z">
        <w:r>
          <w:rPr>
            <w:noProof/>
            <w:lang w:eastAsia="ja-JP" w:bidi="ar-SA"/>
          </w:rPr>
          <w:drawing>
            <wp:inline distT="0" distB="0" distL="0" distR="0" wp14:anchorId="13FB94E5" wp14:editId="73ADEDF1">
              <wp:extent cx="5575300" cy="237617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300" cy="2376170"/>
                      </a:xfrm>
                      <a:prstGeom prst="rect">
                        <a:avLst/>
                      </a:prstGeom>
                    </pic:spPr>
                  </pic:pic>
                </a:graphicData>
              </a:graphic>
            </wp:inline>
          </w:drawing>
        </w:r>
      </w:ins>
      <w:ins w:id="3393" w:author="Khanh Linh Trinh" w:date="2019-12-19T23:29:00Z">
        <w:del w:id="3394" w:author="Nguyen Thi Thuy Duong" w:date="2019-12-23T23:39:00Z">
          <w:r w:rsidR="00823FD0" w:rsidDel="007B6C8E">
            <w:rPr>
              <w:noProof/>
              <w:lang w:eastAsia="ja-JP" w:bidi="ar-SA"/>
            </w:rPr>
            <w:drawing>
              <wp:inline distT="0" distB="0" distL="0" distR="0" wp14:anchorId="1338BA59" wp14:editId="32595570">
                <wp:extent cx="3600450" cy="4333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50" cy="4333875"/>
                        </a:xfrm>
                        <a:prstGeom prst="rect">
                          <a:avLst/>
                        </a:prstGeom>
                      </pic:spPr>
                    </pic:pic>
                  </a:graphicData>
                </a:graphic>
              </wp:inline>
            </w:drawing>
          </w:r>
        </w:del>
      </w:ins>
    </w:p>
    <w:p w14:paraId="4EC0AEB6" w14:textId="10D93D4D" w:rsidR="00823FD0" w:rsidRDefault="00823FD0">
      <w:pPr>
        <w:rPr>
          <w:ins w:id="3395" w:author="Khanh Linh Trinh" w:date="2019-12-19T23:30:00Z"/>
        </w:rPr>
        <w:pPrChange w:id="3396" w:author="Nguyen Thi Thuy Duong" w:date="2019-12-23T23:39:00Z">
          <w:pPr>
            <w:pStyle w:val="ListParagraph"/>
            <w:ind w:left="720"/>
          </w:pPr>
        </w:pPrChange>
      </w:pPr>
      <w:ins w:id="3397" w:author="Khanh Linh Trinh" w:date="2019-12-19T23:29:00Z">
        <w:del w:id="3398" w:author="Nguyen Thi Thuy Duong" w:date="2019-12-23T23:39:00Z">
          <w:r w:rsidDel="007B6C8E">
            <w:rPr>
              <w:noProof/>
              <w:lang w:eastAsia="ja-JP" w:bidi="ar-SA"/>
            </w:rPr>
            <w:drawing>
              <wp:inline distT="0" distB="0" distL="0" distR="0" wp14:anchorId="56AC5B72" wp14:editId="79116E76">
                <wp:extent cx="5575300" cy="2894330"/>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894330"/>
                        </a:xfrm>
                        <a:prstGeom prst="rect">
                          <a:avLst/>
                        </a:prstGeom>
                      </pic:spPr>
                    </pic:pic>
                  </a:graphicData>
                </a:graphic>
              </wp:inline>
            </w:drawing>
          </w:r>
        </w:del>
      </w:ins>
    </w:p>
    <w:p w14:paraId="16DBDAC2" w14:textId="77777777" w:rsidR="00823FD0" w:rsidRDefault="00823FD0" w:rsidP="00823FD0">
      <w:pPr>
        <w:pStyle w:val="ListParagraph"/>
        <w:numPr>
          <w:ilvl w:val="0"/>
          <w:numId w:val="6"/>
        </w:numPr>
        <w:rPr>
          <w:ins w:id="3399" w:author="Khanh Linh Trinh" w:date="2019-12-19T23:30:00Z"/>
        </w:rPr>
      </w:pPr>
      <w:ins w:id="3400" w:author="Khanh Linh Trinh" w:date="2019-12-19T23:30:00Z">
        <w:r>
          <w:t>Lịch biểu</w:t>
        </w:r>
      </w:ins>
    </w:p>
    <w:p w14:paraId="49F914EB" w14:textId="717B7713" w:rsidR="00823FD0" w:rsidRPr="00323031" w:rsidRDefault="00823FD0">
      <w:pPr>
        <w:ind w:left="360"/>
        <w:rPr>
          <w:ins w:id="3401" w:author="Khanh Linh Trinh" w:date="2019-12-19T23:27:00Z"/>
        </w:rPr>
        <w:pPrChange w:id="3402" w:author="Khanh Linh Trinh" w:date="2019-12-19T23:30:00Z">
          <w:pPr>
            <w:pStyle w:val="Heading2"/>
          </w:pPr>
        </w:pPrChange>
      </w:pPr>
      <w:ins w:id="3403" w:author="Khanh Linh Trinh" w:date="2019-12-19T23:30:00Z">
        <w:del w:id="3404" w:author="Nguyen Thi Thuy Duong" w:date="2019-12-23T23:41:00Z">
          <w:r w:rsidDel="007B6C8E">
            <w:rPr>
              <w:noProof/>
              <w:lang w:eastAsia="ja-JP" w:bidi="ar-SA"/>
            </w:rPr>
            <w:lastRenderedPageBreak/>
            <w:drawing>
              <wp:inline distT="0" distB="0" distL="0" distR="0" wp14:anchorId="6AEC431C" wp14:editId="4C576B92">
                <wp:extent cx="5575300" cy="32486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300" cy="3248660"/>
                        </a:xfrm>
                        <a:prstGeom prst="rect">
                          <a:avLst/>
                        </a:prstGeom>
                      </pic:spPr>
                    </pic:pic>
                  </a:graphicData>
                </a:graphic>
              </wp:inline>
            </w:drawing>
          </w:r>
        </w:del>
      </w:ins>
      <w:ins w:id="3405" w:author="Nguyen Thi Thuy Duong" w:date="2019-12-23T23:46:00Z">
        <w:r w:rsidR="007B6C8E">
          <w:rPr>
            <w:noProof/>
            <w:lang w:eastAsia="ja-JP" w:bidi="ar-SA"/>
          </w:rPr>
          <w:drawing>
            <wp:inline distT="0" distB="0" distL="0" distR="0" wp14:anchorId="2893F8D5" wp14:editId="04C9ABA2">
              <wp:extent cx="5575300" cy="335724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5300" cy="3357245"/>
                      </a:xfrm>
                      <a:prstGeom prst="rect">
                        <a:avLst/>
                      </a:prstGeom>
                    </pic:spPr>
                  </pic:pic>
                </a:graphicData>
              </a:graphic>
            </wp:inline>
          </w:drawing>
        </w:r>
      </w:ins>
      <w:ins w:id="3406" w:author="Khanh Linh Trinh" w:date="2019-12-19T23:28:00Z">
        <w:r>
          <w:t xml:space="preserve"> </w:t>
        </w:r>
      </w:ins>
    </w:p>
    <w:p w14:paraId="59CA2D66" w14:textId="646E4E82" w:rsidR="00C34E9E" w:rsidDel="00CF3FDD" w:rsidRDefault="00C34E9E">
      <w:pPr>
        <w:pStyle w:val="ListParagraph"/>
        <w:rPr>
          <w:del w:id="3407" w:author="Khanh Linh Trinh" w:date="2019-12-19T22:42:00Z"/>
        </w:rPr>
        <w:pPrChange w:id="3408" w:author="Khanh Linh Trinh" w:date="2019-12-19T22:42:00Z">
          <w:pPr>
            <w:pStyle w:val="ListParagraph"/>
            <w:ind w:left="720"/>
          </w:pPr>
        </w:pPrChange>
      </w:pPr>
    </w:p>
    <w:p w14:paraId="76C6CC08" w14:textId="53E673E4" w:rsidR="00C34E9E" w:rsidDel="00CF3FDD" w:rsidRDefault="00C34E9E">
      <w:pPr>
        <w:pStyle w:val="ListParagraph"/>
        <w:rPr>
          <w:del w:id="3409" w:author="Khanh Linh Trinh" w:date="2019-12-19T22:42:00Z"/>
        </w:rPr>
        <w:pPrChange w:id="3410" w:author="Khanh Linh Trinh" w:date="2019-12-19T22:42:00Z">
          <w:pPr>
            <w:pStyle w:val="ListParagraph"/>
            <w:ind w:left="720"/>
          </w:pPr>
        </w:pPrChange>
      </w:pPr>
    </w:p>
    <w:p w14:paraId="4AF8CCB7" w14:textId="3C4430C7" w:rsidR="00C34E9E" w:rsidDel="00CF3FDD" w:rsidRDefault="00C34E9E">
      <w:pPr>
        <w:pStyle w:val="ListParagraph"/>
        <w:rPr>
          <w:del w:id="3411" w:author="Khanh Linh Trinh" w:date="2019-12-19T22:42:00Z"/>
        </w:rPr>
        <w:pPrChange w:id="3412" w:author="Khanh Linh Trinh" w:date="2019-12-19T22:42:00Z">
          <w:pPr>
            <w:pStyle w:val="ListParagraph"/>
            <w:ind w:left="720"/>
          </w:pPr>
        </w:pPrChange>
      </w:pPr>
    </w:p>
    <w:p w14:paraId="1F102979" w14:textId="1A8E1C5C" w:rsidR="00C34E9E" w:rsidDel="00CF3FDD" w:rsidRDefault="00C34E9E">
      <w:pPr>
        <w:pStyle w:val="ListParagraph"/>
        <w:rPr>
          <w:del w:id="3413" w:author="Khanh Linh Trinh" w:date="2019-12-19T22:42:00Z"/>
        </w:rPr>
        <w:pPrChange w:id="3414" w:author="Khanh Linh Trinh" w:date="2019-12-19T22:42:00Z">
          <w:pPr>
            <w:pStyle w:val="ListParagraph"/>
            <w:ind w:left="720"/>
          </w:pPr>
        </w:pPrChange>
      </w:pPr>
    </w:p>
    <w:p w14:paraId="58E2B449" w14:textId="196FD6EA" w:rsidR="00C34E9E" w:rsidDel="00CF3FDD" w:rsidRDefault="00C34E9E">
      <w:pPr>
        <w:pStyle w:val="ListParagraph"/>
        <w:rPr>
          <w:del w:id="3415" w:author="Khanh Linh Trinh" w:date="2019-12-19T22:42:00Z"/>
        </w:rPr>
        <w:pPrChange w:id="3416" w:author="Khanh Linh Trinh" w:date="2019-12-19T22:42:00Z">
          <w:pPr>
            <w:pStyle w:val="ListParagraph"/>
            <w:ind w:left="720"/>
          </w:pPr>
        </w:pPrChange>
      </w:pPr>
    </w:p>
    <w:p w14:paraId="72949C8E" w14:textId="70FB6E53" w:rsidR="00C34E9E" w:rsidDel="00CF3FDD" w:rsidRDefault="00C34E9E">
      <w:pPr>
        <w:pStyle w:val="ListParagraph"/>
        <w:rPr>
          <w:del w:id="3417" w:author="Khanh Linh Trinh" w:date="2019-12-19T22:42:00Z"/>
        </w:rPr>
        <w:pPrChange w:id="3418" w:author="Khanh Linh Trinh" w:date="2019-12-19T22:42:00Z">
          <w:pPr>
            <w:pStyle w:val="ListParagraph"/>
            <w:ind w:left="720"/>
          </w:pPr>
        </w:pPrChange>
      </w:pPr>
    </w:p>
    <w:p w14:paraId="78C4521F" w14:textId="36C80665" w:rsidR="00C34E9E" w:rsidDel="00CF3FDD" w:rsidRDefault="00C34E9E">
      <w:pPr>
        <w:pStyle w:val="ListParagraph"/>
        <w:rPr>
          <w:del w:id="3419" w:author="Khanh Linh Trinh" w:date="2019-12-19T22:42:00Z"/>
        </w:rPr>
        <w:pPrChange w:id="3420" w:author="Khanh Linh Trinh" w:date="2019-12-19T22:42:00Z">
          <w:pPr>
            <w:pStyle w:val="ListParagraph"/>
            <w:ind w:left="720"/>
          </w:pPr>
        </w:pPrChange>
      </w:pPr>
    </w:p>
    <w:p w14:paraId="32AA1075" w14:textId="371549B2" w:rsidR="00C34E9E" w:rsidDel="00CF3FDD" w:rsidRDefault="00C34E9E">
      <w:pPr>
        <w:pStyle w:val="ListParagraph"/>
        <w:rPr>
          <w:del w:id="3421" w:author="Khanh Linh Trinh" w:date="2019-12-19T22:42:00Z"/>
        </w:rPr>
        <w:pPrChange w:id="3422" w:author="Khanh Linh Trinh" w:date="2019-12-19T22:42:00Z">
          <w:pPr>
            <w:pStyle w:val="ListParagraph"/>
            <w:ind w:left="720"/>
          </w:pPr>
        </w:pPrChange>
      </w:pPr>
    </w:p>
    <w:p w14:paraId="46B8FB52" w14:textId="07B69153" w:rsidR="00C34E9E" w:rsidDel="00CF3FDD" w:rsidRDefault="00C34E9E">
      <w:pPr>
        <w:pStyle w:val="ListParagraph"/>
        <w:rPr>
          <w:del w:id="3423" w:author="Khanh Linh Trinh" w:date="2019-12-19T22:42:00Z"/>
        </w:rPr>
        <w:pPrChange w:id="3424" w:author="Khanh Linh Trinh" w:date="2019-12-19T22:42:00Z">
          <w:pPr>
            <w:pStyle w:val="ListParagraph"/>
            <w:ind w:left="720"/>
          </w:pPr>
        </w:pPrChange>
      </w:pPr>
    </w:p>
    <w:p w14:paraId="01F1E251" w14:textId="55F11D99" w:rsidR="00C34E9E" w:rsidDel="00CF3FDD" w:rsidRDefault="00C34E9E">
      <w:pPr>
        <w:pStyle w:val="ListParagraph"/>
        <w:rPr>
          <w:del w:id="3425" w:author="Khanh Linh Trinh" w:date="2019-12-19T22:42:00Z"/>
        </w:rPr>
        <w:pPrChange w:id="3426" w:author="Khanh Linh Trinh" w:date="2019-12-19T22:42:00Z">
          <w:pPr>
            <w:pStyle w:val="ListParagraph"/>
            <w:ind w:left="720"/>
          </w:pPr>
        </w:pPrChange>
      </w:pPr>
    </w:p>
    <w:p w14:paraId="1E096C86" w14:textId="60FDA9BF" w:rsidR="00C34E9E" w:rsidDel="00CF3FDD" w:rsidRDefault="00C34E9E">
      <w:pPr>
        <w:pStyle w:val="ListParagraph"/>
        <w:rPr>
          <w:del w:id="3427" w:author="Khanh Linh Trinh" w:date="2019-12-19T22:42:00Z"/>
        </w:rPr>
        <w:pPrChange w:id="3428" w:author="Khanh Linh Trinh" w:date="2019-12-19T22:42:00Z">
          <w:pPr>
            <w:pStyle w:val="ListParagraph"/>
            <w:ind w:left="720"/>
          </w:pPr>
        </w:pPrChange>
      </w:pPr>
    </w:p>
    <w:p w14:paraId="7E65E651" w14:textId="29CD7860" w:rsidR="00C34E9E" w:rsidDel="00CF3FDD" w:rsidRDefault="00C34E9E">
      <w:pPr>
        <w:pStyle w:val="ListParagraph"/>
        <w:rPr>
          <w:del w:id="3429" w:author="Khanh Linh Trinh" w:date="2019-12-19T22:42:00Z"/>
        </w:rPr>
        <w:pPrChange w:id="3430" w:author="Khanh Linh Trinh" w:date="2019-12-19T22:42:00Z">
          <w:pPr>
            <w:pStyle w:val="ListParagraph"/>
            <w:ind w:left="720"/>
          </w:pPr>
        </w:pPrChange>
      </w:pPr>
    </w:p>
    <w:p w14:paraId="4A8FC1AF" w14:textId="4A48C7AC" w:rsidR="00C34E9E" w:rsidDel="00CF3FDD" w:rsidRDefault="00C34E9E">
      <w:pPr>
        <w:pStyle w:val="ListParagraph"/>
        <w:rPr>
          <w:del w:id="3431" w:author="Khanh Linh Trinh" w:date="2019-12-19T22:42:00Z"/>
        </w:rPr>
        <w:pPrChange w:id="3432" w:author="Khanh Linh Trinh" w:date="2019-12-19T22:42:00Z">
          <w:pPr>
            <w:pStyle w:val="ListParagraph"/>
            <w:ind w:left="720"/>
          </w:pPr>
        </w:pPrChange>
      </w:pPr>
    </w:p>
    <w:p w14:paraId="6520E986" w14:textId="11EC275C" w:rsidR="00C34E9E" w:rsidDel="00CF3FDD" w:rsidRDefault="00C34E9E">
      <w:pPr>
        <w:pStyle w:val="ListParagraph"/>
        <w:rPr>
          <w:del w:id="3433" w:author="Khanh Linh Trinh" w:date="2019-12-19T22:42:00Z"/>
        </w:rPr>
        <w:pPrChange w:id="3434" w:author="Khanh Linh Trinh" w:date="2019-12-19T22:42:00Z">
          <w:pPr>
            <w:pStyle w:val="ListParagraph"/>
            <w:ind w:left="720"/>
          </w:pPr>
        </w:pPrChange>
      </w:pPr>
    </w:p>
    <w:p w14:paraId="2BAEA19B" w14:textId="77777777" w:rsidR="00C34E9E" w:rsidRPr="00F916B8" w:rsidRDefault="00C34E9E">
      <w:pPr>
        <w:pStyle w:val="ListParagraph"/>
        <w:pPrChange w:id="3435" w:author="Khanh Linh Trinh" w:date="2019-12-19T22:42:00Z">
          <w:pPr>
            <w:pStyle w:val="ListParagraph"/>
            <w:ind w:left="720"/>
          </w:pPr>
        </w:pPrChange>
      </w:pPr>
    </w:p>
    <w:p w14:paraId="0AD8DDE8" w14:textId="77777777" w:rsidR="0079274C" w:rsidRDefault="0079274C" w:rsidP="0079274C">
      <w:pPr>
        <w:pStyle w:val="Heading1"/>
        <w:rPr>
          <w:lang w:eastAsia="en-US" w:bidi="ar-SA"/>
        </w:rPr>
      </w:pPr>
      <w:bookmarkStart w:id="3436" w:name="_Toc25660408"/>
      <w:bookmarkStart w:id="3437" w:name="_Toc28040831"/>
      <w:r>
        <w:rPr>
          <w:lang w:eastAsia="en-US" w:bidi="ar-SA"/>
        </w:rPr>
        <w:t>Danh mục tài liệu liên quan</w:t>
      </w:r>
      <w:bookmarkEnd w:id="3436"/>
      <w:bookmarkEnd w:id="3437"/>
    </w:p>
    <w:p w14:paraId="53B73737" w14:textId="77777777" w:rsidR="00F82D58" w:rsidRPr="003F1120" w:rsidRDefault="00F82D58" w:rsidP="00626146">
      <w:pPr>
        <w:ind w:firstLine="720"/>
      </w:pPr>
    </w:p>
    <w:p w14:paraId="40FF2BE1" w14:textId="77777777" w:rsidR="007B6C8E" w:rsidRPr="007B6C8E" w:rsidRDefault="007B6C8E">
      <w:pPr>
        <w:rPr>
          <w:ins w:id="3438" w:author="Nguyen Thi Thuy Duong" w:date="2019-12-23T23:47:00Z"/>
          <w:rStyle w:val="fontstyle01"/>
          <w:sz w:val="24"/>
          <w:szCs w:val="24"/>
        </w:rPr>
        <w:pPrChange w:id="3439" w:author="Nguyen Thi Thuy Duong" w:date="2019-12-23T23:47:00Z">
          <w:pPr>
            <w:ind w:firstLine="720"/>
          </w:pPr>
        </w:pPrChange>
      </w:pPr>
      <w:ins w:id="3440" w:author="Nguyen Thi Thuy Duong" w:date="2019-12-23T23:47:00Z">
        <w:r w:rsidRPr="007B6C8E">
          <w:rPr>
            <w:rStyle w:val="fontstyle01"/>
            <w:sz w:val="24"/>
            <w:szCs w:val="24"/>
          </w:rPr>
          <w:t>MySQL High Availability – Mats Kindahl</w:t>
        </w:r>
      </w:ins>
    </w:p>
    <w:p w14:paraId="184338E6" w14:textId="77777777" w:rsidR="007B6C8E" w:rsidRPr="007B6C8E" w:rsidRDefault="007B6C8E">
      <w:pPr>
        <w:rPr>
          <w:ins w:id="3441" w:author="Nguyen Thi Thuy Duong" w:date="2019-12-23T23:47:00Z"/>
          <w:rStyle w:val="fontstyle01"/>
          <w:sz w:val="24"/>
          <w:szCs w:val="24"/>
        </w:rPr>
        <w:pPrChange w:id="3442" w:author="Nguyen Thi Thuy Duong" w:date="2019-12-23T23:47:00Z">
          <w:pPr>
            <w:ind w:firstLine="720"/>
          </w:pPr>
        </w:pPrChange>
      </w:pPr>
      <w:ins w:id="3443" w:author="Nguyen Thi Thuy Duong" w:date="2019-12-23T23:47:00Z">
        <w:r w:rsidRPr="007B6C8E">
          <w:rPr>
            <w:rStyle w:val="fontstyle01"/>
            <w:sz w:val="24"/>
            <w:szCs w:val="24"/>
          </w:rPr>
          <w:t>Fullstack Vue: The Complete Guide to Vue.js by CreateSpace Independent Publishing Platform - Hassan Djirdeh</w:t>
        </w:r>
      </w:ins>
    </w:p>
    <w:p w14:paraId="65EA8115" w14:textId="77777777" w:rsidR="007B6C8E" w:rsidRPr="007B6C8E" w:rsidRDefault="007B6C8E">
      <w:pPr>
        <w:rPr>
          <w:ins w:id="3444" w:author="Nguyen Thi Thuy Duong" w:date="2019-12-23T23:47:00Z"/>
          <w:rStyle w:val="fontstyle01"/>
          <w:sz w:val="24"/>
          <w:szCs w:val="24"/>
        </w:rPr>
        <w:pPrChange w:id="3445" w:author="Nguyen Thi Thuy Duong" w:date="2019-12-23T23:47:00Z">
          <w:pPr>
            <w:ind w:firstLine="720"/>
          </w:pPr>
        </w:pPrChange>
      </w:pPr>
      <w:ins w:id="3446" w:author="Nguyen Thi Thuy Duong" w:date="2019-12-23T23:47:00Z">
        <w:r w:rsidRPr="007B6C8E">
          <w:rPr>
            <w:rStyle w:val="fontstyle01"/>
            <w:sz w:val="24"/>
            <w:szCs w:val="24"/>
          </w:rPr>
          <w:t>Vue.js: Up and Running : Building Accessible and Performant Web Apps by O'Reilly Media – Callum Macrae</w:t>
        </w:r>
      </w:ins>
    </w:p>
    <w:p w14:paraId="7066DEF0" w14:textId="77777777" w:rsidR="007B6C8E" w:rsidRPr="007B6C8E" w:rsidRDefault="007B6C8E">
      <w:pPr>
        <w:rPr>
          <w:ins w:id="3447" w:author="Nguyen Thi Thuy Duong" w:date="2019-12-23T23:47:00Z"/>
          <w:rStyle w:val="fontstyle01"/>
          <w:sz w:val="24"/>
          <w:szCs w:val="24"/>
        </w:rPr>
        <w:pPrChange w:id="3448" w:author="Nguyen Thi Thuy Duong" w:date="2019-12-23T23:47:00Z">
          <w:pPr>
            <w:ind w:firstLine="720"/>
          </w:pPr>
        </w:pPrChange>
      </w:pPr>
      <w:ins w:id="3449" w:author="Nguyen Thi Thuy Duong" w:date="2019-12-23T23:47:00Z">
        <w:r w:rsidRPr="007B6C8E">
          <w:rPr>
            <w:rStyle w:val="fontstyle01"/>
            <w:sz w:val="24"/>
            <w:szCs w:val="24"/>
          </w:rPr>
          <w:t>Vue.js in Action by Manning Publications - Erik Hanchett</w:t>
        </w:r>
      </w:ins>
    </w:p>
    <w:p w14:paraId="36CE21CE" w14:textId="129032F2" w:rsidR="0079274C" w:rsidRPr="00F51530" w:rsidDel="007B6C8E" w:rsidRDefault="0079274C">
      <w:pPr>
        <w:jc w:val="left"/>
        <w:rPr>
          <w:del w:id="3450" w:author="Nguyen Thi Thuy Duong" w:date="2019-12-23T23:47:00Z"/>
          <w:szCs w:val="24"/>
        </w:rPr>
        <w:pPrChange w:id="3451" w:author="Nguyen Thi Thuy Duong" w:date="2019-12-23T23:46:00Z">
          <w:pPr/>
        </w:pPrChange>
      </w:pPr>
    </w:p>
    <w:p w14:paraId="1CF3BA19" w14:textId="77777777" w:rsidR="00AD68F8" w:rsidRPr="00081918" w:rsidRDefault="00AD68F8">
      <w:pPr>
        <w:jc w:val="left"/>
        <w:rPr>
          <w:szCs w:val="24"/>
        </w:rPr>
        <w:pPrChange w:id="3452" w:author="Nguyen Thi Thuy Duong" w:date="2019-12-23T23:46:00Z">
          <w:pPr/>
        </w:pPrChange>
      </w:pPr>
    </w:p>
    <w:sectPr w:rsidR="00AD68F8" w:rsidRPr="00081918" w:rsidSect="00791A10">
      <w:headerReference w:type="default" r:id="rId37"/>
      <w:footerReference w:type="even" r:id="rId38"/>
      <w:footerReference w:type="default" r:id="rId3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F6EB7" w14:textId="77777777" w:rsidR="00F32665" w:rsidRDefault="00F32665">
      <w:pPr>
        <w:spacing w:after="0" w:line="240" w:lineRule="auto"/>
      </w:pPr>
      <w:r>
        <w:separator/>
      </w:r>
    </w:p>
  </w:endnote>
  <w:endnote w:type="continuationSeparator" w:id="0">
    <w:p w14:paraId="242CB8FB" w14:textId="77777777" w:rsidR="00F32665" w:rsidRDefault="00F32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01F32" w14:textId="77777777" w:rsidR="008037DD" w:rsidRDefault="008037DD"/>
  <w:p w14:paraId="5D1985CC" w14:textId="77777777" w:rsidR="008037DD" w:rsidRDefault="008037D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6EE9B" w14:textId="164A2D69" w:rsidR="008037DD" w:rsidRPr="001022FF" w:rsidRDefault="008037DD" w:rsidP="00791A10">
    <w:pPr>
      <w:pStyle w:val="Footer"/>
      <w:pBdr>
        <w:top w:val="single" w:sz="8" w:space="1" w:color="365F91"/>
      </w:pBdr>
      <w:tabs>
        <w:tab w:val="right" w:pos="8757"/>
      </w:tabs>
      <w:rPr>
        <w:i/>
        <w:color w:val="C00000"/>
        <w:lang w:eastAsia="ar-SA" w:bidi="ar-SA"/>
      </w:rPr>
    </w:pPr>
    <w:del w:id="3457" w:author="Nguyen Thi Thuy Duong" w:date="2019-12-23T23:07:00Z">
      <w:r w:rsidDel="008037DD">
        <w:rPr>
          <w:i/>
          <w:color w:val="C00000"/>
          <w:lang w:eastAsia="ar-SA" w:bidi="ar-SA"/>
        </w:rPr>
        <w:delText>soict.hust.edu.vn</w:delText>
      </w:r>
    </w:del>
    <w:ins w:id="3458" w:author="Nguyen Thi Thuy Duong" w:date="2019-12-23T23:07:00Z">
      <w:r>
        <w:rPr>
          <w:i/>
          <w:color w:val="C00000"/>
          <w:lang w:eastAsia="ar-SA" w:bidi="ar-SA"/>
        </w:rPr>
        <w:t>Justdoit.com</w:t>
      </w:r>
    </w:ins>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9F1BAB">
      <w:rPr>
        <w:i/>
        <w:noProof/>
        <w:color w:val="C00000"/>
        <w:lang w:eastAsia="ar-SA" w:bidi="ar-SA"/>
      </w:rPr>
      <w:t>21</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9F1BAB">
      <w:rPr>
        <w:i/>
        <w:noProof/>
        <w:color w:val="C00000"/>
        <w:lang w:eastAsia="ar-SA" w:bidi="ar-SA"/>
      </w:rPr>
      <w:t>24</w:t>
    </w:r>
    <w:r w:rsidRPr="001022FF">
      <w:rPr>
        <w:i/>
        <w:color w:val="C00000"/>
        <w:lang w:eastAsia="ar-SA" w:bidi="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16960" w14:textId="77777777" w:rsidR="00F32665" w:rsidRDefault="00F32665">
      <w:pPr>
        <w:spacing w:after="0" w:line="240" w:lineRule="auto"/>
      </w:pPr>
      <w:r>
        <w:separator/>
      </w:r>
    </w:p>
  </w:footnote>
  <w:footnote w:type="continuationSeparator" w:id="0">
    <w:p w14:paraId="0A0B6C8F" w14:textId="77777777" w:rsidR="00F32665" w:rsidRDefault="00F326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A6CB4" w14:textId="42040191" w:rsidR="008037DD" w:rsidRPr="00AB15C8" w:rsidRDefault="008037DD" w:rsidP="00791A10">
    <w:pPr>
      <w:pStyle w:val="Header"/>
      <w:pBdr>
        <w:bottom w:val="single" w:sz="8" w:space="1" w:color="365F91"/>
      </w:pBdr>
      <w:tabs>
        <w:tab w:val="right" w:pos="8784"/>
      </w:tabs>
      <w:ind w:right="27"/>
      <w:rPr>
        <w:i/>
        <w:color w:val="C00000"/>
        <w:lang w:eastAsia="ar-SA" w:bidi="ar-SA"/>
      </w:rPr>
    </w:pPr>
    <w:r>
      <w:rPr>
        <w:b/>
        <w:i/>
        <w:noProof/>
        <w:color w:val="2A62A6"/>
        <w:sz w:val="32"/>
        <w:szCs w:val="32"/>
        <w:lang w:eastAsia="ja-JP" w:bidi="ar-SA"/>
      </w:rPr>
      <mc:AlternateContent>
        <mc:Choice Requires="wps">
          <w:drawing>
            <wp:anchor distT="0" distB="0" distL="114300" distR="114300" simplePos="0" relativeHeight="251699712" behindDoc="0" locked="0" layoutInCell="1" allowOverlap="1" wp14:anchorId="33046568" wp14:editId="7DD91FFD">
              <wp:simplePos x="0" y="0"/>
              <wp:positionH relativeFrom="margin">
                <wp:posOffset>-947420</wp:posOffset>
              </wp:positionH>
              <wp:positionV relativeFrom="paragraph">
                <wp:posOffset>-304800</wp:posOffset>
              </wp:positionV>
              <wp:extent cx="858520" cy="714375"/>
              <wp:effectExtent l="0" t="0" r="17780" b="28575"/>
              <wp:wrapNone/>
              <wp:docPr id="14" name="Text Box 14"/>
              <wp:cNvGraphicFramePr/>
              <a:graphic xmlns:a="http://schemas.openxmlformats.org/drawingml/2006/main">
                <a:graphicData uri="http://schemas.microsoft.com/office/word/2010/wordprocessingShape">
                  <wps:wsp>
                    <wps:cNvSpPr txBox="1"/>
                    <wps:spPr>
                      <a:xfrm>
                        <a:off x="0" y="0"/>
                        <a:ext cx="858520" cy="714375"/>
                      </a:xfrm>
                      <a:prstGeom prst="rect">
                        <a:avLst/>
                      </a:prstGeom>
                      <a:solidFill>
                        <a:schemeClr val="lt1"/>
                      </a:solidFill>
                      <a:ln w="6350">
                        <a:solidFill>
                          <a:schemeClr val="bg1"/>
                        </a:solidFill>
                      </a:ln>
                    </wps:spPr>
                    <wps:txbx>
                      <w:txbxContent>
                        <w:p w14:paraId="52034772" w14:textId="015E9CC1" w:rsidR="008037DD" w:rsidRPr="00D51159" w:rsidRDefault="008037DD" w:rsidP="00791A10">
                          <w:pPr>
                            <w:rPr>
                              <w:b/>
                              <w:i/>
                              <w:color w:val="C00000"/>
                              <w:sz w:val="16"/>
                            </w:rPr>
                          </w:pPr>
                          <w:ins w:id="3453"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046568" id="_x0000_t202" coordsize="21600,21600" o:spt="202" path="m,l,21600r21600,l21600,xe">
              <v:stroke joinstyle="miter"/>
              <v:path gradientshapeok="t" o:connecttype="rect"/>
            </v:shapetype>
            <v:shape id="Text Box 14" o:spid="_x0000_s1026" type="#_x0000_t202" style="position:absolute;left:0;text-align:left;margin-left:-74.6pt;margin-top:-24pt;width:67.6pt;height:56.25pt;z-index:251699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" fillcolor="white [3201]" strokecolor="white [3212]" strokeweight=".5pt">
              <v:textbox>
                <w:txbxContent>
                  <w:p w14:paraId="52034772" w14:textId="015E9CC1" w:rsidR="008037DD" w:rsidRPr="00D51159" w:rsidRDefault="008037DD" w:rsidP="00791A10">
                    <w:pPr>
                      <w:rPr>
                        <w:b/>
                        <w:i/>
                        <w:color w:val="C00000"/>
                        <w:sz w:val="16"/>
                      </w:rPr>
                    </w:pPr>
                    <w:ins w:id="3454" w:author="Nguyen Thi Thuy Duong" w:date="2019-12-17T15:34:00Z">
                      <w:r>
                        <w:rPr>
                          <w:b/>
                          <w:i/>
                          <w:noProof/>
                          <w:color w:val="2A62A6"/>
                          <w:sz w:val="32"/>
                          <w:szCs w:val="32"/>
                          <w:lang w:eastAsia="ja-JP" w:bidi="ar-SA"/>
                        </w:rPr>
                        <w:drawing>
                          <wp:inline distT="0" distB="0" distL="0" distR="0" wp14:anchorId="11009C68" wp14:editId="200BB9EA">
                            <wp:extent cx="716915" cy="635973"/>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915" cy="635973"/>
                                    </a:xfrm>
                                    <a:prstGeom prst="rect">
                                      <a:avLst/>
                                    </a:prstGeom>
                                  </pic:spPr>
                                </pic:pic>
                              </a:graphicData>
                            </a:graphic>
                          </wp:inline>
                        </w:drawing>
                      </w:r>
                    </w:ins>
                  </w:p>
                </w:txbxContent>
              </v:textbox>
              <w10:wrap anchorx="margin"/>
            </v:shape>
          </w:pict>
        </mc:Fallback>
      </mc:AlternateContent>
    </w:r>
    <w:del w:id="3455" w:author="Nguyen Thi Thuy Duong" w:date="2019-12-17T15:32:00Z">
      <w:r w:rsidDel="007E67DA">
        <w:rPr>
          <w:i/>
          <w:color w:val="C00000"/>
          <w:lang w:eastAsia="ar-SA" w:bidi="ar-SA"/>
        </w:rPr>
        <w:delText>Line Follower Robot</w:delText>
      </w:r>
    </w:del>
    <w:ins w:id="3456" w:author="Nguyen Thi Thuy Duong" w:date="2019-12-17T15:32:00Z">
      <w:r>
        <w:rPr>
          <w:i/>
          <w:color w:val="C00000"/>
          <w:lang w:eastAsia="ar-SA" w:bidi="ar-SA"/>
        </w:rPr>
        <w:t>Shop online web</w:t>
      </w:r>
    </w:ins>
    <w:r w:rsidRPr="00AB15C8">
      <w:rPr>
        <w:i/>
        <w:color w:val="C00000"/>
        <w:lang w:eastAsia="ar-SA" w:bidi="ar-SA"/>
      </w:rPr>
      <w:tab/>
    </w:r>
    <w:r>
      <w:rPr>
        <w:i/>
        <w:color w:val="C00000"/>
        <w:lang w:eastAsia="ar-SA" w:bidi="ar-SA"/>
      </w:rPr>
      <w:t>Project Introduction</w:t>
    </w:r>
  </w:p>
  <w:p w14:paraId="27E905A4" w14:textId="77777777" w:rsidR="008037DD" w:rsidRDefault="008037D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32F3EB2"/>
    <w:multiLevelType w:val="hybridMultilevel"/>
    <w:tmpl w:val="E09EA0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A5065"/>
    <w:multiLevelType w:val="multilevel"/>
    <w:tmpl w:val="FB22DAA2"/>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3" w15:restartNumberingAfterBreak="0">
    <w:nsid w:val="068F3E94"/>
    <w:multiLevelType w:val="hybridMultilevel"/>
    <w:tmpl w:val="D67028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AA6776"/>
    <w:multiLevelType w:val="hybridMultilevel"/>
    <w:tmpl w:val="EC16A4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AF3C8A"/>
    <w:multiLevelType w:val="hybridMultilevel"/>
    <w:tmpl w:val="67B02A42"/>
    <w:lvl w:ilvl="0" w:tplc="83E21C52">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67A3F"/>
    <w:multiLevelType w:val="hybridMultilevel"/>
    <w:tmpl w:val="ACD86D4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0A92346E"/>
    <w:multiLevelType w:val="hybridMultilevel"/>
    <w:tmpl w:val="4094F7BE"/>
    <w:lvl w:ilvl="0" w:tplc="BC64D0F0">
      <w:start w:val="1"/>
      <w:numFmt w:val="bullet"/>
      <w:lvlText w:val=""/>
      <w:lvlJc w:val="left"/>
      <w:pPr>
        <w:ind w:left="720" w:hanging="360"/>
      </w:pPr>
      <w:rPr>
        <w:rFonts w:ascii="Symbol" w:hAnsi="Symbol"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A461BA"/>
    <w:multiLevelType w:val="hybridMultilevel"/>
    <w:tmpl w:val="D0B8A4C6"/>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284EF8"/>
    <w:multiLevelType w:val="hybridMultilevel"/>
    <w:tmpl w:val="5E763F9C"/>
    <w:lvl w:ilvl="0" w:tplc="7DD00AA6">
      <w:start w:val="9"/>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D566D4"/>
    <w:multiLevelType w:val="hybridMultilevel"/>
    <w:tmpl w:val="2108B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8E24AB"/>
    <w:multiLevelType w:val="hybridMultilevel"/>
    <w:tmpl w:val="B43262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11C57519"/>
    <w:multiLevelType w:val="hybridMultilevel"/>
    <w:tmpl w:val="1E7A7520"/>
    <w:lvl w:ilvl="0" w:tplc="3D5AF1B4">
      <w:start w:val="4"/>
      <w:numFmt w:val="bullet"/>
      <w:lvlText w:val="-"/>
      <w:lvlJc w:val="left"/>
      <w:pPr>
        <w:ind w:left="360" w:hanging="360"/>
      </w:pPr>
      <w:rPr>
        <w:rFonts w:ascii="Tahoma" w:eastAsia="MS Mincho"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7AA0E85"/>
    <w:multiLevelType w:val="hybridMultilevel"/>
    <w:tmpl w:val="89DC54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360D34"/>
    <w:multiLevelType w:val="hybridMultilevel"/>
    <w:tmpl w:val="76F05C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634B25"/>
    <w:multiLevelType w:val="hybridMultilevel"/>
    <w:tmpl w:val="AB1A928C"/>
    <w:lvl w:ilvl="0" w:tplc="D9FEA7EC">
      <w:start w:val="4"/>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20597E"/>
    <w:multiLevelType w:val="hybridMultilevel"/>
    <w:tmpl w:val="E8F00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4E427E"/>
    <w:multiLevelType w:val="hybridMultilevel"/>
    <w:tmpl w:val="1B74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405218"/>
    <w:multiLevelType w:val="hybridMultilevel"/>
    <w:tmpl w:val="6ECE5D2C"/>
    <w:lvl w:ilvl="0" w:tplc="04090005">
      <w:start w:val="1"/>
      <w:numFmt w:val="bullet"/>
      <w:lvlText w:val=""/>
      <w:lvlJc w:val="left"/>
      <w:pPr>
        <w:ind w:left="720" w:hanging="360"/>
      </w:pPr>
      <w:rPr>
        <w:rFonts w:ascii="Wingdings" w:hAnsi="Wingdings"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78639E"/>
    <w:multiLevelType w:val="hybridMultilevel"/>
    <w:tmpl w:val="C09CB444"/>
    <w:lvl w:ilvl="0" w:tplc="EDD8072E">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B2D2920"/>
    <w:multiLevelType w:val="hybridMultilevel"/>
    <w:tmpl w:val="DE2004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BCC6F31"/>
    <w:multiLevelType w:val="hybridMultilevel"/>
    <w:tmpl w:val="FB129E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EE693B"/>
    <w:multiLevelType w:val="hybridMultilevel"/>
    <w:tmpl w:val="6F20BE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015EE2"/>
    <w:multiLevelType w:val="hybridMultilevel"/>
    <w:tmpl w:val="832A6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5E7F87"/>
    <w:multiLevelType w:val="hybridMultilevel"/>
    <w:tmpl w:val="AE56AA36"/>
    <w:lvl w:ilvl="0" w:tplc="83E21C52">
      <w:numFmt w:val="bullet"/>
      <w:lvlText w:val="-"/>
      <w:lvlJc w:val="left"/>
      <w:pPr>
        <w:ind w:left="36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9F78CE"/>
    <w:multiLevelType w:val="hybridMultilevel"/>
    <w:tmpl w:val="77D001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9975FA"/>
    <w:multiLevelType w:val="hybridMultilevel"/>
    <w:tmpl w:val="9F388D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A157896"/>
    <w:multiLevelType w:val="hybridMultilevel"/>
    <w:tmpl w:val="C9A69D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354F43"/>
    <w:multiLevelType w:val="hybridMultilevel"/>
    <w:tmpl w:val="024EE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97739A"/>
    <w:multiLevelType w:val="hybridMultilevel"/>
    <w:tmpl w:val="495843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840F05"/>
    <w:multiLevelType w:val="hybridMultilevel"/>
    <w:tmpl w:val="C5F032DA"/>
    <w:lvl w:ilvl="0" w:tplc="04090005">
      <w:start w:val="1"/>
      <w:numFmt w:val="bullet"/>
      <w:lvlText w:val=""/>
      <w:lvlJc w:val="left"/>
      <w:pPr>
        <w:ind w:left="1440" w:hanging="360"/>
      </w:pPr>
      <w:rPr>
        <w:rFonts w:ascii="Wingdings" w:hAnsi="Wingdings"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33" w15:restartNumberingAfterBreak="0">
    <w:nsid w:val="431E26E8"/>
    <w:multiLevelType w:val="hybridMultilevel"/>
    <w:tmpl w:val="94608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2F7E62"/>
    <w:multiLevelType w:val="hybridMultilevel"/>
    <w:tmpl w:val="12CC5850"/>
    <w:lvl w:ilvl="0" w:tplc="121E6C8E">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E43CC0"/>
    <w:multiLevelType w:val="hybridMultilevel"/>
    <w:tmpl w:val="AAD428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497691F"/>
    <w:multiLevelType w:val="hybridMultilevel"/>
    <w:tmpl w:val="14D462F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9472F8"/>
    <w:multiLevelType w:val="hybridMultilevel"/>
    <w:tmpl w:val="5BA2EB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0" w15:restartNumberingAfterBreak="0">
    <w:nsid w:val="59AD07D5"/>
    <w:multiLevelType w:val="hybridMultilevel"/>
    <w:tmpl w:val="4D08AEB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1" w15:restartNumberingAfterBreak="0">
    <w:nsid w:val="5E3448F0"/>
    <w:multiLevelType w:val="hybridMultilevel"/>
    <w:tmpl w:val="DDB4BDD8"/>
    <w:lvl w:ilvl="0" w:tplc="83E21C52">
      <w:numFmt w:val="bullet"/>
      <w:lvlText w:val="-"/>
      <w:lvlJc w:val="left"/>
      <w:pPr>
        <w:ind w:left="36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E37603"/>
    <w:multiLevelType w:val="hybridMultilevel"/>
    <w:tmpl w:val="3086F778"/>
    <w:lvl w:ilvl="0" w:tplc="7DD00AA6">
      <w:start w:val="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B7414F6"/>
    <w:multiLevelType w:val="hybridMultilevel"/>
    <w:tmpl w:val="CEE6F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3F5F6B"/>
    <w:multiLevelType w:val="hybridMultilevel"/>
    <w:tmpl w:val="7D7A1252"/>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46" w15:restartNumberingAfterBreak="0">
    <w:nsid w:val="76A725FB"/>
    <w:multiLevelType w:val="hybridMultilevel"/>
    <w:tmpl w:val="697C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72E7A6F"/>
    <w:multiLevelType w:val="hybridMultilevel"/>
    <w:tmpl w:val="AEE4021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1B1945"/>
    <w:multiLevelType w:val="hybridMultilevel"/>
    <w:tmpl w:val="474CB0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573414"/>
    <w:multiLevelType w:val="hybridMultilevel"/>
    <w:tmpl w:val="67C2F8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C77C1B"/>
    <w:multiLevelType w:val="hybridMultilevel"/>
    <w:tmpl w:val="E236C3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401AAF"/>
    <w:multiLevelType w:val="hybridMultilevel"/>
    <w:tmpl w:val="C206DD0A"/>
    <w:lvl w:ilvl="0" w:tplc="3440E3A8">
      <w:numFmt w:val="bullet"/>
      <w:lvlText w:val="-"/>
      <w:lvlJc w:val="left"/>
      <w:pPr>
        <w:ind w:left="720" w:hanging="360"/>
      </w:pPr>
      <w:rPr>
        <w:rFonts w:ascii="Times New Roman" w:eastAsia="Microsoft Sans Serif"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F441E8D"/>
    <w:multiLevelType w:val="hybridMultilevel"/>
    <w:tmpl w:val="75B29B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6E711D"/>
    <w:multiLevelType w:val="hybridMultilevel"/>
    <w:tmpl w:val="52B0A4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36"/>
  </w:num>
  <w:num w:numId="4">
    <w:abstractNumId w:val="35"/>
  </w:num>
  <w:num w:numId="5">
    <w:abstractNumId w:val="44"/>
  </w:num>
  <w:num w:numId="6">
    <w:abstractNumId w:val="18"/>
  </w:num>
  <w:num w:numId="7">
    <w:abstractNumId w:val="48"/>
  </w:num>
  <w:num w:numId="8">
    <w:abstractNumId w:val="46"/>
  </w:num>
  <w:num w:numId="9">
    <w:abstractNumId w:val="10"/>
  </w:num>
  <w:num w:numId="10">
    <w:abstractNumId w:val="30"/>
  </w:num>
  <w:num w:numId="11">
    <w:abstractNumId w:val="3"/>
  </w:num>
  <w:num w:numId="12">
    <w:abstractNumId w:val="31"/>
  </w:num>
  <w:num w:numId="13">
    <w:abstractNumId w:val="22"/>
  </w:num>
  <w:num w:numId="14">
    <w:abstractNumId w:val="51"/>
  </w:num>
  <w:num w:numId="15">
    <w:abstractNumId w:val="43"/>
  </w:num>
  <w:num w:numId="16">
    <w:abstractNumId w:val="4"/>
  </w:num>
  <w:num w:numId="17">
    <w:abstractNumId w:val="25"/>
  </w:num>
  <w:num w:numId="18">
    <w:abstractNumId w:val="17"/>
  </w:num>
  <w:num w:numId="19">
    <w:abstractNumId w:val="33"/>
  </w:num>
  <w:num w:numId="20">
    <w:abstractNumId w:val="14"/>
  </w:num>
  <w:num w:numId="21">
    <w:abstractNumId w:val="8"/>
  </w:num>
  <w:num w:numId="22">
    <w:abstractNumId w:val="28"/>
  </w:num>
  <w:num w:numId="23">
    <w:abstractNumId w:val="7"/>
  </w:num>
  <w:num w:numId="24">
    <w:abstractNumId w:val="20"/>
  </w:num>
  <w:num w:numId="25">
    <w:abstractNumId w:val="27"/>
  </w:num>
  <w:num w:numId="26">
    <w:abstractNumId w:val="38"/>
  </w:num>
  <w:num w:numId="27">
    <w:abstractNumId w:val="47"/>
  </w:num>
  <w:num w:numId="28">
    <w:abstractNumId w:val="13"/>
  </w:num>
  <w:num w:numId="29">
    <w:abstractNumId w:val="53"/>
  </w:num>
  <w:num w:numId="30">
    <w:abstractNumId w:val="16"/>
  </w:num>
  <w:num w:numId="31">
    <w:abstractNumId w:val="29"/>
  </w:num>
  <w:num w:numId="32">
    <w:abstractNumId w:val="54"/>
  </w:num>
  <w:num w:numId="33">
    <w:abstractNumId w:val="49"/>
  </w:num>
  <w:num w:numId="34">
    <w:abstractNumId w:val="1"/>
  </w:num>
  <w:num w:numId="35">
    <w:abstractNumId w:val="15"/>
  </w:num>
  <w:num w:numId="36">
    <w:abstractNumId w:val="50"/>
  </w:num>
  <w:num w:numId="37">
    <w:abstractNumId w:val="23"/>
  </w:num>
  <w:num w:numId="38">
    <w:abstractNumId w:val="37"/>
  </w:num>
  <w:num w:numId="39">
    <w:abstractNumId w:val="24"/>
  </w:num>
  <w:num w:numId="40">
    <w:abstractNumId w:val="12"/>
  </w:num>
  <w:num w:numId="41">
    <w:abstractNumId w:val="4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num>
  <w:num w:numId="44">
    <w:abstractNumId w:val="41"/>
  </w:num>
  <w:num w:numId="45">
    <w:abstractNumId w:val="21"/>
  </w:num>
  <w:num w:numId="46">
    <w:abstractNumId w:val="52"/>
  </w:num>
  <w:num w:numId="4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5"/>
  </w:num>
  <w:num w:numId="49">
    <w:abstractNumId w:val="6"/>
  </w:num>
  <w:num w:numId="50">
    <w:abstractNumId w:val="39"/>
  </w:num>
  <w:num w:numId="51">
    <w:abstractNumId w:val="40"/>
  </w:num>
  <w:num w:numId="52">
    <w:abstractNumId w:val="42"/>
  </w:num>
  <w:num w:numId="53">
    <w:abstractNumId w:val="11"/>
  </w:num>
  <w:num w:numId="54">
    <w:abstractNumId w:val="32"/>
  </w:num>
  <w:num w:numId="55">
    <w:abstractNumId w:val="2"/>
  </w:num>
  <w:num w:numId="56">
    <w:abstractNumId w:val="26"/>
  </w:num>
  <w:num w:numId="57">
    <w:abstractNumId w:val="5"/>
  </w:num>
  <w:num w:numId="58">
    <w:abstractNumId w:val="9"/>
  </w:num>
  <w:num w:numId="59">
    <w:abstractNumId w:val="42"/>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anh Linh Trinh">
    <w15:presenceInfo w15:providerId="Windows Live" w15:userId="14bb5ffbbc40fc0b"/>
  </w15:person>
  <w15:person w15:author="Nguyen Thi Thuy Duong">
    <w15:presenceInfo w15:providerId="Windows Live" w15:userId="dfb038a79ab32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visionView w:markup="0"/>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274C"/>
    <w:rsid w:val="000029FA"/>
    <w:rsid w:val="000044E6"/>
    <w:rsid w:val="000355B5"/>
    <w:rsid w:val="000636EA"/>
    <w:rsid w:val="0006608A"/>
    <w:rsid w:val="00067EED"/>
    <w:rsid w:val="00081918"/>
    <w:rsid w:val="00090BBB"/>
    <w:rsid w:val="000A4F0D"/>
    <w:rsid w:val="000A77EA"/>
    <w:rsid w:val="000D3977"/>
    <w:rsid w:val="000E1CB3"/>
    <w:rsid w:val="000E5F19"/>
    <w:rsid w:val="000F27C8"/>
    <w:rsid w:val="001020F8"/>
    <w:rsid w:val="00102E14"/>
    <w:rsid w:val="00133557"/>
    <w:rsid w:val="001355CE"/>
    <w:rsid w:val="00146D68"/>
    <w:rsid w:val="0015136C"/>
    <w:rsid w:val="00164121"/>
    <w:rsid w:val="00173722"/>
    <w:rsid w:val="001A7A3B"/>
    <w:rsid w:val="001B27DA"/>
    <w:rsid w:val="001B533B"/>
    <w:rsid w:val="001B64A9"/>
    <w:rsid w:val="001B6BF1"/>
    <w:rsid w:val="001C31E5"/>
    <w:rsid w:val="001D094F"/>
    <w:rsid w:val="001D6622"/>
    <w:rsid w:val="001E70FF"/>
    <w:rsid w:val="001F3D02"/>
    <w:rsid w:val="001F642E"/>
    <w:rsid w:val="00233AF2"/>
    <w:rsid w:val="002528D1"/>
    <w:rsid w:val="00254822"/>
    <w:rsid w:val="002752DC"/>
    <w:rsid w:val="00277D4E"/>
    <w:rsid w:val="00284BBD"/>
    <w:rsid w:val="00291FB0"/>
    <w:rsid w:val="002A0E7E"/>
    <w:rsid w:val="002A5222"/>
    <w:rsid w:val="002C4CB2"/>
    <w:rsid w:val="0031136F"/>
    <w:rsid w:val="0031764E"/>
    <w:rsid w:val="0032252D"/>
    <w:rsid w:val="00323031"/>
    <w:rsid w:val="003255E7"/>
    <w:rsid w:val="003474F8"/>
    <w:rsid w:val="0035129A"/>
    <w:rsid w:val="0035700C"/>
    <w:rsid w:val="00370111"/>
    <w:rsid w:val="00370941"/>
    <w:rsid w:val="00372B9F"/>
    <w:rsid w:val="003851BC"/>
    <w:rsid w:val="003950D7"/>
    <w:rsid w:val="003A1564"/>
    <w:rsid w:val="003A7E2B"/>
    <w:rsid w:val="003B6A64"/>
    <w:rsid w:val="003C6D26"/>
    <w:rsid w:val="003C6F69"/>
    <w:rsid w:val="003D7761"/>
    <w:rsid w:val="003E0A80"/>
    <w:rsid w:val="003F3A39"/>
    <w:rsid w:val="004135F9"/>
    <w:rsid w:val="004242B5"/>
    <w:rsid w:val="00426239"/>
    <w:rsid w:val="00432A55"/>
    <w:rsid w:val="00433147"/>
    <w:rsid w:val="004420B4"/>
    <w:rsid w:val="004432E9"/>
    <w:rsid w:val="004506B8"/>
    <w:rsid w:val="004762FB"/>
    <w:rsid w:val="00486201"/>
    <w:rsid w:val="004C2EF3"/>
    <w:rsid w:val="004C76A0"/>
    <w:rsid w:val="004D6191"/>
    <w:rsid w:val="005102D8"/>
    <w:rsid w:val="00510E3F"/>
    <w:rsid w:val="00514FDE"/>
    <w:rsid w:val="005151DC"/>
    <w:rsid w:val="00525A11"/>
    <w:rsid w:val="005262B6"/>
    <w:rsid w:val="00533A07"/>
    <w:rsid w:val="005363FA"/>
    <w:rsid w:val="00537AF7"/>
    <w:rsid w:val="00551437"/>
    <w:rsid w:val="0055340F"/>
    <w:rsid w:val="005638EA"/>
    <w:rsid w:val="00570E93"/>
    <w:rsid w:val="00571F69"/>
    <w:rsid w:val="00572F3A"/>
    <w:rsid w:val="00573830"/>
    <w:rsid w:val="00583EBB"/>
    <w:rsid w:val="005A3C51"/>
    <w:rsid w:val="005A460E"/>
    <w:rsid w:val="005C2E27"/>
    <w:rsid w:val="005C337F"/>
    <w:rsid w:val="005C48CE"/>
    <w:rsid w:val="005C6ACC"/>
    <w:rsid w:val="005E3621"/>
    <w:rsid w:val="005E7CD7"/>
    <w:rsid w:val="005F20E4"/>
    <w:rsid w:val="0060320B"/>
    <w:rsid w:val="006038B7"/>
    <w:rsid w:val="00603A5E"/>
    <w:rsid w:val="006062FD"/>
    <w:rsid w:val="00620F61"/>
    <w:rsid w:val="00626146"/>
    <w:rsid w:val="006305AC"/>
    <w:rsid w:val="00633E31"/>
    <w:rsid w:val="00644E28"/>
    <w:rsid w:val="00655FA7"/>
    <w:rsid w:val="00657C12"/>
    <w:rsid w:val="00661EBA"/>
    <w:rsid w:val="00670A9D"/>
    <w:rsid w:val="006901CF"/>
    <w:rsid w:val="006A15F4"/>
    <w:rsid w:val="006A69AE"/>
    <w:rsid w:val="006C1148"/>
    <w:rsid w:val="006E02F6"/>
    <w:rsid w:val="00716DAC"/>
    <w:rsid w:val="00720D34"/>
    <w:rsid w:val="00736FA3"/>
    <w:rsid w:val="00751229"/>
    <w:rsid w:val="00754DDF"/>
    <w:rsid w:val="0076031C"/>
    <w:rsid w:val="00791A10"/>
    <w:rsid w:val="0079242A"/>
    <w:rsid w:val="0079274C"/>
    <w:rsid w:val="00792FEF"/>
    <w:rsid w:val="00793FBF"/>
    <w:rsid w:val="007969DC"/>
    <w:rsid w:val="007B6C8E"/>
    <w:rsid w:val="007E44ED"/>
    <w:rsid w:val="007E67DA"/>
    <w:rsid w:val="007E7951"/>
    <w:rsid w:val="007F220F"/>
    <w:rsid w:val="007F2B37"/>
    <w:rsid w:val="007F6064"/>
    <w:rsid w:val="008037DD"/>
    <w:rsid w:val="0081419C"/>
    <w:rsid w:val="008221A1"/>
    <w:rsid w:val="00823FD0"/>
    <w:rsid w:val="008264A6"/>
    <w:rsid w:val="00827AB5"/>
    <w:rsid w:val="00837991"/>
    <w:rsid w:val="0085214D"/>
    <w:rsid w:val="00861FC5"/>
    <w:rsid w:val="008642FF"/>
    <w:rsid w:val="00880846"/>
    <w:rsid w:val="00883DAD"/>
    <w:rsid w:val="008849F8"/>
    <w:rsid w:val="008877C1"/>
    <w:rsid w:val="008A04ED"/>
    <w:rsid w:val="008B5584"/>
    <w:rsid w:val="008D536F"/>
    <w:rsid w:val="008D5F28"/>
    <w:rsid w:val="008E5E6B"/>
    <w:rsid w:val="008F4CB6"/>
    <w:rsid w:val="0090450F"/>
    <w:rsid w:val="009116C4"/>
    <w:rsid w:val="0092230F"/>
    <w:rsid w:val="009457A7"/>
    <w:rsid w:val="00945D6A"/>
    <w:rsid w:val="009601E4"/>
    <w:rsid w:val="009701AC"/>
    <w:rsid w:val="0097297A"/>
    <w:rsid w:val="00977DCD"/>
    <w:rsid w:val="00980AD7"/>
    <w:rsid w:val="00982715"/>
    <w:rsid w:val="009935DB"/>
    <w:rsid w:val="009936FC"/>
    <w:rsid w:val="00997492"/>
    <w:rsid w:val="009A152F"/>
    <w:rsid w:val="009C48BE"/>
    <w:rsid w:val="009C6838"/>
    <w:rsid w:val="009D3DB8"/>
    <w:rsid w:val="009F0732"/>
    <w:rsid w:val="009F1BAB"/>
    <w:rsid w:val="00A350D4"/>
    <w:rsid w:val="00A41D56"/>
    <w:rsid w:val="00A456F1"/>
    <w:rsid w:val="00A5485A"/>
    <w:rsid w:val="00A55994"/>
    <w:rsid w:val="00A65A90"/>
    <w:rsid w:val="00A70FF3"/>
    <w:rsid w:val="00A72D3C"/>
    <w:rsid w:val="00A76D5B"/>
    <w:rsid w:val="00A901AB"/>
    <w:rsid w:val="00A93A4E"/>
    <w:rsid w:val="00AA4FFD"/>
    <w:rsid w:val="00AA6A5F"/>
    <w:rsid w:val="00AA6CC8"/>
    <w:rsid w:val="00AB1469"/>
    <w:rsid w:val="00AC32B1"/>
    <w:rsid w:val="00AD68F8"/>
    <w:rsid w:val="00AF2E07"/>
    <w:rsid w:val="00B07600"/>
    <w:rsid w:val="00B13C4A"/>
    <w:rsid w:val="00B22779"/>
    <w:rsid w:val="00B26EEC"/>
    <w:rsid w:val="00B31666"/>
    <w:rsid w:val="00B57D04"/>
    <w:rsid w:val="00B57E26"/>
    <w:rsid w:val="00B862CB"/>
    <w:rsid w:val="00B93E52"/>
    <w:rsid w:val="00B96ADD"/>
    <w:rsid w:val="00B96C60"/>
    <w:rsid w:val="00BB42C1"/>
    <w:rsid w:val="00BB4C53"/>
    <w:rsid w:val="00BB4D01"/>
    <w:rsid w:val="00BC0A7B"/>
    <w:rsid w:val="00BC37FB"/>
    <w:rsid w:val="00BC78B7"/>
    <w:rsid w:val="00BD5B98"/>
    <w:rsid w:val="00BE03BE"/>
    <w:rsid w:val="00BF76EB"/>
    <w:rsid w:val="00C213D8"/>
    <w:rsid w:val="00C34E9E"/>
    <w:rsid w:val="00C444C5"/>
    <w:rsid w:val="00C53478"/>
    <w:rsid w:val="00C53A9E"/>
    <w:rsid w:val="00C56E39"/>
    <w:rsid w:val="00C72661"/>
    <w:rsid w:val="00C8453D"/>
    <w:rsid w:val="00CA0CCC"/>
    <w:rsid w:val="00CA5425"/>
    <w:rsid w:val="00CA706F"/>
    <w:rsid w:val="00CB18D7"/>
    <w:rsid w:val="00CB5567"/>
    <w:rsid w:val="00CD0FCD"/>
    <w:rsid w:val="00CD1C76"/>
    <w:rsid w:val="00CF0BAC"/>
    <w:rsid w:val="00CF3324"/>
    <w:rsid w:val="00CF3FDD"/>
    <w:rsid w:val="00CF7928"/>
    <w:rsid w:val="00D1769B"/>
    <w:rsid w:val="00D556C8"/>
    <w:rsid w:val="00D72913"/>
    <w:rsid w:val="00D7299A"/>
    <w:rsid w:val="00D7308F"/>
    <w:rsid w:val="00D85195"/>
    <w:rsid w:val="00DA4E9B"/>
    <w:rsid w:val="00DB1A54"/>
    <w:rsid w:val="00DD07F5"/>
    <w:rsid w:val="00E208CA"/>
    <w:rsid w:val="00E22048"/>
    <w:rsid w:val="00E22A21"/>
    <w:rsid w:val="00E31F42"/>
    <w:rsid w:val="00E463D1"/>
    <w:rsid w:val="00E5061D"/>
    <w:rsid w:val="00E52764"/>
    <w:rsid w:val="00E56566"/>
    <w:rsid w:val="00E612A6"/>
    <w:rsid w:val="00E91545"/>
    <w:rsid w:val="00EA52B7"/>
    <w:rsid w:val="00EB1911"/>
    <w:rsid w:val="00EB32D2"/>
    <w:rsid w:val="00EE326B"/>
    <w:rsid w:val="00EF4083"/>
    <w:rsid w:val="00EF7CF5"/>
    <w:rsid w:val="00F12E62"/>
    <w:rsid w:val="00F15F35"/>
    <w:rsid w:val="00F2005E"/>
    <w:rsid w:val="00F32665"/>
    <w:rsid w:val="00F513CA"/>
    <w:rsid w:val="00F51530"/>
    <w:rsid w:val="00F60A3E"/>
    <w:rsid w:val="00F82D58"/>
    <w:rsid w:val="00F864E5"/>
    <w:rsid w:val="00F94527"/>
    <w:rsid w:val="00F97B92"/>
    <w:rsid w:val="00FA2C87"/>
    <w:rsid w:val="00FB4C69"/>
    <w:rsid w:val="00FB5881"/>
    <w:rsid w:val="00FB5A0B"/>
    <w:rsid w:val="00FF58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844AC"/>
  <w15:chartTrackingRefBased/>
  <w15:docId w15:val="{F15E21C8-1D69-4FB8-A2CE-0A16AF0F2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991"/>
    <w:pPr>
      <w:widowControl w:val="0"/>
      <w:suppressAutoHyphens/>
      <w:spacing w:after="120"/>
      <w:jc w:val="both"/>
    </w:pPr>
    <w:rPr>
      <w:rFonts w:ascii="Tahoma" w:eastAsia="MS Mincho" w:hAnsi="Tahoma" w:cs="Calibri"/>
      <w:sz w:val="24"/>
      <w:szCs w:val="20"/>
      <w:lang w:eastAsia="hi-IN" w:bidi="hi-IN"/>
    </w:rPr>
  </w:style>
  <w:style w:type="paragraph" w:styleId="Heading1">
    <w:name w:val="heading 1"/>
    <w:basedOn w:val="Normal"/>
    <w:next w:val="Normal"/>
    <w:link w:val="Heading1Char"/>
    <w:qFormat/>
    <w:rsid w:val="0079274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link w:val="Heading2Char"/>
    <w:qFormat/>
    <w:rsid w:val="0079274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link w:val="Heading3Char"/>
    <w:qFormat/>
    <w:rsid w:val="0079274C"/>
    <w:pPr>
      <w:keepNext/>
      <w:numPr>
        <w:ilvl w:val="2"/>
        <w:numId w:val="1"/>
      </w:numPr>
      <w:spacing w:before="240"/>
      <w:ind w:left="0" w:firstLine="0"/>
      <w:jc w:val="left"/>
      <w:outlineLvl w:val="2"/>
    </w:pPr>
    <w:rPr>
      <w:rFonts w:eastAsia="MS Gothic" w:cs="Times New Roman"/>
      <w:b/>
      <w:color w:val="951B13"/>
      <w:szCs w:val="24"/>
    </w:rPr>
  </w:style>
  <w:style w:type="paragraph" w:styleId="Heading5">
    <w:name w:val="heading 5"/>
    <w:basedOn w:val="Normal"/>
    <w:next w:val="Normal"/>
    <w:link w:val="Heading5Char"/>
    <w:uiPriority w:val="9"/>
    <w:semiHidden/>
    <w:unhideWhenUsed/>
    <w:qFormat/>
    <w:rsid w:val="00CB5567"/>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274C"/>
    <w:rPr>
      <w:rFonts w:ascii="Tahoma" w:eastAsia="MS Gothic" w:hAnsi="Tahoma" w:cs="Mangal"/>
      <w:b/>
      <w:color w:val="951B13"/>
      <w:sz w:val="36"/>
      <w:szCs w:val="36"/>
      <w:lang w:eastAsia="hi-IN" w:bidi="hi-IN"/>
    </w:rPr>
  </w:style>
  <w:style w:type="character" w:customStyle="1" w:styleId="Heading2Char">
    <w:name w:val="Heading 2 Char"/>
    <w:basedOn w:val="DefaultParagraphFont"/>
    <w:link w:val="Heading2"/>
    <w:rsid w:val="0079274C"/>
    <w:rPr>
      <w:rFonts w:ascii="Tahoma" w:eastAsia="MS Gothic" w:hAnsi="Tahoma" w:cs="Mangal"/>
      <w:b/>
      <w:color w:val="951B13"/>
      <w:sz w:val="26"/>
      <w:szCs w:val="26"/>
      <w:lang w:eastAsia="hi-IN" w:bidi="hi-IN"/>
    </w:rPr>
  </w:style>
  <w:style w:type="character" w:customStyle="1" w:styleId="Heading3Char">
    <w:name w:val="Heading 3 Char"/>
    <w:basedOn w:val="DefaultParagraphFont"/>
    <w:link w:val="Heading3"/>
    <w:rsid w:val="0079274C"/>
    <w:rPr>
      <w:rFonts w:ascii="Tahoma" w:eastAsia="MS Gothic" w:hAnsi="Tahoma" w:cs="Times New Roman"/>
      <w:b/>
      <w:color w:val="951B13"/>
      <w:sz w:val="24"/>
      <w:szCs w:val="24"/>
      <w:lang w:eastAsia="hi-IN" w:bidi="hi-IN"/>
    </w:rPr>
  </w:style>
  <w:style w:type="character" w:styleId="Hyperlink">
    <w:name w:val="Hyperlink"/>
    <w:basedOn w:val="DefaultParagraphFont"/>
    <w:uiPriority w:val="99"/>
    <w:rsid w:val="0079274C"/>
    <w:rPr>
      <w:color w:val="0000FF"/>
      <w:u w:val="single"/>
    </w:rPr>
  </w:style>
  <w:style w:type="paragraph" w:styleId="Header">
    <w:name w:val="header"/>
    <w:basedOn w:val="Normal"/>
    <w:link w:val="HeaderChar"/>
    <w:rsid w:val="0079274C"/>
    <w:pPr>
      <w:spacing w:after="0" w:line="240" w:lineRule="auto"/>
    </w:pPr>
  </w:style>
  <w:style w:type="character" w:customStyle="1" w:styleId="HeaderChar">
    <w:name w:val="Header Char"/>
    <w:basedOn w:val="DefaultParagraphFont"/>
    <w:link w:val="Header"/>
    <w:rsid w:val="0079274C"/>
    <w:rPr>
      <w:rFonts w:ascii="Tahoma" w:eastAsia="MS Mincho" w:hAnsi="Tahoma" w:cs="Calibri"/>
      <w:sz w:val="20"/>
      <w:szCs w:val="20"/>
      <w:lang w:eastAsia="hi-IN" w:bidi="hi-IN"/>
    </w:rPr>
  </w:style>
  <w:style w:type="paragraph" w:styleId="Footer">
    <w:name w:val="footer"/>
    <w:basedOn w:val="Normal"/>
    <w:link w:val="FooterChar"/>
    <w:rsid w:val="0079274C"/>
    <w:pPr>
      <w:spacing w:after="0" w:line="240" w:lineRule="auto"/>
    </w:pPr>
  </w:style>
  <w:style w:type="character" w:customStyle="1" w:styleId="FooterChar">
    <w:name w:val="Footer Char"/>
    <w:basedOn w:val="DefaultParagraphFont"/>
    <w:link w:val="Footer"/>
    <w:rsid w:val="0079274C"/>
    <w:rPr>
      <w:rFonts w:ascii="Tahoma" w:eastAsia="MS Mincho" w:hAnsi="Tahoma" w:cs="Calibri"/>
      <w:sz w:val="20"/>
      <w:szCs w:val="20"/>
      <w:lang w:eastAsia="hi-IN" w:bidi="hi-IN"/>
    </w:rPr>
  </w:style>
  <w:style w:type="paragraph" w:styleId="ListParagraph">
    <w:name w:val="List Paragraph"/>
    <w:basedOn w:val="Normal"/>
    <w:uiPriority w:val="34"/>
    <w:qFormat/>
    <w:rsid w:val="0079274C"/>
    <w:pPr>
      <w:ind w:left="840"/>
    </w:pPr>
  </w:style>
  <w:style w:type="paragraph" w:customStyle="1" w:styleId="NormalH">
    <w:name w:val="NormalH"/>
    <w:basedOn w:val="Normal"/>
    <w:rsid w:val="0079274C"/>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2">
    <w:name w:val="toc 2"/>
    <w:basedOn w:val="Normal"/>
    <w:next w:val="Normal"/>
    <w:uiPriority w:val="39"/>
    <w:rsid w:val="0079274C"/>
    <w:pPr>
      <w:tabs>
        <w:tab w:val="left" w:pos="1540"/>
        <w:tab w:val="right" w:leader="dot" w:pos="8827"/>
      </w:tabs>
      <w:spacing w:after="0"/>
      <w:ind w:left="1540" w:hanging="550"/>
    </w:pPr>
  </w:style>
  <w:style w:type="paragraph" w:styleId="TOC1">
    <w:name w:val="toc 1"/>
    <w:basedOn w:val="Normal"/>
    <w:next w:val="Normal"/>
    <w:uiPriority w:val="39"/>
    <w:rsid w:val="0079274C"/>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79274C"/>
    <w:pPr>
      <w:tabs>
        <w:tab w:val="left" w:pos="1872"/>
        <w:tab w:val="right" w:leader="dot" w:pos="8827"/>
      </w:tabs>
      <w:spacing w:after="0"/>
      <w:ind w:left="994"/>
    </w:pPr>
    <w:rPr>
      <w:iCs/>
    </w:rPr>
  </w:style>
  <w:style w:type="table" w:styleId="GridTable1Light-Accent2">
    <w:name w:val="Grid Table 1 Light Accent 2"/>
    <w:basedOn w:val="TableNormal"/>
    <w:uiPriority w:val="46"/>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character" w:styleId="Strong">
    <w:name w:val="Strong"/>
    <w:basedOn w:val="DefaultParagraphFont"/>
    <w:qFormat/>
    <w:rsid w:val="0079274C"/>
    <w:rPr>
      <w:b/>
      <w:bCs/>
    </w:rPr>
  </w:style>
  <w:style w:type="table" w:styleId="GridTable4-Accent1">
    <w:name w:val="Grid Table 4 Accent 1"/>
    <w:basedOn w:val="TableNormal"/>
    <w:uiPriority w:val="49"/>
    <w:rsid w:val="007927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alloonText">
    <w:name w:val="Balloon Text"/>
    <w:basedOn w:val="Normal"/>
    <w:link w:val="BalloonTextChar"/>
    <w:uiPriority w:val="99"/>
    <w:semiHidden/>
    <w:unhideWhenUsed/>
    <w:rsid w:val="0079274C"/>
    <w:pPr>
      <w:spacing w:after="0"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79274C"/>
    <w:rPr>
      <w:rFonts w:ascii="Segoe UI" w:eastAsia="MS Mincho" w:hAnsi="Segoe UI" w:cs="Mangal"/>
      <w:sz w:val="18"/>
      <w:szCs w:val="16"/>
      <w:lang w:eastAsia="hi-IN" w:bidi="hi-IN"/>
    </w:rPr>
  </w:style>
  <w:style w:type="character" w:customStyle="1" w:styleId="UnresolvedMention1">
    <w:name w:val="Unresolved Mention1"/>
    <w:basedOn w:val="DefaultParagraphFont"/>
    <w:uiPriority w:val="99"/>
    <w:semiHidden/>
    <w:unhideWhenUsed/>
    <w:rsid w:val="00570E93"/>
    <w:rPr>
      <w:color w:val="605E5C"/>
      <w:shd w:val="clear" w:color="auto" w:fill="E1DFDD"/>
    </w:rPr>
  </w:style>
  <w:style w:type="character" w:customStyle="1" w:styleId="Heading5Char">
    <w:name w:val="Heading 5 Char"/>
    <w:basedOn w:val="DefaultParagraphFont"/>
    <w:link w:val="Heading5"/>
    <w:uiPriority w:val="9"/>
    <w:semiHidden/>
    <w:rsid w:val="00CB5567"/>
    <w:rPr>
      <w:rFonts w:asciiTheme="majorHAnsi" w:eastAsiaTheme="majorEastAsia" w:hAnsiTheme="majorHAnsi" w:cs="Mangal"/>
      <w:color w:val="365F91" w:themeColor="accent1" w:themeShade="BF"/>
      <w:sz w:val="20"/>
      <w:szCs w:val="18"/>
      <w:lang w:eastAsia="hi-IN" w:bidi="hi-IN"/>
    </w:rPr>
  </w:style>
  <w:style w:type="table" w:styleId="TableGrid">
    <w:name w:val="Table Grid"/>
    <w:basedOn w:val="TableNormal"/>
    <w:uiPriority w:val="39"/>
    <w:rsid w:val="00C8453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F20E4"/>
    <w:pPr>
      <w:keepLines/>
      <w:widowControl/>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365F91" w:themeColor="accent1" w:themeShade="BF"/>
      <w:sz w:val="32"/>
      <w:szCs w:val="32"/>
      <w:lang w:eastAsia="en-US" w:bidi="ar-SA"/>
    </w:rPr>
  </w:style>
  <w:style w:type="character" w:customStyle="1" w:styleId="fontstyle01">
    <w:name w:val="fontstyle01"/>
    <w:basedOn w:val="DefaultParagraphFont"/>
    <w:rsid w:val="007B6C8E"/>
    <w:rPr>
      <w:rFonts w:ascii="Tahoma" w:hAnsi="Tahoma" w:cs="Tahom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212641">
      <w:bodyDiv w:val="1"/>
      <w:marLeft w:val="0"/>
      <w:marRight w:val="0"/>
      <w:marTop w:val="0"/>
      <w:marBottom w:val="0"/>
      <w:divBdr>
        <w:top w:val="none" w:sz="0" w:space="0" w:color="auto"/>
        <w:left w:val="none" w:sz="0" w:space="0" w:color="auto"/>
        <w:bottom w:val="none" w:sz="0" w:space="0" w:color="auto"/>
        <w:right w:val="none" w:sz="0" w:space="0" w:color="auto"/>
      </w:divBdr>
    </w:div>
    <w:div w:id="524058099">
      <w:bodyDiv w:val="1"/>
      <w:marLeft w:val="0"/>
      <w:marRight w:val="0"/>
      <w:marTop w:val="0"/>
      <w:marBottom w:val="0"/>
      <w:divBdr>
        <w:top w:val="none" w:sz="0" w:space="0" w:color="auto"/>
        <w:left w:val="none" w:sz="0" w:space="0" w:color="auto"/>
        <w:bottom w:val="none" w:sz="0" w:space="0" w:color="auto"/>
        <w:right w:val="none" w:sz="0" w:space="0" w:color="auto"/>
      </w:divBdr>
    </w:div>
    <w:div w:id="528841168">
      <w:bodyDiv w:val="1"/>
      <w:marLeft w:val="0"/>
      <w:marRight w:val="0"/>
      <w:marTop w:val="0"/>
      <w:marBottom w:val="0"/>
      <w:divBdr>
        <w:top w:val="none" w:sz="0" w:space="0" w:color="auto"/>
        <w:left w:val="none" w:sz="0" w:space="0" w:color="auto"/>
        <w:bottom w:val="none" w:sz="0" w:space="0" w:color="auto"/>
        <w:right w:val="none" w:sz="0" w:space="0" w:color="auto"/>
      </w:divBdr>
    </w:div>
    <w:div w:id="680281781">
      <w:bodyDiv w:val="1"/>
      <w:marLeft w:val="0"/>
      <w:marRight w:val="0"/>
      <w:marTop w:val="0"/>
      <w:marBottom w:val="0"/>
      <w:divBdr>
        <w:top w:val="none" w:sz="0" w:space="0" w:color="auto"/>
        <w:left w:val="none" w:sz="0" w:space="0" w:color="auto"/>
        <w:bottom w:val="none" w:sz="0" w:space="0" w:color="auto"/>
        <w:right w:val="none" w:sz="0" w:space="0" w:color="auto"/>
      </w:divBdr>
    </w:div>
    <w:div w:id="690885890">
      <w:bodyDiv w:val="1"/>
      <w:marLeft w:val="0"/>
      <w:marRight w:val="0"/>
      <w:marTop w:val="0"/>
      <w:marBottom w:val="0"/>
      <w:divBdr>
        <w:top w:val="none" w:sz="0" w:space="0" w:color="auto"/>
        <w:left w:val="none" w:sz="0" w:space="0" w:color="auto"/>
        <w:bottom w:val="none" w:sz="0" w:space="0" w:color="auto"/>
        <w:right w:val="none" w:sz="0" w:space="0" w:color="auto"/>
      </w:divBdr>
    </w:div>
    <w:div w:id="751438641">
      <w:bodyDiv w:val="1"/>
      <w:marLeft w:val="0"/>
      <w:marRight w:val="0"/>
      <w:marTop w:val="0"/>
      <w:marBottom w:val="0"/>
      <w:divBdr>
        <w:top w:val="none" w:sz="0" w:space="0" w:color="auto"/>
        <w:left w:val="none" w:sz="0" w:space="0" w:color="auto"/>
        <w:bottom w:val="none" w:sz="0" w:space="0" w:color="auto"/>
        <w:right w:val="none" w:sz="0" w:space="0" w:color="auto"/>
      </w:divBdr>
    </w:div>
    <w:div w:id="859050859">
      <w:bodyDiv w:val="1"/>
      <w:marLeft w:val="0"/>
      <w:marRight w:val="0"/>
      <w:marTop w:val="0"/>
      <w:marBottom w:val="0"/>
      <w:divBdr>
        <w:top w:val="none" w:sz="0" w:space="0" w:color="auto"/>
        <w:left w:val="none" w:sz="0" w:space="0" w:color="auto"/>
        <w:bottom w:val="none" w:sz="0" w:space="0" w:color="auto"/>
        <w:right w:val="none" w:sz="0" w:space="0" w:color="auto"/>
      </w:divBdr>
    </w:div>
    <w:div w:id="892235911">
      <w:bodyDiv w:val="1"/>
      <w:marLeft w:val="0"/>
      <w:marRight w:val="0"/>
      <w:marTop w:val="0"/>
      <w:marBottom w:val="0"/>
      <w:divBdr>
        <w:top w:val="none" w:sz="0" w:space="0" w:color="auto"/>
        <w:left w:val="none" w:sz="0" w:space="0" w:color="auto"/>
        <w:bottom w:val="none" w:sz="0" w:space="0" w:color="auto"/>
        <w:right w:val="none" w:sz="0" w:space="0" w:color="auto"/>
      </w:divBdr>
    </w:div>
    <w:div w:id="928267782">
      <w:bodyDiv w:val="1"/>
      <w:marLeft w:val="0"/>
      <w:marRight w:val="0"/>
      <w:marTop w:val="0"/>
      <w:marBottom w:val="0"/>
      <w:divBdr>
        <w:top w:val="none" w:sz="0" w:space="0" w:color="auto"/>
        <w:left w:val="none" w:sz="0" w:space="0" w:color="auto"/>
        <w:bottom w:val="none" w:sz="0" w:space="0" w:color="auto"/>
        <w:right w:val="none" w:sz="0" w:space="0" w:color="auto"/>
      </w:divBdr>
    </w:div>
    <w:div w:id="967049285">
      <w:bodyDiv w:val="1"/>
      <w:marLeft w:val="0"/>
      <w:marRight w:val="0"/>
      <w:marTop w:val="0"/>
      <w:marBottom w:val="0"/>
      <w:divBdr>
        <w:top w:val="none" w:sz="0" w:space="0" w:color="auto"/>
        <w:left w:val="none" w:sz="0" w:space="0" w:color="auto"/>
        <w:bottom w:val="none" w:sz="0" w:space="0" w:color="auto"/>
        <w:right w:val="none" w:sz="0" w:space="0" w:color="auto"/>
      </w:divBdr>
    </w:div>
    <w:div w:id="1228029941">
      <w:bodyDiv w:val="1"/>
      <w:marLeft w:val="0"/>
      <w:marRight w:val="0"/>
      <w:marTop w:val="0"/>
      <w:marBottom w:val="0"/>
      <w:divBdr>
        <w:top w:val="none" w:sz="0" w:space="0" w:color="auto"/>
        <w:left w:val="none" w:sz="0" w:space="0" w:color="auto"/>
        <w:bottom w:val="none" w:sz="0" w:space="0" w:color="auto"/>
        <w:right w:val="none" w:sz="0" w:space="0" w:color="auto"/>
      </w:divBdr>
    </w:div>
    <w:div w:id="175428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0D36D-2DAF-4C3C-9026-F5199B7BD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25</Pages>
  <Words>2773</Words>
  <Characters>15809</Characters>
  <Application>Microsoft Office Word</Application>
  <DocSecurity>0</DocSecurity>
  <Lines>131</Lines>
  <Paragraphs>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Oanh 20163103</dc:creator>
  <cp:keywords/>
  <dc:description/>
  <cp:lastModifiedBy>Khanh Linh Trinh</cp:lastModifiedBy>
  <cp:revision>38</cp:revision>
  <cp:lastPrinted>2019-12-16T15:07:00Z</cp:lastPrinted>
  <dcterms:created xsi:type="dcterms:W3CDTF">2019-12-17T07:29:00Z</dcterms:created>
  <dcterms:modified xsi:type="dcterms:W3CDTF">2019-12-23T17:52:00Z</dcterms:modified>
</cp:coreProperties>
</file>