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D7B14" w14:textId="78B9C5B7" w:rsidR="0079274C" w:rsidDel="008037DD" w:rsidRDefault="007E67DA" w:rsidP="0079274C">
      <w:pPr>
        <w:spacing w:line="240" w:lineRule="auto"/>
        <w:rPr>
          <w:del w:id="0" w:author="Khanh Linh Trinh" w:date="2019-12-19T22:28:00Z"/>
          <w:i/>
          <w:color w:val="548DD4"/>
          <w:sz w:val="32"/>
          <w:szCs w:val="32"/>
        </w:rPr>
      </w:pPr>
      <w:ins w:id="1" w:author="Nguyen Thi Thuy Duong" w:date="2019-12-17T15:34:00Z">
        <w:r>
          <w:rPr>
            <w:b/>
            <w:i/>
            <w:noProof/>
            <w:color w:val="2A62A6"/>
            <w:sz w:val="32"/>
            <w:szCs w:val="32"/>
            <w:lang w:eastAsia="ja-JP" w:bidi="ar-SA"/>
          </w:rPr>
          <w:drawing>
            <wp:inline distT="0" distB="0" distL="0" distR="0" wp14:anchorId="1C9B0A69" wp14:editId="31C08508">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09E30388" w14:textId="0D4112C5" w:rsidR="008037DD" w:rsidRDefault="008037DD" w:rsidP="00A76D5B">
      <w:pPr>
        <w:spacing w:line="240" w:lineRule="auto"/>
        <w:rPr>
          <w:ins w:id="2" w:author="Nguyen Thi Thuy Duong" w:date="2019-12-23T23:12:00Z"/>
          <w:i/>
          <w:color w:val="548DD4"/>
          <w:sz w:val="32"/>
          <w:szCs w:val="32"/>
        </w:rPr>
      </w:pPr>
    </w:p>
    <w:p w14:paraId="1479CECF" w14:textId="77777777" w:rsidR="008037DD" w:rsidRDefault="008037DD" w:rsidP="00A76D5B">
      <w:pPr>
        <w:spacing w:line="240" w:lineRule="auto"/>
        <w:rPr>
          <w:ins w:id="3" w:author="Nguyen Thi Thuy Duong" w:date="2019-12-23T23:12:00Z"/>
          <w:i/>
          <w:color w:val="548DD4"/>
          <w:sz w:val="32"/>
          <w:szCs w:val="32"/>
        </w:rPr>
      </w:pPr>
    </w:p>
    <w:p w14:paraId="5B78569D" w14:textId="77777777" w:rsidR="00A76D5B" w:rsidRPr="005C397A" w:rsidRDefault="00A76D5B" w:rsidP="0079274C">
      <w:pPr>
        <w:spacing w:line="240" w:lineRule="auto"/>
        <w:rPr>
          <w:ins w:id="4" w:author="Khanh Linh Trinh" w:date="2019-12-19T22:29:00Z"/>
          <w:b/>
          <w:i/>
          <w:color w:val="2A62A6"/>
          <w:sz w:val="32"/>
          <w:szCs w:val="32"/>
        </w:rPr>
      </w:pPr>
    </w:p>
    <w:p w14:paraId="4BD7869B" w14:textId="77777777" w:rsidR="0079274C" w:rsidDel="00A76D5B" w:rsidRDefault="0079274C">
      <w:pPr>
        <w:rPr>
          <w:del w:id="5" w:author="Khanh Linh Trinh" w:date="2019-12-19T22:28:00Z"/>
        </w:rPr>
      </w:pPr>
    </w:p>
    <w:p w14:paraId="2653C812" w14:textId="77777777" w:rsidR="0079274C" w:rsidDel="00A76D5B" w:rsidRDefault="0079274C">
      <w:pPr>
        <w:rPr>
          <w:del w:id="6" w:author="Khanh Linh Trinh" w:date="2019-12-19T22:28:00Z"/>
        </w:rPr>
      </w:pPr>
    </w:p>
    <w:p w14:paraId="772F1342" w14:textId="77777777" w:rsidR="0079274C" w:rsidDel="00A76D5B" w:rsidRDefault="0079274C">
      <w:pPr>
        <w:rPr>
          <w:del w:id="7" w:author="Khanh Linh Trinh" w:date="2019-12-19T22:28:00Z"/>
        </w:rPr>
      </w:pPr>
    </w:p>
    <w:p w14:paraId="6402B812" w14:textId="77777777" w:rsidR="0079274C" w:rsidDel="00A76D5B" w:rsidRDefault="0079274C">
      <w:pPr>
        <w:rPr>
          <w:del w:id="8" w:author="Khanh Linh Trinh" w:date="2019-12-19T22:28:00Z"/>
        </w:rPr>
      </w:pPr>
    </w:p>
    <w:p w14:paraId="575C765C" w14:textId="77777777" w:rsidR="0079274C" w:rsidDel="00A76D5B" w:rsidRDefault="0079274C">
      <w:pPr>
        <w:rPr>
          <w:del w:id="9" w:author="Khanh Linh Trinh" w:date="2019-12-19T22:28:00Z"/>
        </w:rPr>
      </w:pPr>
    </w:p>
    <w:p w14:paraId="11358FE0" w14:textId="77777777" w:rsidR="0079274C" w:rsidRDefault="0079274C"/>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8037DD" w:rsidRDefault="00573830" w:rsidP="0079274C">
      <w:pPr>
        <w:rPr>
          <w:szCs w:val="24"/>
          <w:rPrChange w:id="10" w:author="Nguyen Thi Thuy Duong" w:date="2019-12-23T23:08:00Z">
            <w:rPr/>
          </w:rPrChange>
        </w:rPr>
      </w:pPr>
      <w:r w:rsidRPr="008037DD">
        <w:rPr>
          <w:szCs w:val="24"/>
          <w:rPrChange w:id="11" w:author="Nguyen Thi Thuy Duong" w:date="2019-12-23T23:08:00Z">
            <w:rPr/>
          </w:rPrChange>
        </w:rPr>
        <w:t>Xây dựng web bán hàng quần áo online</w:t>
      </w:r>
    </w:p>
    <w:p w14:paraId="5268D85A" w14:textId="00CA3BD0" w:rsidR="00CB18D7" w:rsidRPr="008037DD" w:rsidRDefault="00CB18D7" w:rsidP="0079274C">
      <w:pPr>
        <w:rPr>
          <w:ins w:id="12" w:author="Khanh Linh Trinh" w:date="2019-12-19T22:08:00Z"/>
          <w:szCs w:val="24"/>
          <w:rPrChange w:id="13" w:author="Nguyen Thi Thuy Duong" w:date="2019-12-23T23:08:00Z">
            <w:rPr>
              <w:ins w:id="14" w:author="Khanh Linh Trinh" w:date="2019-12-19T22:08:00Z"/>
            </w:rPr>
          </w:rPrChange>
        </w:rPr>
      </w:pPr>
      <w:r w:rsidRPr="008037DD">
        <w:rPr>
          <w:szCs w:val="24"/>
          <w:rPrChange w:id="15" w:author="Nguyen Thi Thuy Duong" w:date="2019-12-23T23:08:00Z">
            <w:rPr/>
          </w:rPrChange>
        </w:rPr>
        <w:t xml:space="preserve">Mã dự án: </w:t>
      </w:r>
      <w:r w:rsidR="006305AC" w:rsidRPr="008037DD">
        <w:rPr>
          <w:szCs w:val="24"/>
          <w:rPrChange w:id="16" w:author="Nguyen Thi Thuy Duong" w:date="2019-12-23T23:08:00Z">
            <w:rPr/>
          </w:rPrChange>
        </w:rPr>
        <w:t>LFR</w:t>
      </w:r>
      <w:r w:rsidRPr="008037DD">
        <w:rPr>
          <w:szCs w:val="24"/>
          <w:rPrChange w:id="17" w:author="Nguyen Thi Thuy Duong" w:date="2019-12-23T23:08:00Z">
            <w:rPr/>
          </w:rPrChange>
        </w:rPr>
        <w:t>0101</w:t>
      </w:r>
    </w:p>
    <w:p w14:paraId="70CB4C25" w14:textId="0D9510BF" w:rsidR="009601E4" w:rsidRPr="008037DD" w:rsidRDefault="009601E4" w:rsidP="009601E4">
      <w:pPr>
        <w:rPr>
          <w:ins w:id="18" w:author="Khanh Linh Trinh" w:date="2019-12-19T22:08:00Z"/>
          <w:i/>
          <w:szCs w:val="24"/>
          <w:rPrChange w:id="19" w:author="Nguyen Thi Thuy Duong" w:date="2019-12-23T23:08:00Z">
            <w:rPr>
              <w:ins w:id="20" w:author="Khanh Linh Trinh" w:date="2019-12-19T22:08:00Z"/>
              <w:i/>
            </w:rPr>
          </w:rPrChange>
        </w:rPr>
      </w:pPr>
      <w:ins w:id="21" w:author="Khanh Linh Trinh" w:date="2019-12-19T22:08:00Z">
        <w:r w:rsidRPr="008037DD">
          <w:rPr>
            <w:i/>
            <w:szCs w:val="24"/>
            <w:rPrChange w:id="22" w:author="Nguyen Thi Thuy Duong" w:date="2019-12-23T23:08:00Z">
              <w:rPr>
                <w:i/>
              </w:rPr>
            </w:rPrChange>
          </w:rPr>
          <w:t>Tài liệu mô tả yêu cầu của khách hàng về dự án xây dựng websitebán quần áo,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lang w:eastAsia="ar-SA" w:bidi="ar-SA"/>
        </w:rPr>
      </w:pPr>
      <w:r>
        <w:rPr>
          <w:color w:val="951B13"/>
        </w:rPr>
        <w:br w:type="page"/>
      </w:r>
    </w:p>
    <w:p w14:paraId="362CB485" w14:textId="2C96FCFC" w:rsidR="0079274C" w:rsidRPr="0017102C" w:rsidDel="00F864E5" w:rsidRDefault="0079274C" w:rsidP="0079274C">
      <w:pPr>
        <w:pStyle w:val="NormalH"/>
        <w:rPr>
          <w:del w:id="23" w:author="Nguyen Thi Thuy Duong" w:date="2019-12-23T23:52:00Z"/>
          <w:color w:val="951B13"/>
        </w:rPr>
      </w:pPr>
      <w:del w:id="24" w:author="Nguyen Thi Thuy Duong" w:date="2019-12-23T23:12:00Z">
        <w:r w:rsidRPr="0017102C" w:rsidDel="008037DD">
          <w:rPr>
            <w:color w:val="951B13"/>
          </w:rPr>
          <w:lastRenderedPageBreak/>
          <w:delText>Table of contents</w:delText>
        </w:r>
      </w:del>
    </w:p>
    <w:customXmlInsRangeStart w:id="25"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sz w:val="24"/>
        </w:rPr>
      </w:sdtEndPr>
      <w:sdtContent>
        <w:customXmlInsRangeEnd w:id="25"/>
        <w:p w14:paraId="50BC2A10" w14:textId="0D2CDBAB" w:rsidR="005F20E4" w:rsidRPr="00F864E5" w:rsidRDefault="00F864E5">
          <w:pPr>
            <w:pStyle w:val="TOCHeading"/>
            <w:rPr>
              <w:ins w:id="26" w:author="Khanh Linh Trinh" w:date="2019-12-19T23:23:00Z"/>
              <w:rStyle w:val="Heading2Char"/>
              <w:rPrChange w:id="27" w:author="Nguyen Thi Thuy Duong" w:date="2019-12-23T23:53:00Z">
                <w:rPr>
                  <w:ins w:id="28" w:author="Khanh Linh Trinh" w:date="2019-12-19T23:23:00Z"/>
                </w:rPr>
              </w:rPrChange>
            </w:rPr>
          </w:pPr>
          <w:ins w:id="29" w:author="Nguyen Thi Thuy Duong" w:date="2019-12-23T23:52:00Z">
            <w:r w:rsidRPr="00F864E5">
              <w:rPr>
                <w:rStyle w:val="Heading2Char"/>
                <w:rPrChange w:id="30" w:author="Nguyen Thi Thuy Duong" w:date="2019-12-23T23:53:00Z">
                  <w:rPr>
                    <w:rFonts w:ascii="Tahoma" w:eastAsia="MS Mincho" w:hAnsi="Tahoma" w:cs="Calibri"/>
                    <w:color w:val="auto"/>
                    <w:sz w:val="20"/>
                    <w:szCs w:val="20"/>
                    <w:lang w:eastAsia="hi-IN" w:bidi="hi-IN"/>
                  </w:rPr>
                </w:rPrChange>
              </w:rPr>
              <w:t>MỤC LỤC</w:t>
            </w:r>
          </w:ins>
          <w:ins w:id="31" w:author="Khanh Linh Trinh" w:date="2019-12-19T23:24:00Z">
            <w:del w:id="32" w:author="Nguyen Thi Thuy Duong" w:date="2019-12-23T23:12:00Z">
              <w:r w:rsidR="005F20E4" w:rsidRPr="00F864E5" w:rsidDel="008037DD">
                <w:rPr>
                  <w:rStyle w:val="Heading2Char"/>
                  <w:rPrChange w:id="33" w:author="Nguyen Thi Thuy Duong" w:date="2019-12-23T23:53:00Z">
                    <w:rPr/>
                  </w:rPrChange>
                </w:rPr>
                <w:delText>Mục lục</w:delText>
              </w:r>
            </w:del>
          </w:ins>
        </w:p>
        <w:p w14:paraId="63BAD420" w14:textId="72E27803" w:rsidR="00F864E5" w:rsidRPr="00F864E5" w:rsidRDefault="005F20E4">
          <w:pPr>
            <w:pStyle w:val="TOC1"/>
            <w:rPr>
              <w:ins w:id="34" w:author="Nguyen Thi Thuy Duong" w:date="2019-12-23T23:51:00Z"/>
              <w:rFonts w:asciiTheme="minorHAnsi" w:eastAsiaTheme="minorEastAsia" w:hAnsiTheme="minorHAnsi" w:cstheme="minorBidi"/>
              <w:b w:val="0"/>
              <w:bCs w:val="0"/>
              <w:caps w:val="0"/>
              <w:noProof/>
              <w:sz w:val="20"/>
              <w:lang w:eastAsia="ja-JP" w:bidi="ar-SA"/>
              <w:rPrChange w:id="35" w:author="Nguyen Thi Thuy Duong" w:date="2019-12-23T23:51:00Z">
                <w:rPr>
                  <w:ins w:id="36" w:author="Nguyen Thi Thuy Duong" w:date="2019-12-23T23:51:00Z"/>
                  <w:rFonts w:asciiTheme="minorHAnsi" w:eastAsiaTheme="minorEastAsia" w:hAnsiTheme="minorHAnsi" w:cstheme="minorBidi"/>
                  <w:b w:val="0"/>
                  <w:bCs w:val="0"/>
                  <w:caps w:val="0"/>
                  <w:noProof/>
                  <w:sz w:val="22"/>
                  <w:szCs w:val="22"/>
                  <w:lang w:eastAsia="ja-JP" w:bidi="ar-SA"/>
                </w:rPr>
              </w:rPrChange>
            </w:rPr>
          </w:pPr>
          <w:ins w:id="37" w:author="Khanh Linh Trinh" w:date="2019-12-19T23:23:00Z">
            <w:r w:rsidRPr="00F864E5">
              <w:rPr>
                <w:sz w:val="20"/>
                <w:rPrChange w:id="38" w:author="Nguyen Thi Thuy Duong" w:date="2019-12-23T23:51:00Z">
                  <w:rPr/>
                </w:rPrChange>
              </w:rPr>
              <w:fldChar w:fldCharType="begin"/>
            </w:r>
            <w:r w:rsidRPr="00F864E5">
              <w:rPr>
                <w:sz w:val="20"/>
                <w:rPrChange w:id="39" w:author="Nguyen Thi Thuy Duong" w:date="2019-12-23T23:51:00Z">
                  <w:rPr/>
                </w:rPrChange>
              </w:rPr>
              <w:instrText xml:space="preserve"> TOC \o "1-3" \h \z \u </w:instrText>
            </w:r>
            <w:r w:rsidRPr="00F864E5">
              <w:rPr>
                <w:sz w:val="20"/>
                <w:rPrChange w:id="40" w:author="Nguyen Thi Thuy Duong" w:date="2019-12-23T23:51:00Z">
                  <w:rPr>
                    <w:rFonts w:eastAsia="MS Mincho" w:cs="Calibri"/>
                    <w:caps w:val="0"/>
                    <w:noProof/>
                  </w:rPr>
                </w:rPrChange>
              </w:rPr>
              <w:fldChar w:fldCharType="separate"/>
            </w:r>
          </w:ins>
          <w:ins w:id="41" w:author="Nguyen Thi Thuy Duong" w:date="2019-12-23T23:51:00Z">
            <w:r w:rsidR="00F864E5" w:rsidRPr="00F864E5">
              <w:rPr>
                <w:rStyle w:val="Hyperlink"/>
                <w:noProof/>
                <w:sz w:val="20"/>
                <w:rPrChange w:id="42" w:author="Nguyen Thi Thuy Duong" w:date="2019-12-23T23:51:00Z">
                  <w:rPr>
                    <w:rStyle w:val="Hyperlink"/>
                    <w:noProof/>
                  </w:rPr>
                </w:rPrChange>
              </w:rPr>
              <w:fldChar w:fldCharType="begin"/>
            </w:r>
            <w:r w:rsidR="00F864E5" w:rsidRPr="00F864E5">
              <w:rPr>
                <w:rStyle w:val="Hyperlink"/>
                <w:noProof/>
                <w:sz w:val="20"/>
                <w:rPrChange w:id="43" w:author="Nguyen Thi Thuy Duong" w:date="2019-12-23T23:51:00Z">
                  <w:rPr>
                    <w:rStyle w:val="Hyperlink"/>
                    <w:noProof/>
                  </w:rPr>
                </w:rPrChange>
              </w:rPr>
              <w:instrText xml:space="preserve"> </w:instrText>
            </w:r>
            <w:r w:rsidR="00F864E5" w:rsidRPr="00F864E5">
              <w:rPr>
                <w:noProof/>
                <w:sz w:val="20"/>
                <w:rPrChange w:id="44" w:author="Nguyen Thi Thuy Duong" w:date="2019-12-23T23:51:00Z">
                  <w:rPr>
                    <w:noProof/>
                  </w:rPr>
                </w:rPrChange>
              </w:rPr>
              <w:instrText>HYPERLINK \l "_Toc28037535"</w:instrText>
            </w:r>
            <w:r w:rsidR="00F864E5" w:rsidRPr="00F864E5">
              <w:rPr>
                <w:rStyle w:val="Hyperlink"/>
                <w:noProof/>
                <w:sz w:val="20"/>
                <w:rPrChange w:id="45" w:author="Nguyen Thi Thuy Duong" w:date="2019-12-23T23:51:00Z">
                  <w:rPr>
                    <w:rStyle w:val="Hyperlink"/>
                    <w:noProof/>
                  </w:rPr>
                </w:rPrChange>
              </w:rPr>
              <w:instrText xml:space="preserve"> </w:instrText>
            </w:r>
            <w:r w:rsidR="00F864E5" w:rsidRPr="00F864E5">
              <w:rPr>
                <w:rStyle w:val="Hyperlink"/>
                <w:noProof/>
                <w:sz w:val="20"/>
                <w:rPrChange w:id="46" w:author="Nguyen Thi Thuy Duong" w:date="2019-12-23T23:51:00Z">
                  <w:rPr>
                    <w:rStyle w:val="Hyperlink"/>
                    <w:noProof/>
                  </w:rPr>
                </w:rPrChange>
              </w:rPr>
              <w:fldChar w:fldCharType="separate"/>
            </w:r>
            <w:r w:rsidR="00F864E5" w:rsidRPr="00F864E5">
              <w:rPr>
                <w:rStyle w:val="Hyperlink"/>
                <w:noProof/>
                <w:sz w:val="20"/>
                <w:rPrChange w:id="47" w:author="Nguyen Thi Thuy Duong" w:date="2019-12-23T23:51:00Z">
                  <w:rPr>
                    <w:rStyle w:val="Hyperlink"/>
                    <w:noProof/>
                  </w:rPr>
                </w:rPrChange>
              </w:rPr>
              <w:t>1.</w:t>
            </w:r>
            <w:r w:rsidR="00F864E5" w:rsidRPr="00F864E5">
              <w:rPr>
                <w:rFonts w:asciiTheme="minorHAnsi" w:eastAsiaTheme="minorEastAsia" w:hAnsiTheme="minorHAnsi" w:cstheme="minorBidi"/>
                <w:b w:val="0"/>
                <w:bCs w:val="0"/>
                <w:caps w:val="0"/>
                <w:noProof/>
                <w:sz w:val="20"/>
                <w:lang w:eastAsia="ja-JP" w:bidi="ar-SA"/>
                <w:rPrChange w:id="48"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00F864E5" w:rsidRPr="00F864E5">
              <w:rPr>
                <w:rStyle w:val="Hyperlink"/>
                <w:noProof/>
                <w:sz w:val="20"/>
                <w:rPrChange w:id="49" w:author="Nguyen Thi Thuy Duong" w:date="2019-12-23T23:51:00Z">
                  <w:rPr>
                    <w:rStyle w:val="Hyperlink"/>
                    <w:noProof/>
                  </w:rPr>
                </w:rPrChange>
              </w:rPr>
              <w:t>Giới thiệu dự án</w:t>
            </w:r>
            <w:r w:rsidR="00F864E5" w:rsidRPr="00F864E5">
              <w:rPr>
                <w:noProof/>
                <w:webHidden/>
                <w:sz w:val="20"/>
                <w:rPrChange w:id="50" w:author="Nguyen Thi Thuy Duong" w:date="2019-12-23T23:51:00Z">
                  <w:rPr>
                    <w:noProof/>
                    <w:webHidden/>
                  </w:rPr>
                </w:rPrChange>
              </w:rPr>
              <w:tab/>
            </w:r>
            <w:r w:rsidR="00F864E5" w:rsidRPr="00F864E5">
              <w:rPr>
                <w:noProof/>
                <w:webHidden/>
                <w:sz w:val="20"/>
                <w:rPrChange w:id="51" w:author="Nguyen Thi Thuy Duong" w:date="2019-12-23T23:51:00Z">
                  <w:rPr>
                    <w:noProof/>
                    <w:webHidden/>
                  </w:rPr>
                </w:rPrChange>
              </w:rPr>
              <w:fldChar w:fldCharType="begin"/>
            </w:r>
            <w:r w:rsidR="00F864E5" w:rsidRPr="00F864E5">
              <w:rPr>
                <w:noProof/>
                <w:webHidden/>
                <w:sz w:val="20"/>
                <w:rPrChange w:id="52" w:author="Nguyen Thi Thuy Duong" w:date="2019-12-23T23:51:00Z">
                  <w:rPr>
                    <w:noProof/>
                    <w:webHidden/>
                  </w:rPr>
                </w:rPrChange>
              </w:rPr>
              <w:instrText xml:space="preserve"> PAGEREF _Toc28037535 \h </w:instrText>
            </w:r>
          </w:ins>
          <w:r w:rsidR="00F864E5" w:rsidRPr="00F864E5">
            <w:rPr>
              <w:noProof/>
              <w:webHidden/>
              <w:sz w:val="20"/>
              <w:rPrChange w:id="53" w:author="Nguyen Thi Thuy Duong" w:date="2019-12-23T23:51:00Z">
                <w:rPr>
                  <w:noProof/>
                  <w:webHidden/>
                  <w:sz w:val="20"/>
                </w:rPr>
              </w:rPrChange>
            </w:rPr>
          </w:r>
          <w:r w:rsidR="00F864E5" w:rsidRPr="00F864E5">
            <w:rPr>
              <w:noProof/>
              <w:webHidden/>
              <w:sz w:val="20"/>
              <w:rPrChange w:id="54" w:author="Nguyen Thi Thuy Duong" w:date="2019-12-23T23:51:00Z">
                <w:rPr>
                  <w:noProof/>
                  <w:webHidden/>
                </w:rPr>
              </w:rPrChange>
            </w:rPr>
            <w:fldChar w:fldCharType="separate"/>
          </w:r>
          <w:ins w:id="55" w:author="Nguyen Thi Thuy Duong" w:date="2019-12-23T23:51:00Z">
            <w:r w:rsidR="00F864E5" w:rsidRPr="00F864E5">
              <w:rPr>
                <w:noProof/>
                <w:webHidden/>
                <w:sz w:val="20"/>
                <w:rPrChange w:id="56" w:author="Nguyen Thi Thuy Duong" w:date="2019-12-23T23:51:00Z">
                  <w:rPr>
                    <w:noProof/>
                    <w:webHidden/>
                  </w:rPr>
                </w:rPrChange>
              </w:rPr>
              <w:t>3</w:t>
            </w:r>
            <w:r w:rsidR="00F864E5" w:rsidRPr="00F864E5">
              <w:rPr>
                <w:noProof/>
                <w:webHidden/>
                <w:sz w:val="20"/>
                <w:rPrChange w:id="57" w:author="Nguyen Thi Thuy Duong" w:date="2019-12-23T23:51:00Z">
                  <w:rPr>
                    <w:noProof/>
                    <w:webHidden/>
                  </w:rPr>
                </w:rPrChange>
              </w:rPr>
              <w:fldChar w:fldCharType="end"/>
            </w:r>
            <w:r w:rsidR="00F864E5" w:rsidRPr="00F864E5">
              <w:rPr>
                <w:rStyle w:val="Hyperlink"/>
                <w:noProof/>
                <w:sz w:val="20"/>
                <w:rPrChange w:id="58" w:author="Nguyen Thi Thuy Duong" w:date="2019-12-23T23:51:00Z">
                  <w:rPr>
                    <w:rStyle w:val="Hyperlink"/>
                    <w:noProof/>
                  </w:rPr>
                </w:rPrChange>
              </w:rPr>
              <w:fldChar w:fldCharType="end"/>
            </w:r>
          </w:ins>
        </w:p>
        <w:p w14:paraId="1168BC80" w14:textId="7A90BADF" w:rsidR="00F864E5" w:rsidRPr="00F864E5" w:rsidRDefault="00F864E5">
          <w:pPr>
            <w:pStyle w:val="TOC2"/>
            <w:rPr>
              <w:ins w:id="59" w:author="Nguyen Thi Thuy Duong" w:date="2019-12-23T23:51:00Z"/>
              <w:rFonts w:asciiTheme="minorHAnsi" w:eastAsiaTheme="minorEastAsia" w:hAnsiTheme="minorHAnsi" w:cstheme="minorBidi"/>
              <w:noProof/>
              <w:sz w:val="20"/>
              <w:lang w:eastAsia="ja-JP" w:bidi="ar-SA"/>
              <w:rPrChange w:id="60" w:author="Nguyen Thi Thuy Duong" w:date="2019-12-23T23:51:00Z">
                <w:rPr>
                  <w:ins w:id="61" w:author="Nguyen Thi Thuy Duong" w:date="2019-12-23T23:51:00Z"/>
                  <w:rFonts w:asciiTheme="minorHAnsi" w:eastAsiaTheme="minorEastAsia" w:hAnsiTheme="minorHAnsi" w:cstheme="minorBidi"/>
                  <w:noProof/>
                  <w:sz w:val="22"/>
                  <w:szCs w:val="22"/>
                  <w:lang w:eastAsia="ja-JP" w:bidi="ar-SA"/>
                </w:rPr>
              </w:rPrChange>
            </w:rPr>
          </w:pPr>
          <w:ins w:id="62" w:author="Nguyen Thi Thuy Duong" w:date="2019-12-23T23:51:00Z">
            <w:r w:rsidRPr="00F864E5">
              <w:rPr>
                <w:rStyle w:val="Hyperlink"/>
                <w:noProof/>
                <w:sz w:val="20"/>
                <w:rPrChange w:id="63" w:author="Nguyen Thi Thuy Duong" w:date="2019-12-23T23:51:00Z">
                  <w:rPr>
                    <w:rStyle w:val="Hyperlink"/>
                    <w:noProof/>
                  </w:rPr>
                </w:rPrChange>
              </w:rPr>
              <w:fldChar w:fldCharType="begin"/>
            </w:r>
            <w:r w:rsidRPr="00F864E5">
              <w:rPr>
                <w:rStyle w:val="Hyperlink"/>
                <w:noProof/>
                <w:sz w:val="20"/>
                <w:rPrChange w:id="64" w:author="Nguyen Thi Thuy Duong" w:date="2019-12-23T23:51:00Z">
                  <w:rPr>
                    <w:rStyle w:val="Hyperlink"/>
                    <w:noProof/>
                  </w:rPr>
                </w:rPrChange>
              </w:rPr>
              <w:instrText xml:space="preserve"> </w:instrText>
            </w:r>
            <w:r w:rsidRPr="00F864E5">
              <w:rPr>
                <w:noProof/>
                <w:sz w:val="20"/>
                <w:rPrChange w:id="65" w:author="Nguyen Thi Thuy Duong" w:date="2019-12-23T23:51:00Z">
                  <w:rPr>
                    <w:noProof/>
                  </w:rPr>
                </w:rPrChange>
              </w:rPr>
              <w:instrText>HYPERLINK \l "_Toc28037536"</w:instrText>
            </w:r>
            <w:r w:rsidRPr="00F864E5">
              <w:rPr>
                <w:rStyle w:val="Hyperlink"/>
                <w:noProof/>
                <w:sz w:val="20"/>
                <w:rPrChange w:id="66" w:author="Nguyen Thi Thuy Duong" w:date="2019-12-23T23:51:00Z">
                  <w:rPr>
                    <w:rStyle w:val="Hyperlink"/>
                    <w:noProof/>
                  </w:rPr>
                </w:rPrChange>
              </w:rPr>
              <w:instrText xml:space="preserve"> </w:instrText>
            </w:r>
            <w:r w:rsidRPr="00F864E5">
              <w:rPr>
                <w:rStyle w:val="Hyperlink"/>
                <w:noProof/>
                <w:sz w:val="20"/>
                <w:rPrChange w:id="67" w:author="Nguyen Thi Thuy Duong" w:date="2019-12-23T23:51:00Z">
                  <w:rPr>
                    <w:rStyle w:val="Hyperlink"/>
                    <w:noProof/>
                  </w:rPr>
                </w:rPrChange>
              </w:rPr>
              <w:fldChar w:fldCharType="separate"/>
            </w:r>
            <w:r w:rsidRPr="00F864E5">
              <w:rPr>
                <w:rStyle w:val="Hyperlink"/>
                <w:rFonts w:cs="Tahoma"/>
                <w:noProof/>
                <w:sz w:val="20"/>
                <w:rPrChange w:id="68" w:author="Nguyen Thi Thuy Duong" w:date="2019-12-23T23:51:00Z">
                  <w:rPr>
                    <w:rStyle w:val="Hyperlink"/>
                    <w:rFonts w:cs="Tahoma"/>
                    <w:noProof/>
                  </w:rPr>
                </w:rPrChange>
              </w:rPr>
              <w:t>1.1.</w:t>
            </w:r>
            <w:r w:rsidRPr="00F864E5">
              <w:rPr>
                <w:rFonts w:asciiTheme="minorHAnsi" w:eastAsiaTheme="minorEastAsia" w:hAnsiTheme="minorHAnsi" w:cstheme="minorBidi"/>
                <w:noProof/>
                <w:sz w:val="20"/>
                <w:lang w:eastAsia="ja-JP" w:bidi="ar-SA"/>
                <w:rPrChange w:id="69"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70" w:author="Nguyen Thi Thuy Duong" w:date="2019-12-23T23:51:00Z">
                  <w:rPr>
                    <w:rStyle w:val="Hyperlink"/>
                    <w:noProof/>
                  </w:rPr>
                </w:rPrChange>
              </w:rPr>
              <w:t>Mô tả dự án</w:t>
            </w:r>
            <w:r w:rsidRPr="00F864E5">
              <w:rPr>
                <w:noProof/>
                <w:webHidden/>
                <w:sz w:val="20"/>
                <w:rPrChange w:id="71" w:author="Nguyen Thi Thuy Duong" w:date="2019-12-23T23:51:00Z">
                  <w:rPr>
                    <w:noProof/>
                    <w:webHidden/>
                  </w:rPr>
                </w:rPrChange>
              </w:rPr>
              <w:tab/>
            </w:r>
            <w:r w:rsidRPr="00F864E5">
              <w:rPr>
                <w:noProof/>
                <w:webHidden/>
                <w:sz w:val="20"/>
                <w:rPrChange w:id="72" w:author="Nguyen Thi Thuy Duong" w:date="2019-12-23T23:51:00Z">
                  <w:rPr>
                    <w:noProof/>
                    <w:webHidden/>
                  </w:rPr>
                </w:rPrChange>
              </w:rPr>
              <w:fldChar w:fldCharType="begin"/>
            </w:r>
            <w:r w:rsidRPr="00F864E5">
              <w:rPr>
                <w:noProof/>
                <w:webHidden/>
                <w:sz w:val="20"/>
                <w:rPrChange w:id="73" w:author="Nguyen Thi Thuy Duong" w:date="2019-12-23T23:51:00Z">
                  <w:rPr>
                    <w:noProof/>
                    <w:webHidden/>
                  </w:rPr>
                </w:rPrChange>
              </w:rPr>
              <w:instrText xml:space="preserve"> PAGEREF _Toc28037536 \h </w:instrText>
            </w:r>
          </w:ins>
          <w:r w:rsidRPr="00F864E5">
            <w:rPr>
              <w:noProof/>
              <w:webHidden/>
              <w:sz w:val="20"/>
              <w:rPrChange w:id="74" w:author="Nguyen Thi Thuy Duong" w:date="2019-12-23T23:51:00Z">
                <w:rPr>
                  <w:noProof/>
                  <w:webHidden/>
                  <w:sz w:val="20"/>
                </w:rPr>
              </w:rPrChange>
            </w:rPr>
          </w:r>
          <w:r w:rsidRPr="00F864E5">
            <w:rPr>
              <w:noProof/>
              <w:webHidden/>
              <w:sz w:val="20"/>
              <w:rPrChange w:id="75" w:author="Nguyen Thi Thuy Duong" w:date="2019-12-23T23:51:00Z">
                <w:rPr>
                  <w:noProof/>
                  <w:webHidden/>
                </w:rPr>
              </w:rPrChange>
            </w:rPr>
            <w:fldChar w:fldCharType="separate"/>
          </w:r>
          <w:ins w:id="76" w:author="Nguyen Thi Thuy Duong" w:date="2019-12-23T23:51:00Z">
            <w:r w:rsidRPr="00F864E5">
              <w:rPr>
                <w:noProof/>
                <w:webHidden/>
                <w:sz w:val="20"/>
                <w:rPrChange w:id="77" w:author="Nguyen Thi Thuy Duong" w:date="2019-12-23T23:51:00Z">
                  <w:rPr>
                    <w:noProof/>
                    <w:webHidden/>
                  </w:rPr>
                </w:rPrChange>
              </w:rPr>
              <w:t>3</w:t>
            </w:r>
            <w:r w:rsidRPr="00F864E5">
              <w:rPr>
                <w:noProof/>
                <w:webHidden/>
                <w:sz w:val="20"/>
                <w:rPrChange w:id="78" w:author="Nguyen Thi Thuy Duong" w:date="2019-12-23T23:51:00Z">
                  <w:rPr>
                    <w:noProof/>
                    <w:webHidden/>
                  </w:rPr>
                </w:rPrChange>
              </w:rPr>
              <w:fldChar w:fldCharType="end"/>
            </w:r>
            <w:r w:rsidRPr="00F864E5">
              <w:rPr>
                <w:rStyle w:val="Hyperlink"/>
                <w:noProof/>
                <w:sz w:val="20"/>
                <w:rPrChange w:id="79" w:author="Nguyen Thi Thuy Duong" w:date="2019-12-23T23:51:00Z">
                  <w:rPr>
                    <w:rStyle w:val="Hyperlink"/>
                    <w:noProof/>
                  </w:rPr>
                </w:rPrChange>
              </w:rPr>
              <w:fldChar w:fldCharType="end"/>
            </w:r>
          </w:ins>
        </w:p>
        <w:p w14:paraId="7A142B0D" w14:textId="48CD1CA5" w:rsidR="00F864E5" w:rsidRPr="00F864E5" w:rsidRDefault="00F864E5">
          <w:pPr>
            <w:pStyle w:val="TOC2"/>
            <w:rPr>
              <w:ins w:id="80" w:author="Nguyen Thi Thuy Duong" w:date="2019-12-23T23:51:00Z"/>
              <w:rFonts w:asciiTheme="minorHAnsi" w:eastAsiaTheme="minorEastAsia" w:hAnsiTheme="minorHAnsi" w:cstheme="minorBidi"/>
              <w:noProof/>
              <w:sz w:val="20"/>
              <w:lang w:eastAsia="ja-JP" w:bidi="ar-SA"/>
              <w:rPrChange w:id="81" w:author="Nguyen Thi Thuy Duong" w:date="2019-12-23T23:51:00Z">
                <w:rPr>
                  <w:ins w:id="82" w:author="Nguyen Thi Thuy Duong" w:date="2019-12-23T23:51:00Z"/>
                  <w:rFonts w:asciiTheme="minorHAnsi" w:eastAsiaTheme="minorEastAsia" w:hAnsiTheme="minorHAnsi" w:cstheme="minorBidi"/>
                  <w:noProof/>
                  <w:sz w:val="22"/>
                  <w:szCs w:val="22"/>
                  <w:lang w:eastAsia="ja-JP" w:bidi="ar-SA"/>
                </w:rPr>
              </w:rPrChange>
            </w:rPr>
          </w:pPr>
          <w:ins w:id="83" w:author="Nguyen Thi Thuy Duong" w:date="2019-12-23T23:51:00Z">
            <w:r w:rsidRPr="00F864E5">
              <w:rPr>
                <w:rStyle w:val="Hyperlink"/>
                <w:noProof/>
                <w:sz w:val="20"/>
                <w:rPrChange w:id="84" w:author="Nguyen Thi Thuy Duong" w:date="2019-12-23T23:51:00Z">
                  <w:rPr>
                    <w:rStyle w:val="Hyperlink"/>
                    <w:noProof/>
                  </w:rPr>
                </w:rPrChange>
              </w:rPr>
              <w:fldChar w:fldCharType="begin"/>
            </w:r>
            <w:r w:rsidRPr="00F864E5">
              <w:rPr>
                <w:rStyle w:val="Hyperlink"/>
                <w:noProof/>
                <w:sz w:val="20"/>
                <w:rPrChange w:id="85" w:author="Nguyen Thi Thuy Duong" w:date="2019-12-23T23:51:00Z">
                  <w:rPr>
                    <w:rStyle w:val="Hyperlink"/>
                    <w:noProof/>
                  </w:rPr>
                </w:rPrChange>
              </w:rPr>
              <w:instrText xml:space="preserve"> </w:instrText>
            </w:r>
            <w:r w:rsidRPr="00F864E5">
              <w:rPr>
                <w:noProof/>
                <w:sz w:val="20"/>
                <w:rPrChange w:id="86" w:author="Nguyen Thi Thuy Duong" w:date="2019-12-23T23:51:00Z">
                  <w:rPr>
                    <w:noProof/>
                  </w:rPr>
                </w:rPrChange>
              </w:rPr>
              <w:instrText>HYPERLINK \l "_Toc28037537"</w:instrText>
            </w:r>
            <w:r w:rsidRPr="00F864E5">
              <w:rPr>
                <w:rStyle w:val="Hyperlink"/>
                <w:noProof/>
                <w:sz w:val="20"/>
                <w:rPrChange w:id="87" w:author="Nguyen Thi Thuy Duong" w:date="2019-12-23T23:51:00Z">
                  <w:rPr>
                    <w:rStyle w:val="Hyperlink"/>
                    <w:noProof/>
                  </w:rPr>
                </w:rPrChange>
              </w:rPr>
              <w:instrText xml:space="preserve"> </w:instrText>
            </w:r>
            <w:r w:rsidRPr="00F864E5">
              <w:rPr>
                <w:rStyle w:val="Hyperlink"/>
                <w:noProof/>
                <w:sz w:val="20"/>
                <w:rPrChange w:id="88" w:author="Nguyen Thi Thuy Duong" w:date="2019-12-23T23:51:00Z">
                  <w:rPr>
                    <w:rStyle w:val="Hyperlink"/>
                    <w:noProof/>
                  </w:rPr>
                </w:rPrChange>
              </w:rPr>
              <w:fldChar w:fldCharType="separate"/>
            </w:r>
            <w:r w:rsidRPr="00F864E5">
              <w:rPr>
                <w:rStyle w:val="Hyperlink"/>
                <w:rFonts w:cs="Tahoma"/>
                <w:noProof/>
                <w:sz w:val="20"/>
                <w:rPrChange w:id="89" w:author="Nguyen Thi Thuy Duong" w:date="2019-12-23T23:51:00Z">
                  <w:rPr>
                    <w:rStyle w:val="Hyperlink"/>
                    <w:rFonts w:cs="Tahoma"/>
                    <w:noProof/>
                  </w:rPr>
                </w:rPrChange>
              </w:rPr>
              <w:t>1.2.</w:t>
            </w:r>
            <w:r w:rsidRPr="00F864E5">
              <w:rPr>
                <w:rFonts w:asciiTheme="minorHAnsi" w:eastAsiaTheme="minorEastAsia" w:hAnsiTheme="minorHAnsi" w:cstheme="minorBidi"/>
                <w:noProof/>
                <w:sz w:val="20"/>
                <w:lang w:eastAsia="ja-JP" w:bidi="ar-SA"/>
                <w:rPrChange w:id="90"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91" w:author="Nguyen Thi Thuy Duong" w:date="2019-12-23T23:51:00Z">
                  <w:rPr>
                    <w:rStyle w:val="Hyperlink"/>
                    <w:noProof/>
                  </w:rPr>
                </w:rPrChange>
              </w:rPr>
              <w:t>Công cụ quản lý</w:t>
            </w:r>
            <w:r w:rsidRPr="00F864E5">
              <w:rPr>
                <w:noProof/>
                <w:webHidden/>
                <w:sz w:val="20"/>
                <w:rPrChange w:id="92" w:author="Nguyen Thi Thuy Duong" w:date="2019-12-23T23:51:00Z">
                  <w:rPr>
                    <w:noProof/>
                    <w:webHidden/>
                  </w:rPr>
                </w:rPrChange>
              </w:rPr>
              <w:tab/>
            </w:r>
            <w:r w:rsidRPr="00F864E5">
              <w:rPr>
                <w:noProof/>
                <w:webHidden/>
                <w:sz w:val="20"/>
                <w:rPrChange w:id="93" w:author="Nguyen Thi Thuy Duong" w:date="2019-12-23T23:51:00Z">
                  <w:rPr>
                    <w:noProof/>
                    <w:webHidden/>
                  </w:rPr>
                </w:rPrChange>
              </w:rPr>
              <w:fldChar w:fldCharType="begin"/>
            </w:r>
            <w:r w:rsidRPr="00F864E5">
              <w:rPr>
                <w:noProof/>
                <w:webHidden/>
                <w:sz w:val="20"/>
                <w:rPrChange w:id="94" w:author="Nguyen Thi Thuy Duong" w:date="2019-12-23T23:51:00Z">
                  <w:rPr>
                    <w:noProof/>
                    <w:webHidden/>
                  </w:rPr>
                </w:rPrChange>
              </w:rPr>
              <w:instrText xml:space="preserve"> PAGEREF _Toc28037537 \h </w:instrText>
            </w:r>
          </w:ins>
          <w:r w:rsidRPr="00F864E5">
            <w:rPr>
              <w:noProof/>
              <w:webHidden/>
              <w:sz w:val="20"/>
              <w:rPrChange w:id="95" w:author="Nguyen Thi Thuy Duong" w:date="2019-12-23T23:51:00Z">
                <w:rPr>
                  <w:noProof/>
                  <w:webHidden/>
                  <w:sz w:val="20"/>
                </w:rPr>
              </w:rPrChange>
            </w:rPr>
          </w:r>
          <w:r w:rsidRPr="00F864E5">
            <w:rPr>
              <w:noProof/>
              <w:webHidden/>
              <w:sz w:val="20"/>
              <w:rPrChange w:id="96" w:author="Nguyen Thi Thuy Duong" w:date="2019-12-23T23:51:00Z">
                <w:rPr>
                  <w:noProof/>
                  <w:webHidden/>
                </w:rPr>
              </w:rPrChange>
            </w:rPr>
            <w:fldChar w:fldCharType="separate"/>
          </w:r>
          <w:ins w:id="97" w:author="Nguyen Thi Thuy Duong" w:date="2019-12-23T23:51:00Z">
            <w:r w:rsidRPr="00F864E5">
              <w:rPr>
                <w:noProof/>
                <w:webHidden/>
                <w:sz w:val="20"/>
                <w:rPrChange w:id="98" w:author="Nguyen Thi Thuy Duong" w:date="2019-12-23T23:51:00Z">
                  <w:rPr>
                    <w:noProof/>
                    <w:webHidden/>
                  </w:rPr>
                </w:rPrChange>
              </w:rPr>
              <w:t>3</w:t>
            </w:r>
            <w:r w:rsidRPr="00F864E5">
              <w:rPr>
                <w:noProof/>
                <w:webHidden/>
                <w:sz w:val="20"/>
                <w:rPrChange w:id="99" w:author="Nguyen Thi Thuy Duong" w:date="2019-12-23T23:51:00Z">
                  <w:rPr>
                    <w:noProof/>
                    <w:webHidden/>
                  </w:rPr>
                </w:rPrChange>
              </w:rPr>
              <w:fldChar w:fldCharType="end"/>
            </w:r>
            <w:r w:rsidRPr="00F864E5">
              <w:rPr>
                <w:rStyle w:val="Hyperlink"/>
                <w:noProof/>
                <w:sz w:val="20"/>
                <w:rPrChange w:id="100" w:author="Nguyen Thi Thuy Duong" w:date="2019-12-23T23:51:00Z">
                  <w:rPr>
                    <w:rStyle w:val="Hyperlink"/>
                    <w:noProof/>
                  </w:rPr>
                </w:rPrChange>
              </w:rPr>
              <w:fldChar w:fldCharType="end"/>
            </w:r>
          </w:ins>
        </w:p>
        <w:p w14:paraId="72C48688" w14:textId="6918B39B" w:rsidR="00F864E5" w:rsidRPr="00F864E5" w:rsidRDefault="00F864E5">
          <w:pPr>
            <w:pStyle w:val="TOC1"/>
            <w:rPr>
              <w:ins w:id="101" w:author="Nguyen Thi Thuy Duong" w:date="2019-12-23T23:51:00Z"/>
              <w:rFonts w:asciiTheme="minorHAnsi" w:eastAsiaTheme="minorEastAsia" w:hAnsiTheme="minorHAnsi" w:cstheme="minorBidi"/>
              <w:b w:val="0"/>
              <w:bCs w:val="0"/>
              <w:caps w:val="0"/>
              <w:noProof/>
              <w:sz w:val="20"/>
              <w:lang w:eastAsia="ja-JP" w:bidi="ar-SA"/>
              <w:rPrChange w:id="102" w:author="Nguyen Thi Thuy Duong" w:date="2019-12-23T23:51:00Z">
                <w:rPr>
                  <w:ins w:id="103" w:author="Nguyen Thi Thuy Duong" w:date="2019-12-23T23:51:00Z"/>
                  <w:rFonts w:asciiTheme="minorHAnsi" w:eastAsiaTheme="minorEastAsia" w:hAnsiTheme="minorHAnsi" w:cstheme="minorBidi"/>
                  <w:b w:val="0"/>
                  <w:bCs w:val="0"/>
                  <w:caps w:val="0"/>
                  <w:noProof/>
                  <w:sz w:val="22"/>
                  <w:szCs w:val="22"/>
                  <w:lang w:eastAsia="ja-JP" w:bidi="ar-SA"/>
                </w:rPr>
              </w:rPrChange>
            </w:rPr>
          </w:pPr>
          <w:ins w:id="104" w:author="Nguyen Thi Thuy Duong" w:date="2019-12-23T23:51:00Z">
            <w:r w:rsidRPr="00F864E5">
              <w:rPr>
                <w:rStyle w:val="Hyperlink"/>
                <w:noProof/>
                <w:sz w:val="20"/>
                <w:rPrChange w:id="105" w:author="Nguyen Thi Thuy Duong" w:date="2019-12-23T23:51:00Z">
                  <w:rPr>
                    <w:rStyle w:val="Hyperlink"/>
                    <w:noProof/>
                  </w:rPr>
                </w:rPrChange>
              </w:rPr>
              <w:fldChar w:fldCharType="begin"/>
            </w:r>
            <w:r w:rsidRPr="00F864E5">
              <w:rPr>
                <w:rStyle w:val="Hyperlink"/>
                <w:noProof/>
                <w:sz w:val="20"/>
                <w:rPrChange w:id="106" w:author="Nguyen Thi Thuy Duong" w:date="2019-12-23T23:51:00Z">
                  <w:rPr>
                    <w:rStyle w:val="Hyperlink"/>
                    <w:noProof/>
                  </w:rPr>
                </w:rPrChange>
              </w:rPr>
              <w:instrText xml:space="preserve"> </w:instrText>
            </w:r>
            <w:r w:rsidRPr="00F864E5">
              <w:rPr>
                <w:noProof/>
                <w:sz w:val="20"/>
                <w:rPrChange w:id="107" w:author="Nguyen Thi Thuy Duong" w:date="2019-12-23T23:51:00Z">
                  <w:rPr>
                    <w:noProof/>
                  </w:rPr>
                </w:rPrChange>
              </w:rPr>
              <w:instrText>HYPERLINK \l "_Toc28037538"</w:instrText>
            </w:r>
            <w:r w:rsidRPr="00F864E5">
              <w:rPr>
                <w:rStyle w:val="Hyperlink"/>
                <w:noProof/>
                <w:sz w:val="20"/>
                <w:rPrChange w:id="108" w:author="Nguyen Thi Thuy Duong" w:date="2019-12-23T23:51:00Z">
                  <w:rPr>
                    <w:rStyle w:val="Hyperlink"/>
                    <w:noProof/>
                  </w:rPr>
                </w:rPrChange>
              </w:rPr>
              <w:instrText xml:space="preserve"> </w:instrText>
            </w:r>
            <w:r w:rsidRPr="00F864E5">
              <w:rPr>
                <w:rStyle w:val="Hyperlink"/>
                <w:noProof/>
                <w:sz w:val="20"/>
                <w:rPrChange w:id="109" w:author="Nguyen Thi Thuy Duong" w:date="2019-12-23T23:51:00Z">
                  <w:rPr>
                    <w:rStyle w:val="Hyperlink"/>
                    <w:noProof/>
                  </w:rPr>
                </w:rPrChange>
              </w:rPr>
              <w:fldChar w:fldCharType="separate"/>
            </w:r>
            <w:r w:rsidRPr="00F864E5">
              <w:rPr>
                <w:rStyle w:val="Hyperlink"/>
                <w:noProof/>
                <w:sz w:val="20"/>
                <w:rPrChange w:id="110" w:author="Nguyen Thi Thuy Duong" w:date="2019-12-23T23:51:00Z">
                  <w:rPr>
                    <w:rStyle w:val="Hyperlink"/>
                    <w:noProof/>
                  </w:rPr>
                </w:rPrChange>
              </w:rPr>
              <w:t>2.</w:t>
            </w:r>
            <w:r w:rsidRPr="00F864E5">
              <w:rPr>
                <w:rFonts w:asciiTheme="minorHAnsi" w:eastAsiaTheme="minorEastAsia" w:hAnsiTheme="minorHAnsi" w:cstheme="minorBidi"/>
                <w:b w:val="0"/>
                <w:bCs w:val="0"/>
                <w:caps w:val="0"/>
                <w:noProof/>
                <w:sz w:val="20"/>
                <w:lang w:eastAsia="ja-JP" w:bidi="ar-SA"/>
                <w:rPrChange w:id="111"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112" w:author="Nguyen Thi Thuy Duong" w:date="2019-12-23T23:51:00Z">
                  <w:rPr>
                    <w:rStyle w:val="Hyperlink"/>
                    <w:noProof/>
                  </w:rPr>
                </w:rPrChange>
              </w:rPr>
              <w:t>Các nhân sự tham gia dự án</w:t>
            </w:r>
            <w:r w:rsidRPr="00F864E5">
              <w:rPr>
                <w:noProof/>
                <w:webHidden/>
                <w:sz w:val="20"/>
                <w:rPrChange w:id="113" w:author="Nguyen Thi Thuy Duong" w:date="2019-12-23T23:51:00Z">
                  <w:rPr>
                    <w:noProof/>
                    <w:webHidden/>
                  </w:rPr>
                </w:rPrChange>
              </w:rPr>
              <w:tab/>
            </w:r>
            <w:r w:rsidRPr="00F864E5">
              <w:rPr>
                <w:noProof/>
                <w:webHidden/>
                <w:sz w:val="20"/>
                <w:rPrChange w:id="114" w:author="Nguyen Thi Thuy Duong" w:date="2019-12-23T23:51:00Z">
                  <w:rPr>
                    <w:noProof/>
                    <w:webHidden/>
                  </w:rPr>
                </w:rPrChange>
              </w:rPr>
              <w:fldChar w:fldCharType="begin"/>
            </w:r>
            <w:r w:rsidRPr="00F864E5">
              <w:rPr>
                <w:noProof/>
                <w:webHidden/>
                <w:sz w:val="20"/>
                <w:rPrChange w:id="115" w:author="Nguyen Thi Thuy Duong" w:date="2019-12-23T23:51:00Z">
                  <w:rPr>
                    <w:noProof/>
                    <w:webHidden/>
                  </w:rPr>
                </w:rPrChange>
              </w:rPr>
              <w:instrText xml:space="preserve"> PAGEREF _Toc28037538 \h </w:instrText>
            </w:r>
          </w:ins>
          <w:r w:rsidRPr="00F864E5">
            <w:rPr>
              <w:noProof/>
              <w:webHidden/>
              <w:sz w:val="20"/>
              <w:rPrChange w:id="116" w:author="Nguyen Thi Thuy Duong" w:date="2019-12-23T23:51:00Z">
                <w:rPr>
                  <w:noProof/>
                  <w:webHidden/>
                  <w:sz w:val="20"/>
                </w:rPr>
              </w:rPrChange>
            </w:rPr>
          </w:r>
          <w:r w:rsidRPr="00F864E5">
            <w:rPr>
              <w:noProof/>
              <w:webHidden/>
              <w:sz w:val="20"/>
              <w:rPrChange w:id="117" w:author="Nguyen Thi Thuy Duong" w:date="2019-12-23T23:51:00Z">
                <w:rPr>
                  <w:noProof/>
                  <w:webHidden/>
                </w:rPr>
              </w:rPrChange>
            </w:rPr>
            <w:fldChar w:fldCharType="separate"/>
          </w:r>
          <w:ins w:id="118" w:author="Nguyen Thi Thuy Duong" w:date="2019-12-23T23:51:00Z">
            <w:r w:rsidRPr="00F864E5">
              <w:rPr>
                <w:noProof/>
                <w:webHidden/>
                <w:sz w:val="20"/>
                <w:rPrChange w:id="119" w:author="Nguyen Thi Thuy Duong" w:date="2019-12-23T23:51:00Z">
                  <w:rPr>
                    <w:noProof/>
                    <w:webHidden/>
                  </w:rPr>
                </w:rPrChange>
              </w:rPr>
              <w:t>4</w:t>
            </w:r>
            <w:r w:rsidRPr="00F864E5">
              <w:rPr>
                <w:noProof/>
                <w:webHidden/>
                <w:sz w:val="20"/>
                <w:rPrChange w:id="120" w:author="Nguyen Thi Thuy Duong" w:date="2019-12-23T23:51:00Z">
                  <w:rPr>
                    <w:noProof/>
                    <w:webHidden/>
                  </w:rPr>
                </w:rPrChange>
              </w:rPr>
              <w:fldChar w:fldCharType="end"/>
            </w:r>
            <w:r w:rsidRPr="00F864E5">
              <w:rPr>
                <w:rStyle w:val="Hyperlink"/>
                <w:noProof/>
                <w:sz w:val="20"/>
                <w:rPrChange w:id="121" w:author="Nguyen Thi Thuy Duong" w:date="2019-12-23T23:51:00Z">
                  <w:rPr>
                    <w:rStyle w:val="Hyperlink"/>
                    <w:noProof/>
                  </w:rPr>
                </w:rPrChange>
              </w:rPr>
              <w:fldChar w:fldCharType="end"/>
            </w:r>
          </w:ins>
        </w:p>
        <w:p w14:paraId="786A1680" w14:textId="159C2611" w:rsidR="00F864E5" w:rsidRPr="00F864E5" w:rsidRDefault="00F864E5">
          <w:pPr>
            <w:pStyle w:val="TOC2"/>
            <w:rPr>
              <w:ins w:id="122" w:author="Nguyen Thi Thuy Duong" w:date="2019-12-23T23:51:00Z"/>
              <w:rFonts w:asciiTheme="minorHAnsi" w:eastAsiaTheme="minorEastAsia" w:hAnsiTheme="minorHAnsi" w:cstheme="minorBidi"/>
              <w:noProof/>
              <w:sz w:val="20"/>
              <w:lang w:eastAsia="ja-JP" w:bidi="ar-SA"/>
              <w:rPrChange w:id="123" w:author="Nguyen Thi Thuy Duong" w:date="2019-12-23T23:51:00Z">
                <w:rPr>
                  <w:ins w:id="124" w:author="Nguyen Thi Thuy Duong" w:date="2019-12-23T23:51:00Z"/>
                  <w:rFonts w:asciiTheme="minorHAnsi" w:eastAsiaTheme="minorEastAsia" w:hAnsiTheme="minorHAnsi" w:cstheme="minorBidi"/>
                  <w:noProof/>
                  <w:sz w:val="22"/>
                  <w:szCs w:val="22"/>
                  <w:lang w:eastAsia="ja-JP" w:bidi="ar-SA"/>
                </w:rPr>
              </w:rPrChange>
            </w:rPr>
          </w:pPr>
          <w:ins w:id="125" w:author="Nguyen Thi Thuy Duong" w:date="2019-12-23T23:51:00Z">
            <w:r w:rsidRPr="00F864E5">
              <w:rPr>
                <w:rStyle w:val="Hyperlink"/>
                <w:noProof/>
                <w:sz w:val="20"/>
                <w:rPrChange w:id="126" w:author="Nguyen Thi Thuy Duong" w:date="2019-12-23T23:51:00Z">
                  <w:rPr>
                    <w:rStyle w:val="Hyperlink"/>
                    <w:noProof/>
                  </w:rPr>
                </w:rPrChange>
              </w:rPr>
              <w:fldChar w:fldCharType="begin"/>
            </w:r>
            <w:r w:rsidRPr="00F864E5">
              <w:rPr>
                <w:rStyle w:val="Hyperlink"/>
                <w:noProof/>
                <w:sz w:val="20"/>
                <w:rPrChange w:id="127" w:author="Nguyen Thi Thuy Duong" w:date="2019-12-23T23:51:00Z">
                  <w:rPr>
                    <w:rStyle w:val="Hyperlink"/>
                    <w:noProof/>
                  </w:rPr>
                </w:rPrChange>
              </w:rPr>
              <w:instrText xml:space="preserve"> </w:instrText>
            </w:r>
            <w:r w:rsidRPr="00F864E5">
              <w:rPr>
                <w:noProof/>
                <w:sz w:val="20"/>
                <w:rPrChange w:id="128" w:author="Nguyen Thi Thuy Duong" w:date="2019-12-23T23:51:00Z">
                  <w:rPr>
                    <w:noProof/>
                  </w:rPr>
                </w:rPrChange>
              </w:rPr>
              <w:instrText>HYPERLINK \l "_Toc28037539"</w:instrText>
            </w:r>
            <w:r w:rsidRPr="00F864E5">
              <w:rPr>
                <w:rStyle w:val="Hyperlink"/>
                <w:noProof/>
                <w:sz w:val="20"/>
                <w:rPrChange w:id="129" w:author="Nguyen Thi Thuy Duong" w:date="2019-12-23T23:51:00Z">
                  <w:rPr>
                    <w:rStyle w:val="Hyperlink"/>
                    <w:noProof/>
                  </w:rPr>
                </w:rPrChange>
              </w:rPr>
              <w:instrText xml:space="preserve"> </w:instrText>
            </w:r>
            <w:r w:rsidRPr="00F864E5">
              <w:rPr>
                <w:rStyle w:val="Hyperlink"/>
                <w:noProof/>
                <w:sz w:val="20"/>
                <w:rPrChange w:id="130" w:author="Nguyen Thi Thuy Duong" w:date="2019-12-23T23:51:00Z">
                  <w:rPr>
                    <w:rStyle w:val="Hyperlink"/>
                    <w:noProof/>
                  </w:rPr>
                </w:rPrChange>
              </w:rPr>
              <w:fldChar w:fldCharType="separate"/>
            </w:r>
            <w:r w:rsidRPr="00F864E5">
              <w:rPr>
                <w:rStyle w:val="Hyperlink"/>
                <w:rFonts w:cs="Tahoma"/>
                <w:noProof/>
                <w:sz w:val="20"/>
                <w:rPrChange w:id="131" w:author="Nguyen Thi Thuy Duong" w:date="2019-12-23T23:51:00Z">
                  <w:rPr>
                    <w:rStyle w:val="Hyperlink"/>
                    <w:rFonts w:cs="Tahoma"/>
                    <w:noProof/>
                  </w:rPr>
                </w:rPrChange>
              </w:rPr>
              <w:t>2.1.</w:t>
            </w:r>
            <w:r w:rsidRPr="00F864E5">
              <w:rPr>
                <w:rFonts w:asciiTheme="minorHAnsi" w:eastAsiaTheme="minorEastAsia" w:hAnsiTheme="minorHAnsi" w:cstheme="minorBidi"/>
                <w:noProof/>
                <w:sz w:val="20"/>
                <w:lang w:eastAsia="ja-JP" w:bidi="ar-SA"/>
                <w:rPrChange w:id="132"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133" w:author="Nguyen Thi Thuy Duong" w:date="2019-12-23T23:51:00Z">
                  <w:rPr>
                    <w:rStyle w:val="Hyperlink"/>
                    <w:noProof/>
                  </w:rPr>
                </w:rPrChange>
              </w:rPr>
              <w:t>Thông tin liên hệ phía khách hàng</w:t>
            </w:r>
            <w:r w:rsidRPr="00F864E5">
              <w:rPr>
                <w:noProof/>
                <w:webHidden/>
                <w:sz w:val="20"/>
                <w:rPrChange w:id="134" w:author="Nguyen Thi Thuy Duong" w:date="2019-12-23T23:51:00Z">
                  <w:rPr>
                    <w:noProof/>
                    <w:webHidden/>
                  </w:rPr>
                </w:rPrChange>
              </w:rPr>
              <w:tab/>
            </w:r>
            <w:r w:rsidRPr="00F864E5">
              <w:rPr>
                <w:noProof/>
                <w:webHidden/>
                <w:sz w:val="20"/>
                <w:rPrChange w:id="135" w:author="Nguyen Thi Thuy Duong" w:date="2019-12-23T23:51:00Z">
                  <w:rPr>
                    <w:noProof/>
                    <w:webHidden/>
                  </w:rPr>
                </w:rPrChange>
              </w:rPr>
              <w:fldChar w:fldCharType="begin"/>
            </w:r>
            <w:r w:rsidRPr="00F864E5">
              <w:rPr>
                <w:noProof/>
                <w:webHidden/>
                <w:sz w:val="20"/>
                <w:rPrChange w:id="136" w:author="Nguyen Thi Thuy Duong" w:date="2019-12-23T23:51:00Z">
                  <w:rPr>
                    <w:noProof/>
                    <w:webHidden/>
                  </w:rPr>
                </w:rPrChange>
              </w:rPr>
              <w:instrText xml:space="preserve"> PAGEREF _Toc28037539 \h </w:instrText>
            </w:r>
          </w:ins>
          <w:r w:rsidRPr="00F864E5">
            <w:rPr>
              <w:noProof/>
              <w:webHidden/>
              <w:sz w:val="20"/>
              <w:rPrChange w:id="137" w:author="Nguyen Thi Thuy Duong" w:date="2019-12-23T23:51:00Z">
                <w:rPr>
                  <w:noProof/>
                  <w:webHidden/>
                  <w:sz w:val="20"/>
                </w:rPr>
              </w:rPrChange>
            </w:rPr>
          </w:r>
          <w:r w:rsidRPr="00F864E5">
            <w:rPr>
              <w:noProof/>
              <w:webHidden/>
              <w:sz w:val="20"/>
              <w:rPrChange w:id="138" w:author="Nguyen Thi Thuy Duong" w:date="2019-12-23T23:51:00Z">
                <w:rPr>
                  <w:noProof/>
                  <w:webHidden/>
                </w:rPr>
              </w:rPrChange>
            </w:rPr>
            <w:fldChar w:fldCharType="separate"/>
          </w:r>
          <w:ins w:id="139" w:author="Nguyen Thi Thuy Duong" w:date="2019-12-23T23:51:00Z">
            <w:r w:rsidRPr="00F864E5">
              <w:rPr>
                <w:noProof/>
                <w:webHidden/>
                <w:sz w:val="20"/>
                <w:rPrChange w:id="140" w:author="Nguyen Thi Thuy Duong" w:date="2019-12-23T23:51:00Z">
                  <w:rPr>
                    <w:noProof/>
                    <w:webHidden/>
                  </w:rPr>
                </w:rPrChange>
              </w:rPr>
              <w:t>4</w:t>
            </w:r>
            <w:r w:rsidRPr="00F864E5">
              <w:rPr>
                <w:noProof/>
                <w:webHidden/>
                <w:sz w:val="20"/>
                <w:rPrChange w:id="141" w:author="Nguyen Thi Thuy Duong" w:date="2019-12-23T23:51:00Z">
                  <w:rPr>
                    <w:noProof/>
                    <w:webHidden/>
                  </w:rPr>
                </w:rPrChange>
              </w:rPr>
              <w:fldChar w:fldCharType="end"/>
            </w:r>
            <w:r w:rsidRPr="00F864E5">
              <w:rPr>
                <w:rStyle w:val="Hyperlink"/>
                <w:noProof/>
                <w:sz w:val="20"/>
                <w:rPrChange w:id="142" w:author="Nguyen Thi Thuy Duong" w:date="2019-12-23T23:51:00Z">
                  <w:rPr>
                    <w:rStyle w:val="Hyperlink"/>
                    <w:noProof/>
                  </w:rPr>
                </w:rPrChange>
              </w:rPr>
              <w:fldChar w:fldCharType="end"/>
            </w:r>
          </w:ins>
        </w:p>
        <w:p w14:paraId="18EE1986" w14:textId="5C6DEEA4" w:rsidR="00F864E5" w:rsidRPr="00F864E5" w:rsidRDefault="00F864E5">
          <w:pPr>
            <w:pStyle w:val="TOC2"/>
            <w:rPr>
              <w:ins w:id="143" w:author="Nguyen Thi Thuy Duong" w:date="2019-12-23T23:51:00Z"/>
              <w:rFonts w:asciiTheme="minorHAnsi" w:eastAsiaTheme="minorEastAsia" w:hAnsiTheme="minorHAnsi" w:cstheme="minorBidi"/>
              <w:noProof/>
              <w:sz w:val="20"/>
              <w:lang w:eastAsia="ja-JP" w:bidi="ar-SA"/>
              <w:rPrChange w:id="144" w:author="Nguyen Thi Thuy Duong" w:date="2019-12-23T23:51:00Z">
                <w:rPr>
                  <w:ins w:id="145" w:author="Nguyen Thi Thuy Duong" w:date="2019-12-23T23:51:00Z"/>
                  <w:rFonts w:asciiTheme="minorHAnsi" w:eastAsiaTheme="minorEastAsia" w:hAnsiTheme="minorHAnsi" w:cstheme="minorBidi"/>
                  <w:noProof/>
                  <w:sz w:val="22"/>
                  <w:szCs w:val="22"/>
                  <w:lang w:eastAsia="ja-JP" w:bidi="ar-SA"/>
                </w:rPr>
              </w:rPrChange>
            </w:rPr>
          </w:pPr>
          <w:ins w:id="146" w:author="Nguyen Thi Thuy Duong" w:date="2019-12-23T23:51:00Z">
            <w:r w:rsidRPr="00F864E5">
              <w:rPr>
                <w:rStyle w:val="Hyperlink"/>
                <w:noProof/>
                <w:sz w:val="20"/>
                <w:rPrChange w:id="147" w:author="Nguyen Thi Thuy Duong" w:date="2019-12-23T23:51:00Z">
                  <w:rPr>
                    <w:rStyle w:val="Hyperlink"/>
                    <w:noProof/>
                  </w:rPr>
                </w:rPrChange>
              </w:rPr>
              <w:fldChar w:fldCharType="begin"/>
            </w:r>
            <w:r w:rsidRPr="00F864E5">
              <w:rPr>
                <w:rStyle w:val="Hyperlink"/>
                <w:noProof/>
                <w:sz w:val="20"/>
                <w:rPrChange w:id="148" w:author="Nguyen Thi Thuy Duong" w:date="2019-12-23T23:51:00Z">
                  <w:rPr>
                    <w:rStyle w:val="Hyperlink"/>
                    <w:noProof/>
                  </w:rPr>
                </w:rPrChange>
              </w:rPr>
              <w:instrText xml:space="preserve"> </w:instrText>
            </w:r>
            <w:r w:rsidRPr="00F864E5">
              <w:rPr>
                <w:noProof/>
                <w:sz w:val="20"/>
                <w:rPrChange w:id="149" w:author="Nguyen Thi Thuy Duong" w:date="2019-12-23T23:51:00Z">
                  <w:rPr>
                    <w:noProof/>
                  </w:rPr>
                </w:rPrChange>
              </w:rPr>
              <w:instrText>HYPERLINK \l "_Toc28037540"</w:instrText>
            </w:r>
            <w:r w:rsidRPr="00F864E5">
              <w:rPr>
                <w:rStyle w:val="Hyperlink"/>
                <w:noProof/>
                <w:sz w:val="20"/>
                <w:rPrChange w:id="150" w:author="Nguyen Thi Thuy Duong" w:date="2019-12-23T23:51:00Z">
                  <w:rPr>
                    <w:rStyle w:val="Hyperlink"/>
                    <w:noProof/>
                  </w:rPr>
                </w:rPrChange>
              </w:rPr>
              <w:instrText xml:space="preserve"> </w:instrText>
            </w:r>
            <w:r w:rsidRPr="00F864E5">
              <w:rPr>
                <w:rStyle w:val="Hyperlink"/>
                <w:noProof/>
                <w:sz w:val="20"/>
                <w:rPrChange w:id="151" w:author="Nguyen Thi Thuy Duong" w:date="2019-12-23T23:51:00Z">
                  <w:rPr>
                    <w:rStyle w:val="Hyperlink"/>
                    <w:noProof/>
                  </w:rPr>
                </w:rPrChange>
              </w:rPr>
              <w:fldChar w:fldCharType="separate"/>
            </w:r>
            <w:r w:rsidRPr="00F864E5">
              <w:rPr>
                <w:rStyle w:val="Hyperlink"/>
                <w:rFonts w:cs="Tahoma"/>
                <w:noProof/>
                <w:sz w:val="20"/>
                <w:rPrChange w:id="152" w:author="Nguyen Thi Thuy Duong" w:date="2019-12-23T23:51:00Z">
                  <w:rPr>
                    <w:rStyle w:val="Hyperlink"/>
                    <w:rFonts w:cs="Tahoma"/>
                    <w:noProof/>
                  </w:rPr>
                </w:rPrChange>
              </w:rPr>
              <w:t>2.2.</w:t>
            </w:r>
            <w:r w:rsidRPr="00F864E5">
              <w:rPr>
                <w:rFonts w:asciiTheme="minorHAnsi" w:eastAsiaTheme="minorEastAsia" w:hAnsiTheme="minorHAnsi" w:cstheme="minorBidi"/>
                <w:noProof/>
                <w:sz w:val="20"/>
                <w:lang w:eastAsia="ja-JP" w:bidi="ar-SA"/>
                <w:rPrChange w:id="153"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154" w:author="Nguyen Thi Thuy Duong" w:date="2019-12-23T23:51:00Z">
                  <w:rPr>
                    <w:rStyle w:val="Hyperlink"/>
                    <w:noProof/>
                  </w:rPr>
                </w:rPrChange>
              </w:rPr>
              <w:t>Thông tin liên hệ phía công ty</w:t>
            </w:r>
            <w:r w:rsidRPr="00F864E5">
              <w:rPr>
                <w:noProof/>
                <w:webHidden/>
                <w:sz w:val="20"/>
                <w:rPrChange w:id="155" w:author="Nguyen Thi Thuy Duong" w:date="2019-12-23T23:51:00Z">
                  <w:rPr>
                    <w:noProof/>
                    <w:webHidden/>
                  </w:rPr>
                </w:rPrChange>
              </w:rPr>
              <w:tab/>
            </w:r>
            <w:r w:rsidRPr="00F864E5">
              <w:rPr>
                <w:noProof/>
                <w:webHidden/>
                <w:sz w:val="20"/>
                <w:rPrChange w:id="156" w:author="Nguyen Thi Thuy Duong" w:date="2019-12-23T23:51:00Z">
                  <w:rPr>
                    <w:noProof/>
                    <w:webHidden/>
                  </w:rPr>
                </w:rPrChange>
              </w:rPr>
              <w:fldChar w:fldCharType="begin"/>
            </w:r>
            <w:r w:rsidRPr="00F864E5">
              <w:rPr>
                <w:noProof/>
                <w:webHidden/>
                <w:sz w:val="20"/>
                <w:rPrChange w:id="157" w:author="Nguyen Thi Thuy Duong" w:date="2019-12-23T23:51:00Z">
                  <w:rPr>
                    <w:noProof/>
                    <w:webHidden/>
                  </w:rPr>
                </w:rPrChange>
              </w:rPr>
              <w:instrText xml:space="preserve"> PAGEREF _Toc28037540 \h </w:instrText>
            </w:r>
          </w:ins>
          <w:r w:rsidRPr="00F864E5">
            <w:rPr>
              <w:noProof/>
              <w:webHidden/>
              <w:sz w:val="20"/>
              <w:rPrChange w:id="158" w:author="Nguyen Thi Thuy Duong" w:date="2019-12-23T23:51:00Z">
                <w:rPr>
                  <w:noProof/>
                  <w:webHidden/>
                  <w:sz w:val="20"/>
                </w:rPr>
              </w:rPrChange>
            </w:rPr>
          </w:r>
          <w:r w:rsidRPr="00F864E5">
            <w:rPr>
              <w:noProof/>
              <w:webHidden/>
              <w:sz w:val="20"/>
              <w:rPrChange w:id="159" w:author="Nguyen Thi Thuy Duong" w:date="2019-12-23T23:51:00Z">
                <w:rPr>
                  <w:noProof/>
                  <w:webHidden/>
                </w:rPr>
              </w:rPrChange>
            </w:rPr>
            <w:fldChar w:fldCharType="separate"/>
          </w:r>
          <w:ins w:id="160" w:author="Nguyen Thi Thuy Duong" w:date="2019-12-23T23:51:00Z">
            <w:r w:rsidRPr="00F864E5">
              <w:rPr>
                <w:noProof/>
                <w:webHidden/>
                <w:sz w:val="20"/>
                <w:rPrChange w:id="161" w:author="Nguyen Thi Thuy Duong" w:date="2019-12-23T23:51:00Z">
                  <w:rPr>
                    <w:noProof/>
                    <w:webHidden/>
                  </w:rPr>
                </w:rPrChange>
              </w:rPr>
              <w:t>4</w:t>
            </w:r>
            <w:r w:rsidRPr="00F864E5">
              <w:rPr>
                <w:noProof/>
                <w:webHidden/>
                <w:sz w:val="20"/>
                <w:rPrChange w:id="162" w:author="Nguyen Thi Thuy Duong" w:date="2019-12-23T23:51:00Z">
                  <w:rPr>
                    <w:noProof/>
                    <w:webHidden/>
                  </w:rPr>
                </w:rPrChange>
              </w:rPr>
              <w:fldChar w:fldCharType="end"/>
            </w:r>
            <w:r w:rsidRPr="00F864E5">
              <w:rPr>
                <w:rStyle w:val="Hyperlink"/>
                <w:noProof/>
                <w:sz w:val="20"/>
                <w:rPrChange w:id="163" w:author="Nguyen Thi Thuy Duong" w:date="2019-12-23T23:51:00Z">
                  <w:rPr>
                    <w:rStyle w:val="Hyperlink"/>
                    <w:noProof/>
                  </w:rPr>
                </w:rPrChange>
              </w:rPr>
              <w:fldChar w:fldCharType="end"/>
            </w:r>
          </w:ins>
        </w:p>
        <w:p w14:paraId="0155E840" w14:textId="6874646F" w:rsidR="00F864E5" w:rsidRPr="00F864E5" w:rsidRDefault="00F864E5">
          <w:pPr>
            <w:pStyle w:val="TOC2"/>
            <w:rPr>
              <w:ins w:id="164" w:author="Nguyen Thi Thuy Duong" w:date="2019-12-23T23:51:00Z"/>
              <w:rFonts w:asciiTheme="minorHAnsi" w:eastAsiaTheme="minorEastAsia" w:hAnsiTheme="minorHAnsi" w:cstheme="minorBidi"/>
              <w:noProof/>
              <w:sz w:val="20"/>
              <w:lang w:eastAsia="ja-JP" w:bidi="ar-SA"/>
              <w:rPrChange w:id="165" w:author="Nguyen Thi Thuy Duong" w:date="2019-12-23T23:51:00Z">
                <w:rPr>
                  <w:ins w:id="166" w:author="Nguyen Thi Thuy Duong" w:date="2019-12-23T23:51:00Z"/>
                  <w:rFonts w:asciiTheme="minorHAnsi" w:eastAsiaTheme="minorEastAsia" w:hAnsiTheme="minorHAnsi" w:cstheme="minorBidi"/>
                  <w:noProof/>
                  <w:sz w:val="22"/>
                  <w:szCs w:val="22"/>
                  <w:lang w:eastAsia="ja-JP" w:bidi="ar-SA"/>
                </w:rPr>
              </w:rPrChange>
            </w:rPr>
          </w:pPr>
          <w:ins w:id="167" w:author="Nguyen Thi Thuy Duong" w:date="2019-12-23T23:51:00Z">
            <w:r w:rsidRPr="00F864E5">
              <w:rPr>
                <w:rStyle w:val="Hyperlink"/>
                <w:noProof/>
                <w:sz w:val="20"/>
                <w:rPrChange w:id="168" w:author="Nguyen Thi Thuy Duong" w:date="2019-12-23T23:51:00Z">
                  <w:rPr>
                    <w:rStyle w:val="Hyperlink"/>
                    <w:noProof/>
                  </w:rPr>
                </w:rPrChange>
              </w:rPr>
              <w:fldChar w:fldCharType="begin"/>
            </w:r>
            <w:r w:rsidRPr="00F864E5">
              <w:rPr>
                <w:rStyle w:val="Hyperlink"/>
                <w:noProof/>
                <w:sz w:val="20"/>
                <w:rPrChange w:id="169" w:author="Nguyen Thi Thuy Duong" w:date="2019-12-23T23:51:00Z">
                  <w:rPr>
                    <w:rStyle w:val="Hyperlink"/>
                    <w:noProof/>
                  </w:rPr>
                </w:rPrChange>
              </w:rPr>
              <w:instrText xml:space="preserve"> </w:instrText>
            </w:r>
            <w:r w:rsidRPr="00F864E5">
              <w:rPr>
                <w:noProof/>
                <w:sz w:val="20"/>
                <w:rPrChange w:id="170" w:author="Nguyen Thi Thuy Duong" w:date="2019-12-23T23:51:00Z">
                  <w:rPr>
                    <w:noProof/>
                  </w:rPr>
                </w:rPrChange>
              </w:rPr>
              <w:instrText>HYPERLINK \l "_Toc28037541"</w:instrText>
            </w:r>
            <w:r w:rsidRPr="00F864E5">
              <w:rPr>
                <w:rStyle w:val="Hyperlink"/>
                <w:noProof/>
                <w:sz w:val="20"/>
                <w:rPrChange w:id="171" w:author="Nguyen Thi Thuy Duong" w:date="2019-12-23T23:51:00Z">
                  <w:rPr>
                    <w:rStyle w:val="Hyperlink"/>
                    <w:noProof/>
                  </w:rPr>
                </w:rPrChange>
              </w:rPr>
              <w:instrText xml:space="preserve"> </w:instrText>
            </w:r>
            <w:r w:rsidRPr="00F864E5">
              <w:rPr>
                <w:rStyle w:val="Hyperlink"/>
                <w:noProof/>
                <w:sz w:val="20"/>
                <w:rPrChange w:id="172" w:author="Nguyen Thi Thuy Duong" w:date="2019-12-23T23:51:00Z">
                  <w:rPr>
                    <w:rStyle w:val="Hyperlink"/>
                    <w:noProof/>
                  </w:rPr>
                </w:rPrChange>
              </w:rPr>
              <w:fldChar w:fldCharType="separate"/>
            </w:r>
            <w:r w:rsidRPr="00F864E5">
              <w:rPr>
                <w:rStyle w:val="Hyperlink"/>
                <w:rFonts w:cs="Tahoma"/>
                <w:noProof/>
                <w:sz w:val="20"/>
                <w:rPrChange w:id="173" w:author="Nguyen Thi Thuy Duong" w:date="2019-12-23T23:51:00Z">
                  <w:rPr>
                    <w:rStyle w:val="Hyperlink"/>
                    <w:rFonts w:cs="Tahoma"/>
                    <w:noProof/>
                  </w:rPr>
                </w:rPrChange>
              </w:rPr>
              <w:t>2.3.</w:t>
            </w:r>
            <w:r w:rsidRPr="00F864E5">
              <w:rPr>
                <w:rFonts w:asciiTheme="minorHAnsi" w:eastAsiaTheme="minorEastAsia" w:hAnsiTheme="minorHAnsi" w:cstheme="minorBidi"/>
                <w:noProof/>
                <w:sz w:val="20"/>
                <w:lang w:eastAsia="ja-JP" w:bidi="ar-SA"/>
                <w:rPrChange w:id="174"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175" w:author="Nguyen Thi Thuy Duong" w:date="2019-12-23T23:51:00Z">
                  <w:rPr>
                    <w:rStyle w:val="Hyperlink"/>
                    <w:noProof/>
                  </w:rPr>
                </w:rPrChange>
              </w:rPr>
              <w:t>Phân chia vai trò của thành viên dự án và khách hàng</w:t>
            </w:r>
            <w:r w:rsidRPr="00F864E5">
              <w:rPr>
                <w:noProof/>
                <w:webHidden/>
                <w:sz w:val="20"/>
                <w:rPrChange w:id="176" w:author="Nguyen Thi Thuy Duong" w:date="2019-12-23T23:51:00Z">
                  <w:rPr>
                    <w:noProof/>
                    <w:webHidden/>
                  </w:rPr>
                </w:rPrChange>
              </w:rPr>
              <w:tab/>
            </w:r>
            <w:r w:rsidRPr="00F864E5">
              <w:rPr>
                <w:noProof/>
                <w:webHidden/>
                <w:sz w:val="20"/>
                <w:rPrChange w:id="177" w:author="Nguyen Thi Thuy Duong" w:date="2019-12-23T23:51:00Z">
                  <w:rPr>
                    <w:noProof/>
                    <w:webHidden/>
                  </w:rPr>
                </w:rPrChange>
              </w:rPr>
              <w:fldChar w:fldCharType="begin"/>
            </w:r>
            <w:r w:rsidRPr="00F864E5">
              <w:rPr>
                <w:noProof/>
                <w:webHidden/>
                <w:sz w:val="20"/>
                <w:rPrChange w:id="178" w:author="Nguyen Thi Thuy Duong" w:date="2019-12-23T23:51:00Z">
                  <w:rPr>
                    <w:noProof/>
                    <w:webHidden/>
                  </w:rPr>
                </w:rPrChange>
              </w:rPr>
              <w:instrText xml:space="preserve"> PAGEREF _Toc28037541 \h </w:instrText>
            </w:r>
          </w:ins>
          <w:r w:rsidRPr="00F864E5">
            <w:rPr>
              <w:noProof/>
              <w:webHidden/>
              <w:sz w:val="20"/>
              <w:rPrChange w:id="179" w:author="Nguyen Thi Thuy Duong" w:date="2019-12-23T23:51:00Z">
                <w:rPr>
                  <w:noProof/>
                  <w:webHidden/>
                  <w:sz w:val="20"/>
                </w:rPr>
              </w:rPrChange>
            </w:rPr>
          </w:r>
          <w:r w:rsidRPr="00F864E5">
            <w:rPr>
              <w:noProof/>
              <w:webHidden/>
              <w:sz w:val="20"/>
              <w:rPrChange w:id="180" w:author="Nguyen Thi Thuy Duong" w:date="2019-12-23T23:51:00Z">
                <w:rPr>
                  <w:noProof/>
                  <w:webHidden/>
                </w:rPr>
              </w:rPrChange>
            </w:rPr>
            <w:fldChar w:fldCharType="separate"/>
          </w:r>
          <w:ins w:id="181" w:author="Nguyen Thi Thuy Duong" w:date="2019-12-23T23:51:00Z">
            <w:r w:rsidRPr="00F864E5">
              <w:rPr>
                <w:noProof/>
                <w:webHidden/>
                <w:sz w:val="20"/>
                <w:rPrChange w:id="182" w:author="Nguyen Thi Thuy Duong" w:date="2019-12-23T23:51:00Z">
                  <w:rPr>
                    <w:noProof/>
                    <w:webHidden/>
                  </w:rPr>
                </w:rPrChange>
              </w:rPr>
              <w:t>5</w:t>
            </w:r>
            <w:r w:rsidRPr="00F864E5">
              <w:rPr>
                <w:noProof/>
                <w:webHidden/>
                <w:sz w:val="20"/>
                <w:rPrChange w:id="183" w:author="Nguyen Thi Thuy Duong" w:date="2019-12-23T23:51:00Z">
                  <w:rPr>
                    <w:noProof/>
                    <w:webHidden/>
                  </w:rPr>
                </w:rPrChange>
              </w:rPr>
              <w:fldChar w:fldCharType="end"/>
            </w:r>
            <w:r w:rsidRPr="00F864E5">
              <w:rPr>
                <w:rStyle w:val="Hyperlink"/>
                <w:noProof/>
                <w:sz w:val="20"/>
                <w:rPrChange w:id="184" w:author="Nguyen Thi Thuy Duong" w:date="2019-12-23T23:51:00Z">
                  <w:rPr>
                    <w:rStyle w:val="Hyperlink"/>
                    <w:noProof/>
                  </w:rPr>
                </w:rPrChange>
              </w:rPr>
              <w:fldChar w:fldCharType="end"/>
            </w:r>
          </w:ins>
        </w:p>
        <w:p w14:paraId="57BB8610" w14:textId="3AE1D818" w:rsidR="00F864E5" w:rsidRPr="00F864E5" w:rsidRDefault="00F864E5">
          <w:pPr>
            <w:pStyle w:val="TOC1"/>
            <w:rPr>
              <w:ins w:id="185" w:author="Nguyen Thi Thuy Duong" w:date="2019-12-23T23:51:00Z"/>
              <w:rFonts w:asciiTheme="minorHAnsi" w:eastAsiaTheme="minorEastAsia" w:hAnsiTheme="minorHAnsi" w:cstheme="minorBidi"/>
              <w:b w:val="0"/>
              <w:bCs w:val="0"/>
              <w:caps w:val="0"/>
              <w:noProof/>
              <w:sz w:val="20"/>
              <w:lang w:eastAsia="ja-JP" w:bidi="ar-SA"/>
              <w:rPrChange w:id="186" w:author="Nguyen Thi Thuy Duong" w:date="2019-12-23T23:51:00Z">
                <w:rPr>
                  <w:ins w:id="187" w:author="Nguyen Thi Thuy Duong" w:date="2019-12-23T23:51:00Z"/>
                  <w:rFonts w:asciiTheme="minorHAnsi" w:eastAsiaTheme="minorEastAsia" w:hAnsiTheme="minorHAnsi" w:cstheme="minorBidi"/>
                  <w:b w:val="0"/>
                  <w:bCs w:val="0"/>
                  <w:caps w:val="0"/>
                  <w:noProof/>
                  <w:sz w:val="22"/>
                  <w:szCs w:val="22"/>
                  <w:lang w:eastAsia="ja-JP" w:bidi="ar-SA"/>
                </w:rPr>
              </w:rPrChange>
            </w:rPr>
          </w:pPr>
          <w:ins w:id="188" w:author="Nguyen Thi Thuy Duong" w:date="2019-12-23T23:51:00Z">
            <w:r w:rsidRPr="00F864E5">
              <w:rPr>
                <w:rStyle w:val="Hyperlink"/>
                <w:noProof/>
                <w:sz w:val="20"/>
                <w:rPrChange w:id="189" w:author="Nguyen Thi Thuy Duong" w:date="2019-12-23T23:51:00Z">
                  <w:rPr>
                    <w:rStyle w:val="Hyperlink"/>
                    <w:noProof/>
                  </w:rPr>
                </w:rPrChange>
              </w:rPr>
              <w:fldChar w:fldCharType="begin"/>
            </w:r>
            <w:r w:rsidRPr="00F864E5">
              <w:rPr>
                <w:rStyle w:val="Hyperlink"/>
                <w:noProof/>
                <w:sz w:val="20"/>
                <w:rPrChange w:id="190" w:author="Nguyen Thi Thuy Duong" w:date="2019-12-23T23:51:00Z">
                  <w:rPr>
                    <w:rStyle w:val="Hyperlink"/>
                    <w:noProof/>
                  </w:rPr>
                </w:rPrChange>
              </w:rPr>
              <w:instrText xml:space="preserve"> </w:instrText>
            </w:r>
            <w:r w:rsidRPr="00F864E5">
              <w:rPr>
                <w:noProof/>
                <w:sz w:val="20"/>
                <w:rPrChange w:id="191" w:author="Nguyen Thi Thuy Duong" w:date="2019-12-23T23:51:00Z">
                  <w:rPr>
                    <w:noProof/>
                  </w:rPr>
                </w:rPrChange>
              </w:rPr>
              <w:instrText>HYPERLINK \l "_Toc28037542"</w:instrText>
            </w:r>
            <w:r w:rsidRPr="00F864E5">
              <w:rPr>
                <w:rStyle w:val="Hyperlink"/>
                <w:noProof/>
                <w:sz w:val="20"/>
                <w:rPrChange w:id="192" w:author="Nguyen Thi Thuy Duong" w:date="2019-12-23T23:51:00Z">
                  <w:rPr>
                    <w:rStyle w:val="Hyperlink"/>
                    <w:noProof/>
                  </w:rPr>
                </w:rPrChange>
              </w:rPr>
              <w:instrText xml:space="preserve"> </w:instrText>
            </w:r>
            <w:r w:rsidRPr="00F864E5">
              <w:rPr>
                <w:rStyle w:val="Hyperlink"/>
                <w:noProof/>
                <w:sz w:val="20"/>
                <w:rPrChange w:id="193" w:author="Nguyen Thi Thuy Duong" w:date="2019-12-23T23:51:00Z">
                  <w:rPr>
                    <w:rStyle w:val="Hyperlink"/>
                    <w:noProof/>
                  </w:rPr>
                </w:rPrChange>
              </w:rPr>
              <w:fldChar w:fldCharType="separate"/>
            </w:r>
            <w:r w:rsidRPr="00F864E5">
              <w:rPr>
                <w:rStyle w:val="Hyperlink"/>
                <w:noProof/>
                <w:sz w:val="20"/>
                <w:rPrChange w:id="194" w:author="Nguyen Thi Thuy Duong" w:date="2019-12-23T23:51:00Z">
                  <w:rPr>
                    <w:rStyle w:val="Hyperlink"/>
                    <w:noProof/>
                  </w:rPr>
                </w:rPrChange>
              </w:rPr>
              <w:t>3.</w:t>
            </w:r>
            <w:r w:rsidRPr="00F864E5">
              <w:rPr>
                <w:rFonts w:asciiTheme="minorHAnsi" w:eastAsiaTheme="minorEastAsia" w:hAnsiTheme="minorHAnsi" w:cstheme="minorBidi"/>
                <w:b w:val="0"/>
                <w:bCs w:val="0"/>
                <w:caps w:val="0"/>
                <w:noProof/>
                <w:sz w:val="20"/>
                <w:lang w:eastAsia="ja-JP" w:bidi="ar-SA"/>
                <w:rPrChange w:id="195"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196" w:author="Nguyen Thi Thuy Duong" w:date="2019-12-23T23:51:00Z">
                  <w:rPr>
                    <w:rStyle w:val="Hyperlink"/>
                    <w:noProof/>
                  </w:rPr>
                </w:rPrChange>
              </w:rPr>
              <w:t>Khảo sát dự án</w:t>
            </w:r>
            <w:r w:rsidRPr="00F864E5">
              <w:rPr>
                <w:noProof/>
                <w:webHidden/>
                <w:sz w:val="20"/>
                <w:rPrChange w:id="197" w:author="Nguyen Thi Thuy Duong" w:date="2019-12-23T23:51:00Z">
                  <w:rPr>
                    <w:noProof/>
                    <w:webHidden/>
                  </w:rPr>
                </w:rPrChange>
              </w:rPr>
              <w:tab/>
            </w:r>
            <w:r w:rsidRPr="00F864E5">
              <w:rPr>
                <w:noProof/>
                <w:webHidden/>
                <w:sz w:val="20"/>
                <w:rPrChange w:id="198" w:author="Nguyen Thi Thuy Duong" w:date="2019-12-23T23:51:00Z">
                  <w:rPr>
                    <w:noProof/>
                    <w:webHidden/>
                  </w:rPr>
                </w:rPrChange>
              </w:rPr>
              <w:fldChar w:fldCharType="begin"/>
            </w:r>
            <w:r w:rsidRPr="00F864E5">
              <w:rPr>
                <w:noProof/>
                <w:webHidden/>
                <w:sz w:val="20"/>
                <w:rPrChange w:id="199" w:author="Nguyen Thi Thuy Duong" w:date="2019-12-23T23:51:00Z">
                  <w:rPr>
                    <w:noProof/>
                    <w:webHidden/>
                  </w:rPr>
                </w:rPrChange>
              </w:rPr>
              <w:instrText xml:space="preserve"> PAGEREF _Toc28037542 \h </w:instrText>
            </w:r>
          </w:ins>
          <w:r w:rsidRPr="00F864E5">
            <w:rPr>
              <w:noProof/>
              <w:webHidden/>
              <w:sz w:val="20"/>
              <w:rPrChange w:id="200" w:author="Nguyen Thi Thuy Duong" w:date="2019-12-23T23:51:00Z">
                <w:rPr>
                  <w:noProof/>
                  <w:webHidden/>
                  <w:sz w:val="20"/>
                </w:rPr>
              </w:rPrChange>
            </w:rPr>
          </w:r>
          <w:r w:rsidRPr="00F864E5">
            <w:rPr>
              <w:noProof/>
              <w:webHidden/>
              <w:sz w:val="20"/>
              <w:rPrChange w:id="201" w:author="Nguyen Thi Thuy Duong" w:date="2019-12-23T23:51:00Z">
                <w:rPr>
                  <w:noProof/>
                  <w:webHidden/>
                </w:rPr>
              </w:rPrChange>
            </w:rPr>
            <w:fldChar w:fldCharType="separate"/>
          </w:r>
          <w:ins w:id="202" w:author="Nguyen Thi Thuy Duong" w:date="2019-12-23T23:51:00Z">
            <w:r w:rsidRPr="00F864E5">
              <w:rPr>
                <w:noProof/>
                <w:webHidden/>
                <w:sz w:val="20"/>
                <w:rPrChange w:id="203" w:author="Nguyen Thi Thuy Duong" w:date="2019-12-23T23:51:00Z">
                  <w:rPr>
                    <w:noProof/>
                    <w:webHidden/>
                  </w:rPr>
                </w:rPrChange>
              </w:rPr>
              <w:t>5</w:t>
            </w:r>
            <w:r w:rsidRPr="00F864E5">
              <w:rPr>
                <w:noProof/>
                <w:webHidden/>
                <w:sz w:val="20"/>
                <w:rPrChange w:id="204" w:author="Nguyen Thi Thuy Duong" w:date="2019-12-23T23:51:00Z">
                  <w:rPr>
                    <w:noProof/>
                    <w:webHidden/>
                  </w:rPr>
                </w:rPrChange>
              </w:rPr>
              <w:fldChar w:fldCharType="end"/>
            </w:r>
            <w:r w:rsidRPr="00F864E5">
              <w:rPr>
                <w:rStyle w:val="Hyperlink"/>
                <w:noProof/>
                <w:sz w:val="20"/>
                <w:rPrChange w:id="205" w:author="Nguyen Thi Thuy Duong" w:date="2019-12-23T23:51:00Z">
                  <w:rPr>
                    <w:rStyle w:val="Hyperlink"/>
                    <w:noProof/>
                  </w:rPr>
                </w:rPrChange>
              </w:rPr>
              <w:fldChar w:fldCharType="end"/>
            </w:r>
          </w:ins>
        </w:p>
        <w:p w14:paraId="5012F119" w14:textId="34C510EE" w:rsidR="00F864E5" w:rsidRPr="00F864E5" w:rsidRDefault="00F864E5">
          <w:pPr>
            <w:pStyle w:val="TOC2"/>
            <w:rPr>
              <w:ins w:id="206" w:author="Nguyen Thi Thuy Duong" w:date="2019-12-23T23:51:00Z"/>
              <w:rFonts w:asciiTheme="minorHAnsi" w:eastAsiaTheme="minorEastAsia" w:hAnsiTheme="minorHAnsi" w:cstheme="minorBidi"/>
              <w:noProof/>
              <w:sz w:val="20"/>
              <w:lang w:eastAsia="ja-JP" w:bidi="ar-SA"/>
              <w:rPrChange w:id="207" w:author="Nguyen Thi Thuy Duong" w:date="2019-12-23T23:51:00Z">
                <w:rPr>
                  <w:ins w:id="208" w:author="Nguyen Thi Thuy Duong" w:date="2019-12-23T23:51:00Z"/>
                  <w:rFonts w:asciiTheme="minorHAnsi" w:eastAsiaTheme="minorEastAsia" w:hAnsiTheme="minorHAnsi" w:cstheme="minorBidi"/>
                  <w:noProof/>
                  <w:sz w:val="22"/>
                  <w:szCs w:val="22"/>
                  <w:lang w:eastAsia="ja-JP" w:bidi="ar-SA"/>
                </w:rPr>
              </w:rPrChange>
            </w:rPr>
          </w:pPr>
          <w:ins w:id="209" w:author="Nguyen Thi Thuy Duong" w:date="2019-12-23T23:51:00Z">
            <w:r w:rsidRPr="00F864E5">
              <w:rPr>
                <w:rStyle w:val="Hyperlink"/>
                <w:noProof/>
                <w:sz w:val="20"/>
                <w:rPrChange w:id="210" w:author="Nguyen Thi Thuy Duong" w:date="2019-12-23T23:51:00Z">
                  <w:rPr>
                    <w:rStyle w:val="Hyperlink"/>
                    <w:noProof/>
                  </w:rPr>
                </w:rPrChange>
              </w:rPr>
              <w:fldChar w:fldCharType="begin"/>
            </w:r>
            <w:r w:rsidRPr="00F864E5">
              <w:rPr>
                <w:rStyle w:val="Hyperlink"/>
                <w:noProof/>
                <w:sz w:val="20"/>
                <w:rPrChange w:id="211" w:author="Nguyen Thi Thuy Duong" w:date="2019-12-23T23:51:00Z">
                  <w:rPr>
                    <w:rStyle w:val="Hyperlink"/>
                    <w:noProof/>
                  </w:rPr>
                </w:rPrChange>
              </w:rPr>
              <w:instrText xml:space="preserve"> </w:instrText>
            </w:r>
            <w:r w:rsidRPr="00F864E5">
              <w:rPr>
                <w:noProof/>
                <w:sz w:val="20"/>
                <w:rPrChange w:id="212" w:author="Nguyen Thi Thuy Duong" w:date="2019-12-23T23:51:00Z">
                  <w:rPr>
                    <w:noProof/>
                  </w:rPr>
                </w:rPrChange>
              </w:rPr>
              <w:instrText>HYPERLINK \l "_Toc28037543"</w:instrText>
            </w:r>
            <w:r w:rsidRPr="00F864E5">
              <w:rPr>
                <w:rStyle w:val="Hyperlink"/>
                <w:noProof/>
                <w:sz w:val="20"/>
                <w:rPrChange w:id="213" w:author="Nguyen Thi Thuy Duong" w:date="2019-12-23T23:51:00Z">
                  <w:rPr>
                    <w:rStyle w:val="Hyperlink"/>
                    <w:noProof/>
                  </w:rPr>
                </w:rPrChange>
              </w:rPr>
              <w:instrText xml:space="preserve"> </w:instrText>
            </w:r>
            <w:r w:rsidRPr="00F864E5">
              <w:rPr>
                <w:rStyle w:val="Hyperlink"/>
                <w:noProof/>
                <w:sz w:val="20"/>
                <w:rPrChange w:id="214" w:author="Nguyen Thi Thuy Duong" w:date="2019-12-23T23:51:00Z">
                  <w:rPr>
                    <w:rStyle w:val="Hyperlink"/>
                    <w:noProof/>
                  </w:rPr>
                </w:rPrChange>
              </w:rPr>
              <w:fldChar w:fldCharType="separate"/>
            </w:r>
            <w:r w:rsidRPr="00F864E5">
              <w:rPr>
                <w:rStyle w:val="Hyperlink"/>
                <w:rFonts w:cs="Tahoma"/>
                <w:noProof/>
                <w:sz w:val="20"/>
                <w:rPrChange w:id="215" w:author="Nguyen Thi Thuy Duong" w:date="2019-12-23T23:51:00Z">
                  <w:rPr>
                    <w:rStyle w:val="Hyperlink"/>
                    <w:rFonts w:cs="Tahoma"/>
                    <w:noProof/>
                  </w:rPr>
                </w:rPrChange>
              </w:rPr>
              <w:t>3.1.</w:t>
            </w:r>
            <w:r w:rsidRPr="00F864E5">
              <w:rPr>
                <w:rFonts w:asciiTheme="minorHAnsi" w:eastAsiaTheme="minorEastAsia" w:hAnsiTheme="minorHAnsi" w:cstheme="minorBidi"/>
                <w:noProof/>
                <w:sz w:val="20"/>
                <w:lang w:eastAsia="ja-JP" w:bidi="ar-SA"/>
                <w:rPrChange w:id="216"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217" w:author="Nguyen Thi Thuy Duong" w:date="2019-12-23T23:51:00Z">
                  <w:rPr>
                    <w:rStyle w:val="Hyperlink"/>
                    <w:noProof/>
                  </w:rPr>
                </w:rPrChange>
              </w:rPr>
              <w:t>Yêu cầu khách hàng</w:t>
            </w:r>
            <w:r w:rsidRPr="00F864E5">
              <w:rPr>
                <w:noProof/>
                <w:webHidden/>
                <w:sz w:val="20"/>
                <w:rPrChange w:id="218" w:author="Nguyen Thi Thuy Duong" w:date="2019-12-23T23:51:00Z">
                  <w:rPr>
                    <w:noProof/>
                    <w:webHidden/>
                  </w:rPr>
                </w:rPrChange>
              </w:rPr>
              <w:tab/>
            </w:r>
            <w:r w:rsidRPr="00F864E5">
              <w:rPr>
                <w:noProof/>
                <w:webHidden/>
                <w:sz w:val="20"/>
                <w:rPrChange w:id="219" w:author="Nguyen Thi Thuy Duong" w:date="2019-12-23T23:51:00Z">
                  <w:rPr>
                    <w:noProof/>
                    <w:webHidden/>
                  </w:rPr>
                </w:rPrChange>
              </w:rPr>
              <w:fldChar w:fldCharType="begin"/>
            </w:r>
            <w:r w:rsidRPr="00F864E5">
              <w:rPr>
                <w:noProof/>
                <w:webHidden/>
                <w:sz w:val="20"/>
                <w:rPrChange w:id="220" w:author="Nguyen Thi Thuy Duong" w:date="2019-12-23T23:51:00Z">
                  <w:rPr>
                    <w:noProof/>
                    <w:webHidden/>
                  </w:rPr>
                </w:rPrChange>
              </w:rPr>
              <w:instrText xml:space="preserve"> PAGEREF _Toc28037543 \h </w:instrText>
            </w:r>
          </w:ins>
          <w:r w:rsidRPr="00F864E5">
            <w:rPr>
              <w:noProof/>
              <w:webHidden/>
              <w:sz w:val="20"/>
              <w:rPrChange w:id="221" w:author="Nguyen Thi Thuy Duong" w:date="2019-12-23T23:51:00Z">
                <w:rPr>
                  <w:noProof/>
                  <w:webHidden/>
                  <w:sz w:val="20"/>
                </w:rPr>
              </w:rPrChange>
            </w:rPr>
          </w:r>
          <w:r w:rsidRPr="00F864E5">
            <w:rPr>
              <w:noProof/>
              <w:webHidden/>
              <w:sz w:val="20"/>
              <w:rPrChange w:id="222" w:author="Nguyen Thi Thuy Duong" w:date="2019-12-23T23:51:00Z">
                <w:rPr>
                  <w:noProof/>
                  <w:webHidden/>
                </w:rPr>
              </w:rPrChange>
            </w:rPr>
            <w:fldChar w:fldCharType="separate"/>
          </w:r>
          <w:ins w:id="223" w:author="Nguyen Thi Thuy Duong" w:date="2019-12-23T23:51:00Z">
            <w:r w:rsidRPr="00F864E5">
              <w:rPr>
                <w:noProof/>
                <w:webHidden/>
                <w:sz w:val="20"/>
                <w:rPrChange w:id="224" w:author="Nguyen Thi Thuy Duong" w:date="2019-12-23T23:51:00Z">
                  <w:rPr>
                    <w:noProof/>
                    <w:webHidden/>
                  </w:rPr>
                </w:rPrChange>
              </w:rPr>
              <w:t>5</w:t>
            </w:r>
            <w:r w:rsidRPr="00F864E5">
              <w:rPr>
                <w:noProof/>
                <w:webHidden/>
                <w:sz w:val="20"/>
                <w:rPrChange w:id="225" w:author="Nguyen Thi Thuy Duong" w:date="2019-12-23T23:51:00Z">
                  <w:rPr>
                    <w:noProof/>
                    <w:webHidden/>
                  </w:rPr>
                </w:rPrChange>
              </w:rPr>
              <w:fldChar w:fldCharType="end"/>
            </w:r>
            <w:r w:rsidRPr="00F864E5">
              <w:rPr>
                <w:rStyle w:val="Hyperlink"/>
                <w:noProof/>
                <w:sz w:val="20"/>
                <w:rPrChange w:id="226" w:author="Nguyen Thi Thuy Duong" w:date="2019-12-23T23:51:00Z">
                  <w:rPr>
                    <w:rStyle w:val="Hyperlink"/>
                    <w:noProof/>
                  </w:rPr>
                </w:rPrChange>
              </w:rPr>
              <w:fldChar w:fldCharType="end"/>
            </w:r>
          </w:ins>
        </w:p>
        <w:p w14:paraId="01B836DC" w14:textId="2259CD81" w:rsidR="00F864E5" w:rsidRPr="00F864E5" w:rsidRDefault="00F864E5">
          <w:pPr>
            <w:pStyle w:val="TOC2"/>
            <w:rPr>
              <w:ins w:id="227" w:author="Nguyen Thi Thuy Duong" w:date="2019-12-23T23:51:00Z"/>
              <w:rFonts w:asciiTheme="minorHAnsi" w:eastAsiaTheme="minorEastAsia" w:hAnsiTheme="minorHAnsi" w:cstheme="minorBidi"/>
              <w:noProof/>
              <w:sz w:val="20"/>
              <w:lang w:eastAsia="ja-JP" w:bidi="ar-SA"/>
              <w:rPrChange w:id="228" w:author="Nguyen Thi Thuy Duong" w:date="2019-12-23T23:51:00Z">
                <w:rPr>
                  <w:ins w:id="229" w:author="Nguyen Thi Thuy Duong" w:date="2019-12-23T23:51:00Z"/>
                  <w:rFonts w:asciiTheme="minorHAnsi" w:eastAsiaTheme="minorEastAsia" w:hAnsiTheme="minorHAnsi" w:cstheme="minorBidi"/>
                  <w:noProof/>
                  <w:sz w:val="22"/>
                  <w:szCs w:val="22"/>
                  <w:lang w:eastAsia="ja-JP" w:bidi="ar-SA"/>
                </w:rPr>
              </w:rPrChange>
            </w:rPr>
          </w:pPr>
          <w:ins w:id="230" w:author="Nguyen Thi Thuy Duong" w:date="2019-12-23T23:51:00Z">
            <w:r w:rsidRPr="00F864E5">
              <w:rPr>
                <w:rStyle w:val="Hyperlink"/>
                <w:noProof/>
                <w:sz w:val="20"/>
                <w:rPrChange w:id="231" w:author="Nguyen Thi Thuy Duong" w:date="2019-12-23T23:51:00Z">
                  <w:rPr>
                    <w:rStyle w:val="Hyperlink"/>
                    <w:noProof/>
                  </w:rPr>
                </w:rPrChange>
              </w:rPr>
              <w:fldChar w:fldCharType="begin"/>
            </w:r>
            <w:r w:rsidRPr="00F864E5">
              <w:rPr>
                <w:rStyle w:val="Hyperlink"/>
                <w:noProof/>
                <w:sz w:val="20"/>
                <w:rPrChange w:id="232" w:author="Nguyen Thi Thuy Duong" w:date="2019-12-23T23:51:00Z">
                  <w:rPr>
                    <w:rStyle w:val="Hyperlink"/>
                    <w:noProof/>
                  </w:rPr>
                </w:rPrChange>
              </w:rPr>
              <w:instrText xml:space="preserve"> </w:instrText>
            </w:r>
            <w:r w:rsidRPr="00F864E5">
              <w:rPr>
                <w:noProof/>
                <w:sz w:val="20"/>
                <w:rPrChange w:id="233" w:author="Nguyen Thi Thuy Duong" w:date="2019-12-23T23:51:00Z">
                  <w:rPr>
                    <w:noProof/>
                  </w:rPr>
                </w:rPrChange>
              </w:rPr>
              <w:instrText>HYPERLINK \l "_Toc28037544"</w:instrText>
            </w:r>
            <w:r w:rsidRPr="00F864E5">
              <w:rPr>
                <w:rStyle w:val="Hyperlink"/>
                <w:noProof/>
                <w:sz w:val="20"/>
                <w:rPrChange w:id="234" w:author="Nguyen Thi Thuy Duong" w:date="2019-12-23T23:51:00Z">
                  <w:rPr>
                    <w:rStyle w:val="Hyperlink"/>
                    <w:noProof/>
                  </w:rPr>
                </w:rPrChange>
              </w:rPr>
              <w:instrText xml:space="preserve"> </w:instrText>
            </w:r>
            <w:r w:rsidRPr="00F864E5">
              <w:rPr>
                <w:rStyle w:val="Hyperlink"/>
                <w:noProof/>
                <w:sz w:val="20"/>
                <w:rPrChange w:id="235" w:author="Nguyen Thi Thuy Duong" w:date="2019-12-23T23:51:00Z">
                  <w:rPr>
                    <w:rStyle w:val="Hyperlink"/>
                    <w:noProof/>
                  </w:rPr>
                </w:rPrChange>
              </w:rPr>
              <w:fldChar w:fldCharType="separate"/>
            </w:r>
            <w:r w:rsidRPr="00F864E5">
              <w:rPr>
                <w:rStyle w:val="Hyperlink"/>
                <w:rFonts w:cs="Tahoma"/>
                <w:noProof/>
                <w:sz w:val="20"/>
                <w:rPrChange w:id="236" w:author="Nguyen Thi Thuy Duong" w:date="2019-12-23T23:51:00Z">
                  <w:rPr>
                    <w:rStyle w:val="Hyperlink"/>
                    <w:rFonts w:cs="Tahoma"/>
                    <w:noProof/>
                  </w:rPr>
                </w:rPrChange>
              </w:rPr>
              <w:t>3.2.</w:t>
            </w:r>
            <w:r w:rsidRPr="00F864E5">
              <w:rPr>
                <w:rFonts w:asciiTheme="minorHAnsi" w:eastAsiaTheme="minorEastAsia" w:hAnsiTheme="minorHAnsi" w:cstheme="minorBidi"/>
                <w:noProof/>
                <w:sz w:val="20"/>
                <w:lang w:eastAsia="ja-JP" w:bidi="ar-SA"/>
                <w:rPrChange w:id="237"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238" w:author="Nguyen Thi Thuy Duong" w:date="2019-12-23T23:51:00Z">
                  <w:rPr>
                    <w:rStyle w:val="Hyperlink"/>
                    <w:noProof/>
                  </w:rPr>
                </w:rPrChange>
              </w:rPr>
              <w:t>Mô hình hoạt động hiện thời – nghiệp vụ</w:t>
            </w:r>
            <w:r w:rsidRPr="00F864E5">
              <w:rPr>
                <w:noProof/>
                <w:webHidden/>
                <w:sz w:val="20"/>
                <w:rPrChange w:id="239" w:author="Nguyen Thi Thuy Duong" w:date="2019-12-23T23:51:00Z">
                  <w:rPr>
                    <w:noProof/>
                    <w:webHidden/>
                  </w:rPr>
                </w:rPrChange>
              </w:rPr>
              <w:tab/>
            </w:r>
            <w:r w:rsidRPr="00F864E5">
              <w:rPr>
                <w:noProof/>
                <w:webHidden/>
                <w:sz w:val="20"/>
                <w:rPrChange w:id="240" w:author="Nguyen Thi Thuy Duong" w:date="2019-12-23T23:51:00Z">
                  <w:rPr>
                    <w:noProof/>
                    <w:webHidden/>
                  </w:rPr>
                </w:rPrChange>
              </w:rPr>
              <w:fldChar w:fldCharType="begin"/>
            </w:r>
            <w:r w:rsidRPr="00F864E5">
              <w:rPr>
                <w:noProof/>
                <w:webHidden/>
                <w:sz w:val="20"/>
                <w:rPrChange w:id="241" w:author="Nguyen Thi Thuy Duong" w:date="2019-12-23T23:51:00Z">
                  <w:rPr>
                    <w:noProof/>
                    <w:webHidden/>
                  </w:rPr>
                </w:rPrChange>
              </w:rPr>
              <w:instrText xml:space="preserve"> PAGEREF _Toc28037544 \h </w:instrText>
            </w:r>
          </w:ins>
          <w:r w:rsidRPr="00F864E5">
            <w:rPr>
              <w:noProof/>
              <w:webHidden/>
              <w:sz w:val="20"/>
              <w:rPrChange w:id="242" w:author="Nguyen Thi Thuy Duong" w:date="2019-12-23T23:51:00Z">
                <w:rPr>
                  <w:noProof/>
                  <w:webHidden/>
                  <w:sz w:val="20"/>
                </w:rPr>
              </w:rPrChange>
            </w:rPr>
          </w:r>
          <w:r w:rsidRPr="00F864E5">
            <w:rPr>
              <w:noProof/>
              <w:webHidden/>
              <w:sz w:val="20"/>
              <w:rPrChange w:id="243" w:author="Nguyen Thi Thuy Duong" w:date="2019-12-23T23:51:00Z">
                <w:rPr>
                  <w:noProof/>
                  <w:webHidden/>
                </w:rPr>
              </w:rPrChange>
            </w:rPr>
            <w:fldChar w:fldCharType="separate"/>
          </w:r>
          <w:ins w:id="244" w:author="Nguyen Thi Thuy Duong" w:date="2019-12-23T23:51:00Z">
            <w:r w:rsidRPr="00F864E5">
              <w:rPr>
                <w:noProof/>
                <w:webHidden/>
                <w:sz w:val="20"/>
                <w:rPrChange w:id="245" w:author="Nguyen Thi Thuy Duong" w:date="2019-12-23T23:51:00Z">
                  <w:rPr>
                    <w:noProof/>
                    <w:webHidden/>
                  </w:rPr>
                </w:rPrChange>
              </w:rPr>
              <w:t>5</w:t>
            </w:r>
            <w:r w:rsidRPr="00F864E5">
              <w:rPr>
                <w:noProof/>
                <w:webHidden/>
                <w:sz w:val="20"/>
                <w:rPrChange w:id="246" w:author="Nguyen Thi Thuy Duong" w:date="2019-12-23T23:51:00Z">
                  <w:rPr>
                    <w:noProof/>
                    <w:webHidden/>
                  </w:rPr>
                </w:rPrChange>
              </w:rPr>
              <w:fldChar w:fldCharType="end"/>
            </w:r>
            <w:r w:rsidRPr="00F864E5">
              <w:rPr>
                <w:rStyle w:val="Hyperlink"/>
                <w:noProof/>
                <w:sz w:val="20"/>
                <w:rPrChange w:id="247" w:author="Nguyen Thi Thuy Duong" w:date="2019-12-23T23:51:00Z">
                  <w:rPr>
                    <w:rStyle w:val="Hyperlink"/>
                    <w:noProof/>
                  </w:rPr>
                </w:rPrChange>
              </w:rPr>
              <w:fldChar w:fldCharType="end"/>
            </w:r>
          </w:ins>
        </w:p>
        <w:p w14:paraId="131D432E" w14:textId="6665C913" w:rsidR="00F864E5" w:rsidRPr="00F864E5" w:rsidRDefault="00F864E5">
          <w:pPr>
            <w:pStyle w:val="TOC2"/>
            <w:rPr>
              <w:ins w:id="248" w:author="Nguyen Thi Thuy Duong" w:date="2019-12-23T23:51:00Z"/>
              <w:rFonts w:asciiTheme="minorHAnsi" w:eastAsiaTheme="minorEastAsia" w:hAnsiTheme="minorHAnsi" w:cstheme="minorBidi"/>
              <w:noProof/>
              <w:sz w:val="20"/>
              <w:lang w:eastAsia="ja-JP" w:bidi="ar-SA"/>
              <w:rPrChange w:id="249" w:author="Nguyen Thi Thuy Duong" w:date="2019-12-23T23:51:00Z">
                <w:rPr>
                  <w:ins w:id="250" w:author="Nguyen Thi Thuy Duong" w:date="2019-12-23T23:51:00Z"/>
                  <w:rFonts w:asciiTheme="minorHAnsi" w:eastAsiaTheme="minorEastAsia" w:hAnsiTheme="minorHAnsi" w:cstheme="minorBidi"/>
                  <w:noProof/>
                  <w:sz w:val="22"/>
                  <w:szCs w:val="22"/>
                  <w:lang w:eastAsia="ja-JP" w:bidi="ar-SA"/>
                </w:rPr>
              </w:rPrChange>
            </w:rPr>
          </w:pPr>
          <w:ins w:id="251" w:author="Nguyen Thi Thuy Duong" w:date="2019-12-23T23:51:00Z">
            <w:r w:rsidRPr="00F864E5">
              <w:rPr>
                <w:rStyle w:val="Hyperlink"/>
                <w:noProof/>
                <w:sz w:val="20"/>
                <w:rPrChange w:id="252" w:author="Nguyen Thi Thuy Duong" w:date="2019-12-23T23:51:00Z">
                  <w:rPr>
                    <w:rStyle w:val="Hyperlink"/>
                    <w:noProof/>
                  </w:rPr>
                </w:rPrChange>
              </w:rPr>
              <w:fldChar w:fldCharType="begin"/>
            </w:r>
            <w:r w:rsidRPr="00F864E5">
              <w:rPr>
                <w:rStyle w:val="Hyperlink"/>
                <w:noProof/>
                <w:sz w:val="20"/>
                <w:rPrChange w:id="253" w:author="Nguyen Thi Thuy Duong" w:date="2019-12-23T23:51:00Z">
                  <w:rPr>
                    <w:rStyle w:val="Hyperlink"/>
                    <w:noProof/>
                  </w:rPr>
                </w:rPrChange>
              </w:rPr>
              <w:instrText xml:space="preserve"> </w:instrText>
            </w:r>
            <w:r w:rsidRPr="00F864E5">
              <w:rPr>
                <w:noProof/>
                <w:sz w:val="20"/>
                <w:rPrChange w:id="254" w:author="Nguyen Thi Thuy Duong" w:date="2019-12-23T23:51:00Z">
                  <w:rPr>
                    <w:noProof/>
                  </w:rPr>
                </w:rPrChange>
              </w:rPr>
              <w:instrText>HYPERLINK \l "_Toc28037545"</w:instrText>
            </w:r>
            <w:r w:rsidRPr="00F864E5">
              <w:rPr>
                <w:rStyle w:val="Hyperlink"/>
                <w:noProof/>
                <w:sz w:val="20"/>
                <w:rPrChange w:id="255" w:author="Nguyen Thi Thuy Duong" w:date="2019-12-23T23:51:00Z">
                  <w:rPr>
                    <w:rStyle w:val="Hyperlink"/>
                    <w:noProof/>
                  </w:rPr>
                </w:rPrChange>
              </w:rPr>
              <w:instrText xml:space="preserve"> </w:instrText>
            </w:r>
            <w:r w:rsidRPr="00F864E5">
              <w:rPr>
                <w:rStyle w:val="Hyperlink"/>
                <w:noProof/>
                <w:sz w:val="20"/>
                <w:rPrChange w:id="256" w:author="Nguyen Thi Thuy Duong" w:date="2019-12-23T23:51:00Z">
                  <w:rPr>
                    <w:rStyle w:val="Hyperlink"/>
                    <w:noProof/>
                  </w:rPr>
                </w:rPrChange>
              </w:rPr>
              <w:fldChar w:fldCharType="separate"/>
            </w:r>
            <w:r w:rsidRPr="00F864E5">
              <w:rPr>
                <w:rStyle w:val="Hyperlink"/>
                <w:rFonts w:cs="Tahoma"/>
                <w:noProof/>
                <w:sz w:val="20"/>
                <w:rPrChange w:id="257" w:author="Nguyen Thi Thuy Duong" w:date="2019-12-23T23:51:00Z">
                  <w:rPr>
                    <w:rStyle w:val="Hyperlink"/>
                    <w:rFonts w:cs="Tahoma"/>
                    <w:noProof/>
                  </w:rPr>
                </w:rPrChange>
              </w:rPr>
              <w:t>3.3.</w:t>
            </w:r>
            <w:r w:rsidRPr="00F864E5">
              <w:rPr>
                <w:rFonts w:asciiTheme="minorHAnsi" w:eastAsiaTheme="minorEastAsia" w:hAnsiTheme="minorHAnsi" w:cstheme="minorBidi"/>
                <w:noProof/>
                <w:sz w:val="20"/>
                <w:lang w:eastAsia="ja-JP" w:bidi="ar-SA"/>
                <w:rPrChange w:id="258"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259" w:author="Nguyen Thi Thuy Duong" w:date="2019-12-23T23:51:00Z">
                  <w:rPr>
                    <w:rStyle w:val="Hyperlink"/>
                    <w:noProof/>
                  </w:rPr>
                </w:rPrChange>
              </w:rPr>
              <w:t>Mô hình hoạt động dự kiến sau khi áp dụng sản phẩm mới</w:t>
            </w:r>
            <w:r w:rsidRPr="00F864E5">
              <w:rPr>
                <w:noProof/>
                <w:webHidden/>
                <w:sz w:val="20"/>
                <w:rPrChange w:id="260" w:author="Nguyen Thi Thuy Duong" w:date="2019-12-23T23:51:00Z">
                  <w:rPr>
                    <w:noProof/>
                    <w:webHidden/>
                  </w:rPr>
                </w:rPrChange>
              </w:rPr>
              <w:tab/>
            </w:r>
            <w:r w:rsidRPr="00F864E5">
              <w:rPr>
                <w:noProof/>
                <w:webHidden/>
                <w:sz w:val="20"/>
                <w:rPrChange w:id="261" w:author="Nguyen Thi Thuy Duong" w:date="2019-12-23T23:51:00Z">
                  <w:rPr>
                    <w:noProof/>
                    <w:webHidden/>
                  </w:rPr>
                </w:rPrChange>
              </w:rPr>
              <w:fldChar w:fldCharType="begin"/>
            </w:r>
            <w:r w:rsidRPr="00F864E5">
              <w:rPr>
                <w:noProof/>
                <w:webHidden/>
                <w:sz w:val="20"/>
                <w:rPrChange w:id="262" w:author="Nguyen Thi Thuy Duong" w:date="2019-12-23T23:51:00Z">
                  <w:rPr>
                    <w:noProof/>
                    <w:webHidden/>
                  </w:rPr>
                </w:rPrChange>
              </w:rPr>
              <w:instrText xml:space="preserve"> PAGEREF _Toc28037545 \h </w:instrText>
            </w:r>
          </w:ins>
          <w:r w:rsidRPr="00F864E5">
            <w:rPr>
              <w:noProof/>
              <w:webHidden/>
              <w:sz w:val="20"/>
              <w:rPrChange w:id="263" w:author="Nguyen Thi Thuy Duong" w:date="2019-12-23T23:51:00Z">
                <w:rPr>
                  <w:noProof/>
                  <w:webHidden/>
                  <w:sz w:val="20"/>
                </w:rPr>
              </w:rPrChange>
            </w:rPr>
          </w:r>
          <w:r w:rsidRPr="00F864E5">
            <w:rPr>
              <w:noProof/>
              <w:webHidden/>
              <w:sz w:val="20"/>
              <w:rPrChange w:id="264" w:author="Nguyen Thi Thuy Duong" w:date="2019-12-23T23:51:00Z">
                <w:rPr>
                  <w:noProof/>
                  <w:webHidden/>
                </w:rPr>
              </w:rPrChange>
            </w:rPr>
            <w:fldChar w:fldCharType="separate"/>
          </w:r>
          <w:ins w:id="265" w:author="Nguyen Thi Thuy Duong" w:date="2019-12-23T23:51:00Z">
            <w:r w:rsidRPr="00F864E5">
              <w:rPr>
                <w:noProof/>
                <w:webHidden/>
                <w:sz w:val="20"/>
                <w:rPrChange w:id="266" w:author="Nguyen Thi Thuy Duong" w:date="2019-12-23T23:51:00Z">
                  <w:rPr>
                    <w:noProof/>
                    <w:webHidden/>
                  </w:rPr>
                </w:rPrChange>
              </w:rPr>
              <w:t>6</w:t>
            </w:r>
            <w:r w:rsidRPr="00F864E5">
              <w:rPr>
                <w:noProof/>
                <w:webHidden/>
                <w:sz w:val="20"/>
                <w:rPrChange w:id="267" w:author="Nguyen Thi Thuy Duong" w:date="2019-12-23T23:51:00Z">
                  <w:rPr>
                    <w:noProof/>
                    <w:webHidden/>
                  </w:rPr>
                </w:rPrChange>
              </w:rPr>
              <w:fldChar w:fldCharType="end"/>
            </w:r>
            <w:r w:rsidRPr="00F864E5">
              <w:rPr>
                <w:rStyle w:val="Hyperlink"/>
                <w:noProof/>
                <w:sz w:val="20"/>
                <w:rPrChange w:id="268" w:author="Nguyen Thi Thuy Duong" w:date="2019-12-23T23:51:00Z">
                  <w:rPr>
                    <w:rStyle w:val="Hyperlink"/>
                    <w:noProof/>
                  </w:rPr>
                </w:rPrChange>
              </w:rPr>
              <w:fldChar w:fldCharType="end"/>
            </w:r>
          </w:ins>
        </w:p>
        <w:p w14:paraId="64A70A76" w14:textId="67BFD004" w:rsidR="00F864E5" w:rsidRPr="00F864E5" w:rsidRDefault="00F864E5">
          <w:pPr>
            <w:pStyle w:val="TOC2"/>
            <w:rPr>
              <w:ins w:id="269" w:author="Nguyen Thi Thuy Duong" w:date="2019-12-23T23:51:00Z"/>
              <w:rFonts w:asciiTheme="minorHAnsi" w:eastAsiaTheme="minorEastAsia" w:hAnsiTheme="minorHAnsi" w:cstheme="minorBidi"/>
              <w:noProof/>
              <w:sz w:val="20"/>
              <w:lang w:eastAsia="ja-JP" w:bidi="ar-SA"/>
              <w:rPrChange w:id="270" w:author="Nguyen Thi Thuy Duong" w:date="2019-12-23T23:51:00Z">
                <w:rPr>
                  <w:ins w:id="271" w:author="Nguyen Thi Thuy Duong" w:date="2019-12-23T23:51:00Z"/>
                  <w:rFonts w:asciiTheme="minorHAnsi" w:eastAsiaTheme="minorEastAsia" w:hAnsiTheme="minorHAnsi" w:cstheme="minorBidi"/>
                  <w:noProof/>
                  <w:sz w:val="22"/>
                  <w:szCs w:val="22"/>
                  <w:lang w:eastAsia="ja-JP" w:bidi="ar-SA"/>
                </w:rPr>
              </w:rPrChange>
            </w:rPr>
          </w:pPr>
          <w:ins w:id="272" w:author="Nguyen Thi Thuy Duong" w:date="2019-12-23T23:51:00Z">
            <w:r w:rsidRPr="00F864E5">
              <w:rPr>
                <w:rStyle w:val="Hyperlink"/>
                <w:noProof/>
                <w:sz w:val="20"/>
                <w:rPrChange w:id="273" w:author="Nguyen Thi Thuy Duong" w:date="2019-12-23T23:51:00Z">
                  <w:rPr>
                    <w:rStyle w:val="Hyperlink"/>
                    <w:noProof/>
                  </w:rPr>
                </w:rPrChange>
              </w:rPr>
              <w:fldChar w:fldCharType="begin"/>
            </w:r>
            <w:r w:rsidRPr="00F864E5">
              <w:rPr>
                <w:rStyle w:val="Hyperlink"/>
                <w:noProof/>
                <w:sz w:val="20"/>
                <w:rPrChange w:id="274" w:author="Nguyen Thi Thuy Duong" w:date="2019-12-23T23:51:00Z">
                  <w:rPr>
                    <w:rStyle w:val="Hyperlink"/>
                    <w:noProof/>
                  </w:rPr>
                </w:rPrChange>
              </w:rPr>
              <w:instrText xml:space="preserve"> </w:instrText>
            </w:r>
            <w:r w:rsidRPr="00F864E5">
              <w:rPr>
                <w:noProof/>
                <w:sz w:val="20"/>
                <w:rPrChange w:id="275" w:author="Nguyen Thi Thuy Duong" w:date="2019-12-23T23:51:00Z">
                  <w:rPr>
                    <w:noProof/>
                  </w:rPr>
                </w:rPrChange>
              </w:rPr>
              <w:instrText>HYPERLINK \l "_Toc28037546"</w:instrText>
            </w:r>
            <w:r w:rsidRPr="00F864E5">
              <w:rPr>
                <w:rStyle w:val="Hyperlink"/>
                <w:noProof/>
                <w:sz w:val="20"/>
                <w:rPrChange w:id="276" w:author="Nguyen Thi Thuy Duong" w:date="2019-12-23T23:51:00Z">
                  <w:rPr>
                    <w:rStyle w:val="Hyperlink"/>
                    <w:noProof/>
                  </w:rPr>
                </w:rPrChange>
              </w:rPr>
              <w:instrText xml:space="preserve"> </w:instrText>
            </w:r>
            <w:r w:rsidRPr="00F864E5">
              <w:rPr>
                <w:rStyle w:val="Hyperlink"/>
                <w:noProof/>
                <w:sz w:val="20"/>
                <w:rPrChange w:id="277" w:author="Nguyen Thi Thuy Duong" w:date="2019-12-23T23:51:00Z">
                  <w:rPr>
                    <w:rStyle w:val="Hyperlink"/>
                    <w:noProof/>
                  </w:rPr>
                </w:rPrChange>
              </w:rPr>
              <w:fldChar w:fldCharType="separate"/>
            </w:r>
            <w:r w:rsidRPr="00F864E5">
              <w:rPr>
                <w:rStyle w:val="Hyperlink"/>
                <w:rFonts w:cs="Tahoma"/>
                <w:noProof/>
                <w:sz w:val="20"/>
                <w:rPrChange w:id="278" w:author="Nguyen Thi Thuy Duong" w:date="2019-12-23T23:51:00Z">
                  <w:rPr>
                    <w:rStyle w:val="Hyperlink"/>
                    <w:rFonts w:cs="Tahoma"/>
                    <w:noProof/>
                  </w:rPr>
                </w:rPrChange>
              </w:rPr>
              <w:t>3.4.</w:t>
            </w:r>
            <w:r w:rsidRPr="00F864E5">
              <w:rPr>
                <w:rFonts w:asciiTheme="minorHAnsi" w:eastAsiaTheme="minorEastAsia" w:hAnsiTheme="minorHAnsi" w:cstheme="minorBidi"/>
                <w:noProof/>
                <w:sz w:val="20"/>
                <w:lang w:eastAsia="ja-JP" w:bidi="ar-SA"/>
                <w:rPrChange w:id="279"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280" w:author="Nguyen Thi Thuy Duong" w:date="2019-12-23T23:51:00Z">
                  <w:rPr>
                    <w:rStyle w:val="Hyperlink"/>
                    <w:noProof/>
                  </w:rPr>
                </w:rPrChange>
              </w:rPr>
              <w:t>Phạm vi dự án</w:t>
            </w:r>
            <w:r w:rsidRPr="00F864E5">
              <w:rPr>
                <w:noProof/>
                <w:webHidden/>
                <w:sz w:val="20"/>
                <w:rPrChange w:id="281" w:author="Nguyen Thi Thuy Duong" w:date="2019-12-23T23:51:00Z">
                  <w:rPr>
                    <w:noProof/>
                    <w:webHidden/>
                  </w:rPr>
                </w:rPrChange>
              </w:rPr>
              <w:tab/>
            </w:r>
            <w:r w:rsidRPr="00F864E5">
              <w:rPr>
                <w:noProof/>
                <w:webHidden/>
                <w:sz w:val="20"/>
                <w:rPrChange w:id="282" w:author="Nguyen Thi Thuy Duong" w:date="2019-12-23T23:51:00Z">
                  <w:rPr>
                    <w:noProof/>
                    <w:webHidden/>
                  </w:rPr>
                </w:rPrChange>
              </w:rPr>
              <w:fldChar w:fldCharType="begin"/>
            </w:r>
            <w:r w:rsidRPr="00F864E5">
              <w:rPr>
                <w:noProof/>
                <w:webHidden/>
                <w:sz w:val="20"/>
                <w:rPrChange w:id="283" w:author="Nguyen Thi Thuy Duong" w:date="2019-12-23T23:51:00Z">
                  <w:rPr>
                    <w:noProof/>
                    <w:webHidden/>
                  </w:rPr>
                </w:rPrChange>
              </w:rPr>
              <w:instrText xml:space="preserve"> PAGEREF _Toc28037546 \h </w:instrText>
            </w:r>
          </w:ins>
          <w:r w:rsidRPr="00F864E5">
            <w:rPr>
              <w:noProof/>
              <w:webHidden/>
              <w:sz w:val="20"/>
              <w:rPrChange w:id="284" w:author="Nguyen Thi Thuy Duong" w:date="2019-12-23T23:51:00Z">
                <w:rPr>
                  <w:noProof/>
                  <w:webHidden/>
                  <w:sz w:val="20"/>
                </w:rPr>
              </w:rPrChange>
            </w:rPr>
          </w:r>
          <w:r w:rsidRPr="00F864E5">
            <w:rPr>
              <w:noProof/>
              <w:webHidden/>
              <w:sz w:val="20"/>
              <w:rPrChange w:id="285" w:author="Nguyen Thi Thuy Duong" w:date="2019-12-23T23:51:00Z">
                <w:rPr>
                  <w:noProof/>
                  <w:webHidden/>
                </w:rPr>
              </w:rPrChange>
            </w:rPr>
            <w:fldChar w:fldCharType="separate"/>
          </w:r>
          <w:ins w:id="286" w:author="Nguyen Thi Thuy Duong" w:date="2019-12-23T23:51:00Z">
            <w:r w:rsidRPr="00F864E5">
              <w:rPr>
                <w:noProof/>
                <w:webHidden/>
                <w:sz w:val="20"/>
                <w:rPrChange w:id="287" w:author="Nguyen Thi Thuy Duong" w:date="2019-12-23T23:51:00Z">
                  <w:rPr>
                    <w:noProof/>
                    <w:webHidden/>
                  </w:rPr>
                </w:rPrChange>
              </w:rPr>
              <w:t>6</w:t>
            </w:r>
            <w:r w:rsidRPr="00F864E5">
              <w:rPr>
                <w:noProof/>
                <w:webHidden/>
                <w:sz w:val="20"/>
                <w:rPrChange w:id="288" w:author="Nguyen Thi Thuy Duong" w:date="2019-12-23T23:51:00Z">
                  <w:rPr>
                    <w:noProof/>
                    <w:webHidden/>
                  </w:rPr>
                </w:rPrChange>
              </w:rPr>
              <w:fldChar w:fldCharType="end"/>
            </w:r>
            <w:r w:rsidRPr="00F864E5">
              <w:rPr>
                <w:rStyle w:val="Hyperlink"/>
                <w:noProof/>
                <w:sz w:val="20"/>
                <w:rPrChange w:id="289" w:author="Nguyen Thi Thuy Duong" w:date="2019-12-23T23:51:00Z">
                  <w:rPr>
                    <w:rStyle w:val="Hyperlink"/>
                    <w:noProof/>
                  </w:rPr>
                </w:rPrChange>
              </w:rPr>
              <w:fldChar w:fldCharType="end"/>
            </w:r>
          </w:ins>
        </w:p>
        <w:p w14:paraId="77493E09" w14:textId="5AA1EF1B" w:rsidR="00F864E5" w:rsidRPr="00F864E5" w:rsidRDefault="00F864E5">
          <w:pPr>
            <w:pStyle w:val="TOC1"/>
            <w:rPr>
              <w:ins w:id="290" w:author="Nguyen Thi Thuy Duong" w:date="2019-12-23T23:51:00Z"/>
              <w:rFonts w:asciiTheme="minorHAnsi" w:eastAsiaTheme="minorEastAsia" w:hAnsiTheme="minorHAnsi" w:cstheme="minorBidi"/>
              <w:b w:val="0"/>
              <w:bCs w:val="0"/>
              <w:caps w:val="0"/>
              <w:noProof/>
              <w:sz w:val="20"/>
              <w:lang w:eastAsia="ja-JP" w:bidi="ar-SA"/>
              <w:rPrChange w:id="291" w:author="Nguyen Thi Thuy Duong" w:date="2019-12-23T23:51:00Z">
                <w:rPr>
                  <w:ins w:id="292" w:author="Nguyen Thi Thuy Duong" w:date="2019-12-23T23:51:00Z"/>
                  <w:rFonts w:asciiTheme="minorHAnsi" w:eastAsiaTheme="minorEastAsia" w:hAnsiTheme="minorHAnsi" w:cstheme="minorBidi"/>
                  <w:b w:val="0"/>
                  <w:bCs w:val="0"/>
                  <w:caps w:val="0"/>
                  <w:noProof/>
                  <w:sz w:val="22"/>
                  <w:szCs w:val="22"/>
                  <w:lang w:eastAsia="ja-JP" w:bidi="ar-SA"/>
                </w:rPr>
              </w:rPrChange>
            </w:rPr>
          </w:pPr>
          <w:ins w:id="293" w:author="Nguyen Thi Thuy Duong" w:date="2019-12-23T23:51:00Z">
            <w:r w:rsidRPr="00F864E5">
              <w:rPr>
                <w:rStyle w:val="Hyperlink"/>
                <w:noProof/>
                <w:sz w:val="20"/>
                <w:rPrChange w:id="294" w:author="Nguyen Thi Thuy Duong" w:date="2019-12-23T23:51:00Z">
                  <w:rPr>
                    <w:rStyle w:val="Hyperlink"/>
                    <w:noProof/>
                  </w:rPr>
                </w:rPrChange>
              </w:rPr>
              <w:fldChar w:fldCharType="begin"/>
            </w:r>
            <w:r w:rsidRPr="00F864E5">
              <w:rPr>
                <w:rStyle w:val="Hyperlink"/>
                <w:noProof/>
                <w:sz w:val="20"/>
                <w:rPrChange w:id="295" w:author="Nguyen Thi Thuy Duong" w:date="2019-12-23T23:51:00Z">
                  <w:rPr>
                    <w:rStyle w:val="Hyperlink"/>
                    <w:noProof/>
                  </w:rPr>
                </w:rPrChange>
              </w:rPr>
              <w:instrText xml:space="preserve"> </w:instrText>
            </w:r>
            <w:r w:rsidRPr="00F864E5">
              <w:rPr>
                <w:noProof/>
                <w:sz w:val="20"/>
                <w:rPrChange w:id="296" w:author="Nguyen Thi Thuy Duong" w:date="2019-12-23T23:51:00Z">
                  <w:rPr>
                    <w:noProof/>
                  </w:rPr>
                </w:rPrChange>
              </w:rPr>
              <w:instrText>HYPERLINK \l "_Toc28037547"</w:instrText>
            </w:r>
            <w:r w:rsidRPr="00F864E5">
              <w:rPr>
                <w:rStyle w:val="Hyperlink"/>
                <w:noProof/>
                <w:sz w:val="20"/>
                <w:rPrChange w:id="297" w:author="Nguyen Thi Thuy Duong" w:date="2019-12-23T23:51:00Z">
                  <w:rPr>
                    <w:rStyle w:val="Hyperlink"/>
                    <w:noProof/>
                  </w:rPr>
                </w:rPrChange>
              </w:rPr>
              <w:instrText xml:space="preserve"> </w:instrText>
            </w:r>
            <w:r w:rsidRPr="00F864E5">
              <w:rPr>
                <w:rStyle w:val="Hyperlink"/>
                <w:noProof/>
                <w:sz w:val="20"/>
                <w:rPrChange w:id="298" w:author="Nguyen Thi Thuy Duong" w:date="2019-12-23T23:51:00Z">
                  <w:rPr>
                    <w:rStyle w:val="Hyperlink"/>
                    <w:noProof/>
                  </w:rPr>
                </w:rPrChange>
              </w:rPr>
              <w:fldChar w:fldCharType="separate"/>
            </w:r>
            <w:r w:rsidRPr="00F864E5">
              <w:rPr>
                <w:rStyle w:val="Hyperlink"/>
                <w:noProof/>
                <w:sz w:val="20"/>
                <w:rPrChange w:id="299" w:author="Nguyen Thi Thuy Duong" w:date="2019-12-23T23:51:00Z">
                  <w:rPr>
                    <w:rStyle w:val="Hyperlink"/>
                    <w:noProof/>
                  </w:rPr>
                </w:rPrChange>
              </w:rPr>
              <w:t>4.</w:t>
            </w:r>
            <w:r w:rsidRPr="00F864E5">
              <w:rPr>
                <w:rFonts w:asciiTheme="minorHAnsi" w:eastAsiaTheme="minorEastAsia" w:hAnsiTheme="minorHAnsi" w:cstheme="minorBidi"/>
                <w:b w:val="0"/>
                <w:bCs w:val="0"/>
                <w:caps w:val="0"/>
                <w:noProof/>
                <w:sz w:val="20"/>
                <w:lang w:eastAsia="ja-JP" w:bidi="ar-SA"/>
                <w:rPrChange w:id="300"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301" w:author="Nguyen Thi Thuy Duong" w:date="2019-12-23T23:51:00Z">
                  <w:rPr>
                    <w:rStyle w:val="Hyperlink"/>
                    <w:noProof/>
                  </w:rPr>
                </w:rPrChange>
              </w:rPr>
              <w:t>Giao tiếp/Trao đổi thông tin</w:t>
            </w:r>
            <w:r w:rsidRPr="00F864E5">
              <w:rPr>
                <w:noProof/>
                <w:webHidden/>
                <w:sz w:val="20"/>
                <w:rPrChange w:id="302" w:author="Nguyen Thi Thuy Duong" w:date="2019-12-23T23:51:00Z">
                  <w:rPr>
                    <w:noProof/>
                    <w:webHidden/>
                  </w:rPr>
                </w:rPrChange>
              </w:rPr>
              <w:tab/>
            </w:r>
            <w:r w:rsidRPr="00F864E5">
              <w:rPr>
                <w:noProof/>
                <w:webHidden/>
                <w:sz w:val="20"/>
                <w:rPrChange w:id="303" w:author="Nguyen Thi Thuy Duong" w:date="2019-12-23T23:51:00Z">
                  <w:rPr>
                    <w:noProof/>
                    <w:webHidden/>
                  </w:rPr>
                </w:rPrChange>
              </w:rPr>
              <w:fldChar w:fldCharType="begin"/>
            </w:r>
            <w:r w:rsidRPr="00F864E5">
              <w:rPr>
                <w:noProof/>
                <w:webHidden/>
                <w:sz w:val="20"/>
                <w:rPrChange w:id="304" w:author="Nguyen Thi Thuy Duong" w:date="2019-12-23T23:51:00Z">
                  <w:rPr>
                    <w:noProof/>
                    <w:webHidden/>
                  </w:rPr>
                </w:rPrChange>
              </w:rPr>
              <w:instrText xml:space="preserve"> PAGEREF _Toc28037547 \h </w:instrText>
            </w:r>
          </w:ins>
          <w:r w:rsidRPr="00F864E5">
            <w:rPr>
              <w:noProof/>
              <w:webHidden/>
              <w:sz w:val="20"/>
              <w:rPrChange w:id="305" w:author="Nguyen Thi Thuy Duong" w:date="2019-12-23T23:51:00Z">
                <w:rPr>
                  <w:noProof/>
                  <w:webHidden/>
                  <w:sz w:val="20"/>
                </w:rPr>
              </w:rPrChange>
            </w:rPr>
          </w:r>
          <w:r w:rsidRPr="00F864E5">
            <w:rPr>
              <w:noProof/>
              <w:webHidden/>
              <w:sz w:val="20"/>
              <w:rPrChange w:id="306" w:author="Nguyen Thi Thuy Duong" w:date="2019-12-23T23:51:00Z">
                <w:rPr>
                  <w:noProof/>
                  <w:webHidden/>
                </w:rPr>
              </w:rPrChange>
            </w:rPr>
            <w:fldChar w:fldCharType="separate"/>
          </w:r>
          <w:ins w:id="307" w:author="Nguyen Thi Thuy Duong" w:date="2019-12-23T23:51:00Z">
            <w:r w:rsidRPr="00F864E5">
              <w:rPr>
                <w:noProof/>
                <w:webHidden/>
                <w:sz w:val="20"/>
                <w:rPrChange w:id="308" w:author="Nguyen Thi Thuy Duong" w:date="2019-12-23T23:51:00Z">
                  <w:rPr>
                    <w:noProof/>
                    <w:webHidden/>
                  </w:rPr>
                </w:rPrChange>
              </w:rPr>
              <w:t>6</w:t>
            </w:r>
            <w:r w:rsidRPr="00F864E5">
              <w:rPr>
                <w:noProof/>
                <w:webHidden/>
                <w:sz w:val="20"/>
                <w:rPrChange w:id="309" w:author="Nguyen Thi Thuy Duong" w:date="2019-12-23T23:51:00Z">
                  <w:rPr>
                    <w:noProof/>
                    <w:webHidden/>
                  </w:rPr>
                </w:rPrChange>
              </w:rPr>
              <w:fldChar w:fldCharType="end"/>
            </w:r>
            <w:r w:rsidRPr="00F864E5">
              <w:rPr>
                <w:rStyle w:val="Hyperlink"/>
                <w:noProof/>
                <w:sz w:val="20"/>
                <w:rPrChange w:id="310" w:author="Nguyen Thi Thuy Duong" w:date="2019-12-23T23:51:00Z">
                  <w:rPr>
                    <w:rStyle w:val="Hyperlink"/>
                    <w:noProof/>
                  </w:rPr>
                </w:rPrChange>
              </w:rPr>
              <w:fldChar w:fldCharType="end"/>
            </w:r>
          </w:ins>
        </w:p>
        <w:p w14:paraId="4FDDD20F" w14:textId="3F11B3EE" w:rsidR="00F864E5" w:rsidRPr="00F864E5" w:rsidRDefault="00F864E5">
          <w:pPr>
            <w:pStyle w:val="TOC2"/>
            <w:rPr>
              <w:ins w:id="311" w:author="Nguyen Thi Thuy Duong" w:date="2019-12-23T23:51:00Z"/>
              <w:rFonts w:asciiTheme="minorHAnsi" w:eastAsiaTheme="minorEastAsia" w:hAnsiTheme="minorHAnsi" w:cstheme="minorBidi"/>
              <w:noProof/>
              <w:sz w:val="20"/>
              <w:lang w:eastAsia="ja-JP" w:bidi="ar-SA"/>
              <w:rPrChange w:id="312" w:author="Nguyen Thi Thuy Duong" w:date="2019-12-23T23:51:00Z">
                <w:rPr>
                  <w:ins w:id="313" w:author="Nguyen Thi Thuy Duong" w:date="2019-12-23T23:51:00Z"/>
                  <w:rFonts w:asciiTheme="minorHAnsi" w:eastAsiaTheme="minorEastAsia" w:hAnsiTheme="minorHAnsi" w:cstheme="minorBidi"/>
                  <w:noProof/>
                  <w:sz w:val="22"/>
                  <w:szCs w:val="22"/>
                  <w:lang w:eastAsia="ja-JP" w:bidi="ar-SA"/>
                </w:rPr>
              </w:rPrChange>
            </w:rPr>
          </w:pPr>
          <w:ins w:id="314" w:author="Nguyen Thi Thuy Duong" w:date="2019-12-23T23:51:00Z">
            <w:r w:rsidRPr="00F864E5">
              <w:rPr>
                <w:rStyle w:val="Hyperlink"/>
                <w:noProof/>
                <w:sz w:val="20"/>
                <w:rPrChange w:id="315" w:author="Nguyen Thi Thuy Duong" w:date="2019-12-23T23:51:00Z">
                  <w:rPr>
                    <w:rStyle w:val="Hyperlink"/>
                    <w:noProof/>
                  </w:rPr>
                </w:rPrChange>
              </w:rPr>
              <w:fldChar w:fldCharType="begin"/>
            </w:r>
            <w:r w:rsidRPr="00F864E5">
              <w:rPr>
                <w:rStyle w:val="Hyperlink"/>
                <w:noProof/>
                <w:sz w:val="20"/>
                <w:rPrChange w:id="316" w:author="Nguyen Thi Thuy Duong" w:date="2019-12-23T23:51:00Z">
                  <w:rPr>
                    <w:rStyle w:val="Hyperlink"/>
                    <w:noProof/>
                  </w:rPr>
                </w:rPrChange>
              </w:rPr>
              <w:instrText xml:space="preserve"> </w:instrText>
            </w:r>
            <w:r w:rsidRPr="00F864E5">
              <w:rPr>
                <w:noProof/>
                <w:sz w:val="20"/>
                <w:rPrChange w:id="317" w:author="Nguyen Thi Thuy Duong" w:date="2019-12-23T23:51:00Z">
                  <w:rPr>
                    <w:noProof/>
                  </w:rPr>
                </w:rPrChange>
              </w:rPr>
              <w:instrText>HYPERLINK \l "_Toc28037548"</w:instrText>
            </w:r>
            <w:r w:rsidRPr="00F864E5">
              <w:rPr>
                <w:rStyle w:val="Hyperlink"/>
                <w:noProof/>
                <w:sz w:val="20"/>
                <w:rPrChange w:id="318" w:author="Nguyen Thi Thuy Duong" w:date="2019-12-23T23:51:00Z">
                  <w:rPr>
                    <w:rStyle w:val="Hyperlink"/>
                    <w:noProof/>
                  </w:rPr>
                </w:rPrChange>
              </w:rPr>
              <w:instrText xml:space="preserve"> </w:instrText>
            </w:r>
            <w:r w:rsidRPr="00F864E5">
              <w:rPr>
                <w:rStyle w:val="Hyperlink"/>
                <w:noProof/>
                <w:sz w:val="20"/>
                <w:rPrChange w:id="319" w:author="Nguyen Thi Thuy Duong" w:date="2019-12-23T23:51:00Z">
                  <w:rPr>
                    <w:rStyle w:val="Hyperlink"/>
                    <w:noProof/>
                  </w:rPr>
                </w:rPrChange>
              </w:rPr>
              <w:fldChar w:fldCharType="separate"/>
            </w:r>
            <w:r w:rsidRPr="00F864E5">
              <w:rPr>
                <w:rStyle w:val="Hyperlink"/>
                <w:rFonts w:cs="Tahoma"/>
                <w:noProof/>
                <w:sz w:val="20"/>
                <w:rPrChange w:id="320" w:author="Nguyen Thi Thuy Duong" w:date="2019-12-23T23:51:00Z">
                  <w:rPr>
                    <w:rStyle w:val="Hyperlink"/>
                    <w:rFonts w:cs="Tahoma"/>
                    <w:noProof/>
                  </w:rPr>
                </w:rPrChange>
              </w:rPr>
              <w:t>4.1.</w:t>
            </w:r>
            <w:r w:rsidRPr="00F864E5">
              <w:rPr>
                <w:rFonts w:asciiTheme="minorHAnsi" w:eastAsiaTheme="minorEastAsia" w:hAnsiTheme="minorHAnsi" w:cstheme="minorBidi"/>
                <w:noProof/>
                <w:sz w:val="20"/>
                <w:lang w:eastAsia="ja-JP" w:bidi="ar-SA"/>
                <w:rPrChange w:id="321"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322" w:author="Nguyen Thi Thuy Duong" w:date="2019-12-23T23:51:00Z">
                  <w:rPr>
                    <w:rStyle w:val="Hyperlink"/>
                    <w:noProof/>
                  </w:rPr>
                </w:rPrChange>
              </w:rPr>
              <w:t>Kênh liên lạc chính thống – Email</w:t>
            </w:r>
            <w:r w:rsidRPr="00F864E5">
              <w:rPr>
                <w:noProof/>
                <w:webHidden/>
                <w:sz w:val="20"/>
                <w:rPrChange w:id="323" w:author="Nguyen Thi Thuy Duong" w:date="2019-12-23T23:51:00Z">
                  <w:rPr>
                    <w:noProof/>
                    <w:webHidden/>
                  </w:rPr>
                </w:rPrChange>
              </w:rPr>
              <w:tab/>
            </w:r>
            <w:r w:rsidRPr="00F864E5">
              <w:rPr>
                <w:noProof/>
                <w:webHidden/>
                <w:sz w:val="20"/>
                <w:rPrChange w:id="324" w:author="Nguyen Thi Thuy Duong" w:date="2019-12-23T23:51:00Z">
                  <w:rPr>
                    <w:noProof/>
                    <w:webHidden/>
                  </w:rPr>
                </w:rPrChange>
              </w:rPr>
              <w:fldChar w:fldCharType="begin"/>
            </w:r>
            <w:r w:rsidRPr="00F864E5">
              <w:rPr>
                <w:noProof/>
                <w:webHidden/>
                <w:sz w:val="20"/>
                <w:rPrChange w:id="325" w:author="Nguyen Thi Thuy Duong" w:date="2019-12-23T23:51:00Z">
                  <w:rPr>
                    <w:noProof/>
                    <w:webHidden/>
                  </w:rPr>
                </w:rPrChange>
              </w:rPr>
              <w:instrText xml:space="preserve"> PAGEREF _Toc28037548 \h </w:instrText>
            </w:r>
          </w:ins>
          <w:r w:rsidRPr="00F864E5">
            <w:rPr>
              <w:noProof/>
              <w:webHidden/>
              <w:sz w:val="20"/>
              <w:rPrChange w:id="326" w:author="Nguyen Thi Thuy Duong" w:date="2019-12-23T23:51:00Z">
                <w:rPr>
                  <w:noProof/>
                  <w:webHidden/>
                  <w:sz w:val="20"/>
                </w:rPr>
              </w:rPrChange>
            </w:rPr>
          </w:r>
          <w:r w:rsidRPr="00F864E5">
            <w:rPr>
              <w:noProof/>
              <w:webHidden/>
              <w:sz w:val="20"/>
              <w:rPrChange w:id="327" w:author="Nguyen Thi Thuy Duong" w:date="2019-12-23T23:51:00Z">
                <w:rPr>
                  <w:noProof/>
                  <w:webHidden/>
                </w:rPr>
              </w:rPrChange>
            </w:rPr>
            <w:fldChar w:fldCharType="separate"/>
          </w:r>
          <w:ins w:id="328" w:author="Nguyen Thi Thuy Duong" w:date="2019-12-23T23:51:00Z">
            <w:r w:rsidRPr="00F864E5">
              <w:rPr>
                <w:noProof/>
                <w:webHidden/>
                <w:sz w:val="20"/>
                <w:rPrChange w:id="329" w:author="Nguyen Thi Thuy Duong" w:date="2019-12-23T23:51:00Z">
                  <w:rPr>
                    <w:noProof/>
                    <w:webHidden/>
                  </w:rPr>
                </w:rPrChange>
              </w:rPr>
              <w:t>6</w:t>
            </w:r>
            <w:r w:rsidRPr="00F864E5">
              <w:rPr>
                <w:noProof/>
                <w:webHidden/>
                <w:sz w:val="20"/>
                <w:rPrChange w:id="330" w:author="Nguyen Thi Thuy Duong" w:date="2019-12-23T23:51:00Z">
                  <w:rPr>
                    <w:noProof/>
                    <w:webHidden/>
                  </w:rPr>
                </w:rPrChange>
              </w:rPr>
              <w:fldChar w:fldCharType="end"/>
            </w:r>
            <w:r w:rsidRPr="00F864E5">
              <w:rPr>
                <w:rStyle w:val="Hyperlink"/>
                <w:noProof/>
                <w:sz w:val="20"/>
                <w:rPrChange w:id="331" w:author="Nguyen Thi Thuy Duong" w:date="2019-12-23T23:51:00Z">
                  <w:rPr>
                    <w:rStyle w:val="Hyperlink"/>
                    <w:noProof/>
                  </w:rPr>
                </w:rPrChange>
              </w:rPr>
              <w:fldChar w:fldCharType="end"/>
            </w:r>
          </w:ins>
        </w:p>
        <w:p w14:paraId="0BD06DC8" w14:textId="6256EBDF" w:rsidR="00F864E5" w:rsidRPr="00F864E5" w:rsidRDefault="00F864E5">
          <w:pPr>
            <w:pStyle w:val="TOC2"/>
            <w:rPr>
              <w:ins w:id="332" w:author="Nguyen Thi Thuy Duong" w:date="2019-12-23T23:51:00Z"/>
              <w:rFonts w:asciiTheme="minorHAnsi" w:eastAsiaTheme="minorEastAsia" w:hAnsiTheme="minorHAnsi" w:cstheme="minorBidi"/>
              <w:noProof/>
              <w:sz w:val="20"/>
              <w:lang w:eastAsia="ja-JP" w:bidi="ar-SA"/>
              <w:rPrChange w:id="333" w:author="Nguyen Thi Thuy Duong" w:date="2019-12-23T23:51:00Z">
                <w:rPr>
                  <w:ins w:id="334" w:author="Nguyen Thi Thuy Duong" w:date="2019-12-23T23:51:00Z"/>
                  <w:rFonts w:asciiTheme="minorHAnsi" w:eastAsiaTheme="minorEastAsia" w:hAnsiTheme="minorHAnsi" w:cstheme="minorBidi"/>
                  <w:noProof/>
                  <w:sz w:val="22"/>
                  <w:szCs w:val="22"/>
                  <w:lang w:eastAsia="ja-JP" w:bidi="ar-SA"/>
                </w:rPr>
              </w:rPrChange>
            </w:rPr>
          </w:pPr>
          <w:ins w:id="335" w:author="Nguyen Thi Thuy Duong" w:date="2019-12-23T23:51:00Z">
            <w:r w:rsidRPr="00F864E5">
              <w:rPr>
                <w:rStyle w:val="Hyperlink"/>
                <w:noProof/>
                <w:sz w:val="20"/>
                <w:rPrChange w:id="336" w:author="Nguyen Thi Thuy Duong" w:date="2019-12-23T23:51:00Z">
                  <w:rPr>
                    <w:rStyle w:val="Hyperlink"/>
                    <w:noProof/>
                  </w:rPr>
                </w:rPrChange>
              </w:rPr>
              <w:fldChar w:fldCharType="begin"/>
            </w:r>
            <w:r w:rsidRPr="00F864E5">
              <w:rPr>
                <w:rStyle w:val="Hyperlink"/>
                <w:noProof/>
                <w:sz w:val="20"/>
                <w:rPrChange w:id="337" w:author="Nguyen Thi Thuy Duong" w:date="2019-12-23T23:51:00Z">
                  <w:rPr>
                    <w:rStyle w:val="Hyperlink"/>
                    <w:noProof/>
                  </w:rPr>
                </w:rPrChange>
              </w:rPr>
              <w:instrText xml:space="preserve"> </w:instrText>
            </w:r>
            <w:r w:rsidRPr="00F864E5">
              <w:rPr>
                <w:noProof/>
                <w:sz w:val="20"/>
                <w:rPrChange w:id="338" w:author="Nguyen Thi Thuy Duong" w:date="2019-12-23T23:51:00Z">
                  <w:rPr>
                    <w:noProof/>
                  </w:rPr>
                </w:rPrChange>
              </w:rPr>
              <w:instrText>HYPERLINK \l "_Toc28037549"</w:instrText>
            </w:r>
            <w:r w:rsidRPr="00F864E5">
              <w:rPr>
                <w:rStyle w:val="Hyperlink"/>
                <w:noProof/>
                <w:sz w:val="20"/>
                <w:rPrChange w:id="339" w:author="Nguyen Thi Thuy Duong" w:date="2019-12-23T23:51:00Z">
                  <w:rPr>
                    <w:rStyle w:val="Hyperlink"/>
                    <w:noProof/>
                  </w:rPr>
                </w:rPrChange>
              </w:rPr>
              <w:instrText xml:space="preserve"> </w:instrText>
            </w:r>
            <w:r w:rsidRPr="00F864E5">
              <w:rPr>
                <w:rStyle w:val="Hyperlink"/>
                <w:noProof/>
                <w:sz w:val="20"/>
                <w:rPrChange w:id="340" w:author="Nguyen Thi Thuy Duong" w:date="2019-12-23T23:51:00Z">
                  <w:rPr>
                    <w:rStyle w:val="Hyperlink"/>
                    <w:noProof/>
                  </w:rPr>
                </w:rPrChange>
              </w:rPr>
              <w:fldChar w:fldCharType="separate"/>
            </w:r>
            <w:r w:rsidRPr="00F864E5">
              <w:rPr>
                <w:rStyle w:val="Hyperlink"/>
                <w:rFonts w:cs="Tahoma"/>
                <w:noProof/>
                <w:sz w:val="20"/>
                <w:rPrChange w:id="341" w:author="Nguyen Thi Thuy Duong" w:date="2019-12-23T23:51:00Z">
                  <w:rPr>
                    <w:rStyle w:val="Hyperlink"/>
                    <w:rFonts w:cs="Tahoma"/>
                    <w:noProof/>
                  </w:rPr>
                </w:rPrChange>
              </w:rPr>
              <w:t>4.2.</w:t>
            </w:r>
            <w:r w:rsidRPr="00F864E5">
              <w:rPr>
                <w:rFonts w:asciiTheme="minorHAnsi" w:eastAsiaTheme="minorEastAsia" w:hAnsiTheme="minorHAnsi" w:cstheme="minorBidi"/>
                <w:noProof/>
                <w:sz w:val="20"/>
                <w:lang w:eastAsia="ja-JP" w:bidi="ar-SA"/>
                <w:rPrChange w:id="342"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343" w:author="Nguyen Thi Thuy Duong" w:date="2019-12-23T23:51:00Z">
                  <w:rPr>
                    <w:rStyle w:val="Hyperlink"/>
                    <w:noProof/>
                  </w:rPr>
                </w:rPrChange>
              </w:rPr>
              <w:t>Họp offline</w:t>
            </w:r>
            <w:r w:rsidRPr="00F864E5">
              <w:rPr>
                <w:noProof/>
                <w:webHidden/>
                <w:sz w:val="20"/>
                <w:rPrChange w:id="344" w:author="Nguyen Thi Thuy Duong" w:date="2019-12-23T23:51:00Z">
                  <w:rPr>
                    <w:noProof/>
                    <w:webHidden/>
                  </w:rPr>
                </w:rPrChange>
              </w:rPr>
              <w:tab/>
            </w:r>
            <w:r w:rsidRPr="00F864E5">
              <w:rPr>
                <w:noProof/>
                <w:webHidden/>
                <w:sz w:val="20"/>
                <w:rPrChange w:id="345" w:author="Nguyen Thi Thuy Duong" w:date="2019-12-23T23:51:00Z">
                  <w:rPr>
                    <w:noProof/>
                    <w:webHidden/>
                  </w:rPr>
                </w:rPrChange>
              </w:rPr>
              <w:fldChar w:fldCharType="begin"/>
            </w:r>
            <w:r w:rsidRPr="00F864E5">
              <w:rPr>
                <w:noProof/>
                <w:webHidden/>
                <w:sz w:val="20"/>
                <w:rPrChange w:id="346" w:author="Nguyen Thi Thuy Duong" w:date="2019-12-23T23:51:00Z">
                  <w:rPr>
                    <w:noProof/>
                    <w:webHidden/>
                  </w:rPr>
                </w:rPrChange>
              </w:rPr>
              <w:instrText xml:space="preserve"> PAGEREF _Toc28037549 \h </w:instrText>
            </w:r>
          </w:ins>
          <w:r w:rsidRPr="00F864E5">
            <w:rPr>
              <w:noProof/>
              <w:webHidden/>
              <w:sz w:val="20"/>
              <w:rPrChange w:id="347" w:author="Nguyen Thi Thuy Duong" w:date="2019-12-23T23:51:00Z">
                <w:rPr>
                  <w:noProof/>
                  <w:webHidden/>
                  <w:sz w:val="20"/>
                </w:rPr>
              </w:rPrChange>
            </w:rPr>
          </w:r>
          <w:r w:rsidRPr="00F864E5">
            <w:rPr>
              <w:noProof/>
              <w:webHidden/>
              <w:sz w:val="20"/>
              <w:rPrChange w:id="348" w:author="Nguyen Thi Thuy Duong" w:date="2019-12-23T23:51:00Z">
                <w:rPr>
                  <w:noProof/>
                  <w:webHidden/>
                </w:rPr>
              </w:rPrChange>
            </w:rPr>
            <w:fldChar w:fldCharType="separate"/>
          </w:r>
          <w:ins w:id="349" w:author="Nguyen Thi Thuy Duong" w:date="2019-12-23T23:51:00Z">
            <w:r w:rsidRPr="00F864E5">
              <w:rPr>
                <w:noProof/>
                <w:webHidden/>
                <w:sz w:val="20"/>
                <w:rPrChange w:id="350" w:author="Nguyen Thi Thuy Duong" w:date="2019-12-23T23:51:00Z">
                  <w:rPr>
                    <w:noProof/>
                    <w:webHidden/>
                  </w:rPr>
                </w:rPrChange>
              </w:rPr>
              <w:t>6</w:t>
            </w:r>
            <w:r w:rsidRPr="00F864E5">
              <w:rPr>
                <w:noProof/>
                <w:webHidden/>
                <w:sz w:val="20"/>
                <w:rPrChange w:id="351" w:author="Nguyen Thi Thuy Duong" w:date="2019-12-23T23:51:00Z">
                  <w:rPr>
                    <w:noProof/>
                    <w:webHidden/>
                  </w:rPr>
                </w:rPrChange>
              </w:rPr>
              <w:fldChar w:fldCharType="end"/>
            </w:r>
            <w:r w:rsidRPr="00F864E5">
              <w:rPr>
                <w:rStyle w:val="Hyperlink"/>
                <w:noProof/>
                <w:sz w:val="20"/>
                <w:rPrChange w:id="352" w:author="Nguyen Thi Thuy Duong" w:date="2019-12-23T23:51:00Z">
                  <w:rPr>
                    <w:rStyle w:val="Hyperlink"/>
                    <w:noProof/>
                  </w:rPr>
                </w:rPrChange>
              </w:rPr>
              <w:fldChar w:fldCharType="end"/>
            </w:r>
          </w:ins>
        </w:p>
        <w:p w14:paraId="56104D73" w14:textId="0F8F716D" w:rsidR="00F864E5" w:rsidRPr="00F864E5" w:rsidRDefault="00F864E5">
          <w:pPr>
            <w:pStyle w:val="TOC2"/>
            <w:rPr>
              <w:ins w:id="353" w:author="Nguyen Thi Thuy Duong" w:date="2019-12-23T23:51:00Z"/>
              <w:rFonts w:asciiTheme="minorHAnsi" w:eastAsiaTheme="minorEastAsia" w:hAnsiTheme="minorHAnsi" w:cstheme="minorBidi"/>
              <w:noProof/>
              <w:sz w:val="20"/>
              <w:lang w:eastAsia="ja-JP" w:bidi="ar-SA"/>
              <w:rPrChange w:id="354" w:author="Nguyen Thi Thuy Duong" w:date="2019-12-23T23:51:00Z">
                <w:rPr>
                  <w:ins w:id="355" w:author="Nguyen Thi Thuy Duong" w:date="2019-12-23T23:51:00Z"/>
                  <w:rFonts w:asciiTheme="minorHAnsi" w:eastAsiaTheme="minorEastAsia" w:hAnsiTheme="minorHAnsi" w:cstheme="minorBidi"/>
                  <w:noProof/>
                  <w:sz w:val="22"/>
                  <w:szCs w:val="22"/>
                  <w:lang w:eastAsia="ja-JP" w:bidi="ar-SA"/>
                </w:rPr>
              </w:rPrChange>
            </w:rPr>
          </w:pPr>
          <w:ins w:id="356" w:author="Nguyen Thi Thuy Duong" w:date="2019-12-23T23:51:00Z">
            <w:r w:rsidRPr="00F864E5">
              <w:rPr>
                <w:rStyle w:val="Hyperlink"/>
                <w:noProof/>
                <w:sz w:val="20"/>
                <w:rPrChange w:id="357" w:author="Nguyen Thi Thuy Duong" w:date="2019-12-23T23:51:00Z">
                  <w:rPr>
                    <w:rStyle w:val="Hyperlink"/>
                    <w:noProof/>
                  </w:rPr>
                </w:rPrChange>
              </w:rPr>
              <w:fldChar w:fldCharType="begin"/>
            </w:r>
            <w:r w:rsidRPr="00F864E5">
              <w:rPr>
                <w:rStyle w:val="Hyperlink"/>
                <w:noProof/>
                <w:sz w:val="20"/>
                <w:rPrChange w:id="358" w:author="Nguyen Thi Thuy Duong" w:date="2019-12-23T23:51:00Z">
                  <w:rPr>
                    <w:rStyle w:val="Hyperlink"/>
                    <w:noProof/>
                  </w:rPr>
                </w:rPrChange>
              </w:rPr>
              <w:instrText xml:space="preserve"> </w:instrText>
            </w:r>
            <w:r w:rsidRPr="00F864E5">
              <w:rPr>
                <w:noProof/>
                <w:sz w:val="20"/>
                <w:rPrChange w:id="359" w:author="Nguyen Thi Thuy Duong" w:date="2019-12-23T23:51:00Z">
                  <w:rPr>
                    <w:noProof/>
                  </w:rPr>
                </w:rPrChange>
              </w:rPr>
              <w:instrText>HYPERLINK \l "_Toc28037550"</w:instrText>
            </w:r>
            <w:r w:rsidRPr="00F864E5">
              <w:rPr>
                <w:rStyle w:val="Hyperlink"/>
                <w:noProof/>
                <w:sz w:val="20"/>
                <w:rPrChange w:id="360" w:author="Nguyen Thi Thuy Duong" w:date="2019-12-23T23:51:00Z">
                  <w:rPr>
                    <w:rStyle w:val="Hyperlink"/>
                    <w:noProof/>
                  </w:rPr>
                </w:rPrChange>
              </w:rPr>
              <w:instrText xml:space="preserve"> </w:instrText>
            </w:r>
            <w:r w:rsidRPr="00F864E5">
              <w:rPr>
                <w:rStyle w:val="Hyperlink"/>
                <w:noProof/>
                <w:sz w:val="20"/>
                <w:rPrChange w:id="361" w:author="Nguyen Thi Thuy Duong" w:date="2019-12-23T23:51:00Z">
                  <w:rPr>
                    <w:rStyle w:val="Hyperlink"/>
                    <w:noProof/>
                  </w:rPr>
                </w:rPrChange>
              </w:rPr>
              <w:fldChar w:fldCharType="separate"/>
            </w:r>
            <w:r w:rsidRPr="00F864E5">
              <w:rPr>
                <w:rStyle w:val="Hyperlink"/>
                <w:rFonts w:cs="Tahoma"/>
                <w:iCs/>
                <w:noProof/>
                <w:sz w:val="20"/>
                <w:rPrChange w:id="362" w:author="Nguyen Thi Thuy Duong" w:date="2019-12-23T23:51:00Z">
                  <w:rPr>
                    <w:rStyle w:val="Hyperlink"/>
                    <w:rFonts w:cs="Tahoma"/>
                    <w:iCs/>
                    <w:noProof/>
                  </w:rPr>
                </w:rPrChange>
              </w:rPr>
              <w:t>4.3.</w:t>
            </w:r>
            <w:r w:rsidRPr="00F864E5">
              <w:rPr>
                <w:rFonts w:asciiTheme="minorHAnsi" w:eastAsiaTheme="minorEastAsia" w:hAnsiTheme="minorHAnsi" w:cstheme="minorBidi"/>
                <w:noProof/>
                <w:sz w:val="20"/>
                <w:lang w:eastAsia="ja-JP" w:bidi="ar-SA"/>
                <w:rPrChange w:id="363"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iCs/>
                <w:noProof/>
                <w:sz w:val="20"/>
                <w:rPrChange w:id="364" w:author="Nguyen Thi Thuy Duong" w:date="2019-12-23T23:51:00Z">
                  <w:rPr>
                    <w:rStyle w:val="Hyperlink"/>
                    <w:iCs/>
                    <w:noProof/>
                  </w:rPr>
                </w:rPrChange>
              </w:rPr>
              <w:t>Thư mục dự án</w:t>
            </w:r>
            <w:r w:rsidRPr="00F864E5">
              <w:rPr>
                <w:noProof/>
                <w:webHidden/>
                <w:sz w:val="20"/>
                <w:rPrChange w:id="365" w:author="Nguyen Thi Thuy Duong" w:date="2019-12-23T23:51:00Z">
                  <w:rPr>
                    <w:noProof/>
                    <w:webHidden/>
                  </w:rPr>
                </w:rPrChange>
              </w:rPr>
              <w:tab/>
            </w:r>
            <w:r w:rsidRPr="00F864E5">
              <w:rPr>
                <w:noProof/>
                <w:webHidden/>
                <w:sz w:val="20"/>
                <w:rPrChange w:id="366" w:author="Nguyen Thi Thuy Duong" w:date="2019-12-23T23:51:00Z">
                  <w:rPr>
                    <w:noProof/>
                    <w:webHidden/>
                  </w:rPr>
                </w:rPrChange>
              </w:rPr>
              <w:fldChar w:fldCharType="begin"/>
            </w:r>
            <w:r w:rsidRPr="00F864E5">
              <w:rPr>
                <w:noProof/>
                <w:webHidden/>
                <w:sz w:val="20"/>
                <w:rPrChange w:id="367" w:author="Nguyen Thi Thuy Duong" w:date="2019-12-23T23:51:00Z">
                  <w:rPr>
                    <w:noProof/>
                    <w:webHidden/>
                  </w:rPr>
                </w:rPrChange>
              </w:rPr>
              <w:instrText xml:space="preserve"> PAGEREF _Toc28037550 \h </w:instrText>
            </w:r>
          </w:ins>
          <w:r w:rsidRPr="00F864E5">
            <w:rPr>
              <w:noProof/>
              <w:webHidden/>
              <w:sz w:val="20"/>
              <w:rPrChange w:id="368" w:author="Nguyen Thi Thuy Duong" w:date="2019-12-23T23:51:00Z">
                <w:rPr>
                  <w:noProof/>
                  <w:webHidden/>
                  <w:sz w:val="20"/>
                </w:rPr>
              </w:rPrChange>
            </w:rPr>
          </w:r>
          <w:r w:rsidRPr="00F864E5">
            <w:rPr>
              <w:noProof/>
              <w:webHidden/>
              <w:sz w:val="20"/>
              <w:rPrChange w:id="369" w:author="Nguyen Thi Thuy Duong" w:date="2019-12-23T23:51:00Z">
                <w:rPr>
                  <w:noProof/>
                  <w:webHidden/>
                </w:rPr>
              </w:rPrChange>
            </w:rPr>
            <w:fldChar w:fldCharType="separate"/>
          </w:r>
          <w:ins w:id="370" w:author="Nguyen Thi Thuy Duong" w:date="2019-12-23T23:51:00Z">
            <w:r w:rsidRPr="00F864E5">
              <w:rPr>
                <w:noProof/>
                <w:webHidden/>
                <w:sz w:val="20"/>
                <w:rPrChange w:id="371" w:author="Nguyen Thi Thuy Duong" w:date="2019-12-23T23:51:00Z">
                  <w:rPr>
                    <w:noProof/>
                    <w:webHidden/>
                  </w:rPr>
                </w:rPrChange>
              </w:rPr>
              <w:t>7</w:t>
            </w:r>
            <w:r w:rsidRPr="00F864E5">
              <w:rPr>
                <w:noProof/>
                <w:webHidden/>
                <w:sz w:val="20"/>
                <w:rPrChange w:id="372" w:author="Nguyen Thi Thuy Duong" w:date="2019-12-23T23:51:00Z">
                  <w:rPr>
                    <w:noProof/>
                    <w:webHidden/>
                  </w:rPr>
                </w:rPrChange>
              </w:rPr>
              <w:fldChar w:fldCharType="end"/>
            </w:r>
            <w:r w:rsidRPr="00F864E5">
              <w:rPr>
                <w:rStyle w:val="Hyperlink"/>
                <w:noProof/>
                <w:sz w:val="20"/>
                <w:rPrChange w:id="373" w:author="Nguyen Thi Thuy Duong" w:date="2019-12-23T23:51:00Z">
                  <w:rPr>
                    <w:rStyle w:val="Hyperlink"/>
                    <w:noProof/>
                  </w:rPr>
                </w:rPrChange>
              </w:rPr>
              <w:fldChar w:fldCharType="end"/>
            </w:r>
          </w:ins>
        </w:p>
        <w:p w14:paraId="4A780CAB" w14:textId="54E200F1" w:rsidR="00F864E5" w:rsidRPr="00F864E5" w:rsidRDefault="00F864E5">
          <w:pPr>
            <w:pStyle w:val="TOC2"/>
            <w:rPr>
              <w:ins w:id="374" w:author="Nguyen Thi Thuy Duong" w:date="2019-12-23T23:51:00Z"/>
              <w:rFonts w:asciiTheme="minorHAnsi" w:eastAsiaTheme="minorEastAsia" w:hAnsiTheme="minorHAnsi" w:cstheme="minorBidi"/>
              <w:noProof/>
              <w:sz w:val="20"/>
              <w:lang w:eastAsia="ja-JP" w:bidi="ar-SA"/>
              <w:rPrChange w:id="375" w:author="Nguyen Thi Thuy Duong" w:date="2019-12-23T23:51:00Z">
                <w:rPr>
                  <w:ins w:id="376" w:author="Nguyen Thi Thuy Duong" w:date="2019-12-23T23:51:00Z"/>
                  <w:rFonts w:asciiTheme="minorHAnsi" w:eastAsiaTheme="minorEastAsia" w:hAnsiTheme="minorHAnsi" w:cstheme="minorBidi"/>
                  <w:noProof/>
                  <w:sz w:val="22"/>
                  <w:szCs w:val="22"/>
                  <w:lang w:eastAsia="ja-JP" w:bidi="ar-SA"/>
                </w:rPr>
              </w:rPrChange>
            </w:rPr>
          </w:pPr>
          <w:ins w:id="377" w:author="Nguyen Thi Thuy Duong" w:date="2019-12-23T23:51:00Z">
            <w:r w:rsidRPr="00F864E5">
              <w:rPr>
                <w:rStyle w:val="Hyperlink"/>
                <w:noProof/>
                <w:sz w:val="20"/>
                <w:rPrChange w:id="378" w:author="Nguyen Thi Thuy Duong" w:date="2019-12-23T23:51:00Z">
                  <w:rPr>
                    <w:rStyle w:val="Hyperlink"/>
                    <w:noProof/>
                  </w:rPr>
                </w:rPrChange>
              </w:rPr>
              <w:fldChar w:fldCharType="begin"/>
            </w:r>
            <w:r w:rsidRPr="00F864E5">
              <w:rPr>
                <w:rStyle w:val="Hyperlink"/>
                <w:noProof/>
                <w:sz w:val="20"/>
                <w:rPrChange w:id="379" w:author="Nguyen Thi Thuy Duong" w:date="2019-12-23T23:51:00Z">
                  <w:rPr>
                    <w:rStyle w:val="Hyperlink"/>
                    <w:noProof/>
                  </w:rPr>
                </w:rPrChange>
              </w:rPr>
              <w:instrText xml:space="preserve"> </w:instrText>
            </w:r>
            <w:r w:rsidRPr="00F864E5">
              <w:rPr>
                <w:noProof/>
                <w:sz w:val="20"/>
                <w:rPrChange w:id="380" w:author="Nguyen Thi Thuy Duong" w:date="2019-12-23T23:51:00Z">
                  <w:rPr>
                    <w:noProof/>
                  </w:rPr>
                </w:rPrChange>
              </w:rPr>
              <w:instrText>HYPERLINK \l "_Toc28037551"</w:instrText>
            </w:r>
            <w:r w:rsidRPr="00F864E5">
              <w:rPr>
                <w:rStyle w:val="Hyperlink"/>
                <w:noProof/>
                <w:sz w:val="20"/>
                <w:rPrChange w:id="381" w:author="Nguyen Thi Thuy Duong" w:date="2019-12-23T23:51:00Z">
                  <w:rPr>
                    <w:rStyle w:val="Hyperlink"/>
                    <w:noProof/>
                  </w:rPr>
                </w:rPrChange>
              </w:rPr>
              <w:instrText xml:space="preserve"> </w:instrText>
            </w:r>
            <w:r w:rsidRPr="00F864E5">
              <w:rPr>
                <w:rStyle w:val="Hyperlink"/>
                <w:noProof/>
                <w:sz w:val="20"/>
                <w:rPrChange w:id="382" w:author="Nguyen Thi Thuy Duong" w:date="2019-12-23T23:51:00Z">
                  <w:rPr>
                    <w:rStyle w:val="Hyperlink"/>
                    <w:noProof/>
                  </w:rPr>
                </w:rPrChange>
              </w:rPr>
              <w:fldChar w:fldCharType="separate"/>
            </w:r>
            <w:r w:rsidRPr="00F864E5">
              <w:rPr>
                <w:rStyle w:val="Hyperlink"/>
                <w:rFonts w:cs="Tahoma"/>
                <w:noProof/>
                <w:sz w:val="20"/>
                <w:rPrChange w:id="383" w:author="Nguyen Thi Thuy Duong" w:date="2019-12-23T23:51:00Z">
                  <w:rPr>
                    <w:rStyle w:val="Hyperlink"/>
                    <w:rFonts w:cs="Tahoma"/>
                    <w:noProof/>
                  </w:rPr>
                </w:rPrChange>
              </w:rPr>
              <w:t>4.4.</w:t>
            </w:r>
            <w:r w:rsidRPr="00F864E5">
              <w:rPr>
                <w:rFonts w:asciiTheme="minorHAnsi" w:eastAsiaTheme="minorEastAsia" w:hAnsiTheme="minorHAnsi" w:cstheme="minorBidi"/>
                <w:noProof/>
                <w:sz w:val="20"/>
                <w:lang w:eastAsia="ja-JP" w:bidi="ar-SA"/>
                <w:rPrChange w:id="384"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385" w:author="Nguyen Thi Thuy Duong" w:date="2019-12-23T23:51:00Z">
                  <w:rPr>
                    <w:rStyle w:val="Hyperlink"/>
                    <w:noProof/>
                  </w:rPr>
                </w:rPrChange>
              </w:rPr>
              <w:t>Quản lý mã nguồn</w:t>
            </w:r>
            <w:r w:rsidRPr="00F864E5">
              <w:rPr>
                <w:noProof/>
                <w:webHidden/>
                <w:sz w:val="20"/>
                <w:rPrChange w:id="386" w:author="Nguyen Thi Thuy Duong" w:date="2019-12-23T23:51:00Z">
                  <w:rPr>
                    <w:noProof/>
                    <w:webHidden/>
                  </w:rPr>
                </w:rPrChange>
              </w:rPr>
              <w:tab/>
            </w:r>
            <w:r w:rsidRPr="00F864E5">
              <w:rPr>
                <w:noProof/>
                <w:webHidden/>
                <w:sz w:val="20"/>
                <w:rPrChange w:id="387" w:author="Nguyen Thi Thuy Duong" w:date="2019-12-23T23:51:00Z">
                  <w:rPr>
                    <w:noProof/>
                    <w:webHidden/>
                  </w:rPr>
                </w:rPrChange>
              </w:rPr>
              <w:fldChar w:fldCharType="begin"/>
            </w:r>
            <w:r w:rsidRPr="00F864E5">
              <w:rPr>
                <w:noProof/>
                <w:webHidden/>
                <w:sz w:val="20"/>
                <w:rPrChange w:id="388" w:author="Nguyen Thi Thuy Duong" w:date="2019-12-23T23:51:00Z">
                  <w:rPr>
                    <w:noProof/>
                    <w:webHidden/>
                  </w:rPr>
                </w:rPrChange>
              </w:rPr>
              <w:instrText xml:space="preserve"> PAGEREF _Toc28037551 \h </w:instrText>
            </w:r>
          </w:ins>
          <w:r w:rsidRPr="00F864E5">
            <w:rPr>
              <w:noProof/>
              <w:webHidden/>
              <w:sz w:val="20"/>
              <w:rPrChange w:id="389" w:author="Nguyen Thi Thuy Duong" w:date="2019-12-23T23:51:00Z">
                <w:rPr>
                  <w:noProof/>
                  <w:webHidden/>
                  <w:sz w:val="20"/>
                </w:rPr>
              </w:rPrChange>
            </w:rPr>
          </w:r>
          <w:r w:rsidRPr="00F864E5">
            <w:rPr>
              <w:noProof/>
              <w:webHidden/>
              <w:sz w:val="20"/>
              <w:rPrChange w:id="390" w:author="Nguyen Thi Thuy Duong" w:date="2019-12-23T23:51:00Z">
                <w:rPr>
                  <w:noProof/>
                  <w:webHidden/>
                </w:rPr>
              </w:rPrChange>
            </w:rPr>
            <w:fldChar w:fldCharType="separate"/>
          </w:r>
          <w:ins w:id="391" w:author="Nguyen Thi Thuy Duong" w:date="2019-12-23T23:51:00Z">
            <w:r w:rsidRPr="00F864E5">
              <w:rPr>
                <w:noProof/>
                <w:webHidden/>
                <w:sz w:val="20"/>
                <w:rPrChange w:id="392" w:author="Nguyen Thi Thuy Duong" w:date="2019-12-23T23:51:00Z">
                  <w:rPr>
                    <w:noProof/>
                    <w:webHidden/>
                  </w:rPr>
                </w:rPrChange>
              </w:rPr>
              <w:t>7</w:t>
            </w:r>
            <w:r w:rsidRPr="00F864E5">
              <w:rPr>
                <w:noProof/>
                <w:webHidden/>
                <w:sz w:val="20"/>
                <w:rPrChange w:id="393" w:author="Nguyen Thi Thuy Duong" w:date="2019-12-23T23:51:00Z">
                  <w:rPr>
                    <w:noProof/>
                    <w:webHidden/>
                  </w:rPr>
                </w:rPrChange>
              </w:rPr>
              <w:fldChar w:fldCharType="end"/>
            </w:r>
            <w:r w:rsidRPr="00F864E5">
              <w:rPr>
                <w:rStyle w:val="Hyperlink"/>
                <w:noProof/>
                <w:sz w:val="20"/>
                <w:rPrChange w:id="394" w:author="Nguyen Thi Thuy Duong" w:date="2019-12-23T23:51:00Z">
                  <w:rPr>
                    <w:rStyle w:val="Hyperlink"/>
                    <w:noProof/>
                  </w:rPr>
                </w:rPrChange>
              </w:rPr>
              <w:fldChar w:fldCharType="end"/>
            </w:r>
          </w:ins>
        </w:p>
        <w:p w14:paraId="7A8AD86E" w14:textId="1220B7F1" w:rsidR="00F864E5" w:rsidRPr="00F864E5" w:rsidRDefault="00F864E5">
          <w:pPr>
            <w:pStyle w:val="TOC1"/>
            <w:rPr>
              <w:ins w:id="395" w:author="Nguyen Thi Thuy Duong" w:date="2019-12-23T23:51:00Z"/>
              <w:rFonts w:asciiTheme="minorHAnsi" w:eastAsiaTheme="minorEastAsia" w:hAnsiTheme="minorHAnsi" w:cstheme="minorBidi"/>
              <w:b w:val="0"/>
              <w:bCs w:val="0"/>
              <w:caps w:val="0"/>
              <w:noProof/>
              <w:sz w:val="20"/>
              <w:lang w:eastAsia="ja-JP" w:bidi="ar-SA"/>
              <w:rPrChange w:id="396" w:author="Nguyen Thi Thuy Duong" w:date="2019-12-23T23:51:00Z">
                <w:rPr>
                  <w:ins w:id="397" w:author="Nguyen Thi Thuy Duong" w:date="2019-12-23T23:51:00Z"/>
                  <w:rFonts w:asciiTheme="minorHAnsi" w:eastAsiaTheme="minorEastAsia" w:hAnsiTheme="minorHAnsi" w:cstheme="minorBidi"/>
                  <w:b w:val="0"/>
                  <w:bCs w:val="0"/>
                  <w:caps w:val="0"/>
                  <w:noProof/>
                  <w:sz w:val="22"/>
                  <w:szCs w:val="22"/>
                  <w:lang w:eastAsia="ja-JP" w:bidi="ar-SA"/>
                </w:rPr>
              </w:rPrChange>
            </w:rPr>
          </w:pPr>
          <w:ins w:id="398" w:author="Nguyen Thi Thuy Duong" w:date="2019-12-23T23:51:00Z">
            <w:r w:rsidRPr="00F864E5">
              <w:rPr>
                <w:rStyle w:val="Hyperlink"/>
                <w:noProof/>
                <w:sz w:val="20"/>
                <w:rPrChange w:id="399" w:author="Nguyen Thi Thuy Duong" w:date="2019-12-23T23:51:00Z">
                  <w:rPr>
                    <w:rStyle w:val="Hyperlink"/>
                    <w:noProof/>
                  </w:rPr>
                </w:rPrChange>
              </w:rPr>
              <w:fldChar w:fldCharType="begin"/>
            </w:r>
            <w:r w:rsidRPr="00F864E5">
              <w:rPr>
                <w:rStyle w:val="Hyperlink"/>
                <w:noProof/>
                <w:sz w:val="20"/>
                <w:rPrChange w:id="400" w:author="Nguyen Thi Thuy Duong" w:date="2019-12-23T23:51:00Z">
                  <w:rPr>
                    <w:rStyle w:val="Hyperlink"/>
                    <w:noProof/>
                  </w:rPr>
                </w:rPrChange>
              </w:rPr>
              <w:instrText xml:space="preserve"> </w:instrText>
            </w:r>
            <w:r w:rsidRPr="00F864E5">
              <w:rPr>
                <w:noProof/>
                <w:sz w:val="20"/>
                <w:rPrChange w:id="401" w:author="Nguyen Thi Thuy Duong" w:date="2019-12-23T23:51:00Z">
                  <w:rPr>
                    <w:noProof/>
                  </w:rPr>
                </w:rPrChange>
              </w:rPr>
              <w:instrText>HYPERLINK \l "_Toc28037552"</w:instrText>
            </w:r>
            <w:r w:rsidRPr="00F864E5">
              <w:rPr>
                <w:rStyle w:val="Hyperlink"/>
                <w:noProof/>
                <w:sz w:val="20"/>
                <w:rPrChange w:id="402" w:author="Nguyen Thi Thuy Duong" w:date="2019-12-23T23:51:00Z">
                  <w:rPr>
                    <w:rStyle w:val="Hyperlink"/>
                    <w:noProof/>
                  </w:rPr>
                </w:rPrChange>
              </w:rPr>
              <w:instrText xml:space="preserve"> </w:instrText>
            </w:r>
            <w:r w:rsidRPr="00F864E5">
              <w:rPr>
                <w:rStyle w:val="Hyperlink"/>
                <w:noProof/>
                <w:sz w:val="20"/>
                <w:rPrChange w:id="403" w:author="Nguyen Thi Thuy Duong" w:date="2019-12-23T23:51:00Z">
                  <w:rPr>
                    <w:rStyle w:val="Hyperlink"/>
                    <w:noProof/>
                  </w:rPr>
                </w:rPrChange>
              </w:rPr>
              <w:fldChar w:fldCharType="separate"/>
            </w:r>
            <w:r w:rsidRPr="00F864E5">
              <w:rPr>
                <w:rStyle w:val="Hyperlink"/>
                <w:noProof/>
                <w:sz w:val="20"/>
                <w:rPrChange w:id="404" w:author="Nguyen Thi Thuy Duong" w:date="2019-12-23T23:51:00Z">
                  <w:rPr>
                    <w:rStyle w:val="Hyperlink"/>
                    <w:noProof/>
                  </w:rPr>
                </w:rPrChange>
              </w:rPr>
              <w:t>5.</w:t>
            </w:r>
            <w:r w:rsidRPr="00F864E5">
              <w:rPr>
                <w:rFonts w:asciiTheme="minorHAnsi" w:eastAsiaTheme="minorEastAsia" w:hAnsiTheme="minorHAnsi" w:cstheme="minorBidi"/>
                <w:b w:val="0"/>
                <w:bCs w:val="0"/>
                <w:caps w:val="0"/>
                <w:noProof/>
                <w:sz w:val="20"/>
                <w:lang w:eastAsia="ja-JP" w:bidi="ar-SA"/>
                <w:rPrChange w:id="405"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406" w:author="Nguyen Thi Thuy Duong" w:date="2019-12-23T23:51:00Z">
                  <w:rPr>
                    <w:rStyle w:val="Hyperlink"/>
                    <w:noProof/>
                  </w:rPr>
                </w:rPrChange>
              </w:rPr>
              <w:t>Ước lượng chung</w:t>
            </w:r>
            <w:r w:rsidRPr="00F864E5">
              <w:rPr>
                <w:noProof/>
                <w:webHidden/>
                <w:sz w:val="20"/>
                <w:rPrChange w:id="407" w:author="Nguyen Thi Thuy Duong" w:date="2019-12-23T23:51:00Z">
                  <w:rPr>
                    <w:noProof/>
                    <w:webHidden/>
                  </w:rPr>
                </w:rPrChange>
              </w:rPr>
              <w:tab/>
            </w:r>
            <w:r w:rsidRPr="00F864E5">
              <w:rPr>
                <w:noProof/>
                <w:webHidden/>
                <w:sz w:val="20"/>
                <w:rPrChange w:id="408" w:author="Nguyen Thi Thuy Duong" w:date="2019-12-23T23:51:00Z">
                  <w:rPr>
                    <w:noProof/>
                    <w:webHidden/>
                  </w:rPr>
                </w:rPrChange>
              </w:rPr>
              <w:fldChar w:fldCharType="begin"/>
            </w:r>
            <w:r w:rsidRPr="00F864E5">
              <w:rPr>
                <w:noProof/>
                <w:webHidden/>
                <w:sz w:val="20"/>
                <w:rPrChange w:id="409" w:author="Nguyen Thi Thuy Duong" w:date="2019-12-23T23:51:00Z">
                  <w:rPr>
                    <w:noProof/>
                    <w:webHidden/>
                  </w:rPr>
                </w:rPrChange>
              </w:rPr>
              <w:instrText xml:space="preserve"> PAGEREF _Toc28037552 \h </w:instrText>
            </w:r>
          </w:ins>
          <w:r w:rsidRPr="00F864E5">
            <w:rPr>
              <w:noProof/>
              <w:webHidden/>
              <w:sz w:val="20"/>
              <w:rPrChange w:id="410" w:author="Nguyen Thi Thuy Duong" w:date="2019-12-23T23:51:00Z">
                <w:rPr>
                  <w:noProof/>
                  <w:webHidden/>
                  <w:sz w:val="20"/>
                </w:rPr>
              </w:rPrChange>
            </w:rPr>
          </w:r>
          <w:r w:rsidRPr="00F864E5">
            <w:rPr>
              <w:noProof/>
              <w:webHidden/>
              <w:sz w:val="20"/>
              <w:rPrChange w:id="411" w:author="Nguyen Thi Thuy Duong" w:date="2019-12-23T23:51:00Z">
                <w:rPr>
                  <w:noProof/>
                  <w:webHidden/>
                </w:rPr>
              </w:rPrChange>
            </w:rPr>
            <w:fldChar w:fldCharType="separate"/>
          </w:r>
          <w:ins w:id="412" w:author="Nguyen Thi Thuy Duong" w:date="2019-12-23T23:51:00Z">
            <w:r w:rsidRPr="00F864E5">
              <w:rPr>
                <w:noProof/>
                <w:webHidden/>
                <w:sz w:val="20"/>
                <w:rPrChange w:id="413" w:author="Nguyen Thi Thuy Duong" w:date="2019-12-23T23:51:00Z">
                  <w:rPr>
                    <w:noProof/>
                    <w:webHidden/>
                  </w:rPr>
                </w:rPrChange>
              </w:rPr>
              <w:t>8</w:t>
            </w:r>
            <w:r w:rsidRPr="00F864E5">
              <w:rPr>
                <w:noProof/>
                <w:webHidden/>
                <w:sz w:val="20"/>
                <w:rPrChange w:id="414" w:author="Nguyen Thi Thuy Duong" w:date="2019-12-23T23:51:00Z">
                  <w:rPr>
                    <w:noProof/>
                    <w:webHidden/>
                  </w:rPr>
                </w:rPrChange>
              </w:rPr>
              <w:fldChar w:fldCharType="end"/>
            </w:r>
            <w:r w:rsidRPr="00F864E5">
              <w:rPr>
                <w:rStyle w:val="Hyperlink"/>
                <w:noProof/>
                <w:sz w:val="20"/>
                <w:rPrChange w:id="415" w:author="Nguyen Thi Thuy Duong" w:date="2019-12-23T23:51:00Z">
                  <w:rPr>
                    <w:rStyle w:val="Hyperlink"/>
                    <w:noProof/>
                  </w:rPr>
                </w:rPrChange>
              </w:rPr>
              <w:fldChar w:fldCharType="end"/>
            </w:r>
          </w:ins>
        </w:p>
        <w:p w14:paraId="3B9DEBC6" w14:textId="2F1C2D02" w:rsidR="00F864E5" w:rsidRPr="00F864E5" w:rsidRDefault="00F864E5">
          <w:pPr>
            <w:pStyle w:val="TOC2"/>
            <w:rPr>
              <w:ins w:id="416" w:author="Nguyen Thi Thuy Duong" w:date="2019-12-23T23:51:00Z"/>
              <w:rFonts w:asciiTheme="minorHAnsi" w:eastAsiaTheme="minorEastAsia" w:hAnsiTheme="minorHAnsi" w:cstheme="minorBidi"/>
              <w:noProof/>
              <w:sz w:val="20"/>
              <w:lang w:eastAsia="ja-JP" w:bidi="ar-SA"/>
              <w:rPrChange w:id="417" w:author="Nguyen Thi Thuy Duong" w:date="2019-12-23T23:51:00Z">
                <w:rPr>
                  <w:ins w:id="418" w:author="Nguyen Thi Thuy Duong" w:date="2019-12-23T23:51:00Z"/>
                  <w:rFonts w:asciiTheme="minorHAnsi" w:eastAsiaTheme="minorEastAsia" w:hAnsiTheme="minorHAnsi" w:cstheme="minorBidi"/>
                  <w:noProof/>
                  <w:sz w:val="22"/>
                  <w:szCs w:val="22"/>
                  <w:lang w:eastAsia="ja-JP" w:bidi="ar-SA"/>
                </w:rPr>
              </w:rPrChange>
            </w:rPr>
          </w:pPr>
          <w:ins w:id="419" w:author="Nguyen Thi Thuy Duong" w:date="2019-12-23T23:51:00Z">
            <w:r w:rsidRPr="00F864E5">
              <w:rPr>
                <w:rStyle w:val="Hyperlink"/>
                <w:noProof/>
                <w:sz w:val="20"/>
                <w:rPrChange w:id="420" w:author="Nguyen Thi Thuy Duong" w:date="2019-12-23T23:51:00Z">
                  <w:rPr>
                    <w:rStyle w:val="Hyperlink"/>
                    <w:noProof/>
                  </w:rPr>
                </w:rPrChange>
              </w:rPr>
              <w:fldChar w:fldCharType="begin"/>
            </w:r>
            <w:r w:rsidRPr="00F864E5">
              <w:rPr>
                <w:rStyle w:val="Hyperlink"/>
                <w:noProof/>
                <w:sz w:val="20"/>
                <w:rPrChange w:id="421" w:author="Nguyen Thi Thuy Duong" w:date="2019-12-23T23:51:00Z">
                  <w:rPr>
                    <w:rStyle w:val="Hyperlink"/>
                    <w:noProof/>
                  </w:rPr>
                </w:rPrChange>
              </w:rPr>
              <w:instrText xml:space="preserve"> </w:instrText>
            </w:r>
            <w:r w:rsidRPr="00F864E5">
              <w:rPr>
                <w:noProof/>
                <w:sz w:val="20"/>
                <w:rPrChange w:id="422" w:author="Nguyen Thi Thuy Duong" w:date="2019-12-23T23:51:00Z">
                  <w:rPr>
                    <w:noProof/>
                  </w:rPr>
                </w:rPrChange>
              </w:rPr>
              <w:instrText>HYPERLINK \l "_Toc28037553"</w:instrText>
            </w:r>
            <w:r w:rsidRPr="00F864E5">
              <w:rPr>
                <w:rStyle w:val="Hyperlink"/>
                <w:noProof/>
                <w:sz w:val="20"/>
                <w:rPrChange w:id="423" w:author="Nguyen Thi Thuy Duong" w:date="2019-12-23T23:51:00Z">
                  <w:rPr>
                    <w:rStyle w:val="Hyperlink"/>
                    <w:noProof/>
                  </w:rPr>
                </w:rPrChange>
              </w:rPr>
              <w:instrText xml:space="preserve"> </w:instrText>
            </w:r>
            <w:r w:rsidRPr="00F864E5">
              <w:rPr>
                <w:rStyle w:val="Hyperlink"/>
                <w:noProof/>
                <w:sz w:val="20"/>
                <w:rPrChange w:id="424" w:author="Nguyen Thi Thuy Duong" w:date="2019-12-23T23:51:00Z">
                  <w:rPr>
                    <w:rStyle w:val="Hyperlink"/>
                    <w:noProof/>
                  </w:rPr>
                </w:rPrChange>
              </w:rPr>
              <w:fldChar w:fldCharType="separate"/>
            </w:r>
            <w:r w:rsidRPr="00F864E5">
              <w:rPr>
                <w:rStyle w:val="Hyperlink"/>
                <w:rFonts w:cs="Tahoma"/>
                <w:noProof/>
                <w:sz w:val="20"/>
                <w:rPrChange w:id="425" w:author="Nguyen Thi Thuy Duong" w:date="2019-12-23T23:51:00Z">
                  <w:rPr>
                    <w:rStyle w:val="Hyperlink"/>
                    <w:rFonts w:cs="Tahoma"/>
                    <w:noProof/>
                  </w:rPr>
                </w:rPrChange>
              </w:rPr>
              <w:t>5.1.</w:t>
            </w:r>
            <w:r w:rsidRPr="00F864E5">
              <w:rPr>
                <w:rFonts w:asciiTheme="minorHAnsi" w:eastAsiaTheme="minorEastAsia" w:hAnsiTheme="minorHAnsi" w:cstheme="minorBidi"/>
                <w:noProof/>
                <w:sz w:val="20"/>
                <w:lang w:eastAsia="ja-JP" w:bidi="ar-SA"/>
                <w:rPrChange w:id="426"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427" w:author="Nguyen Thi Thuy Duong" w:date="2019-12-23T23:51:00Z">
                  <w:rPr>
                    <w:rStyle w:val="Hyperlink"/>
                    <w:noProof/>
                  </w:rPr>
                </w:rPrChange>
              </w:rPr>
              <w:t>Ước lượng tính năng</w:t>
            </w:r>
            <w:r w:rsidRPr="00F864E5">
              <w:rPr>
                <w:noProof/>
                <w:webHidden/>
                <w:sz w:val="20"/>
                <w:rPrChange w:id="428" w:author="Nguyen Thi Thuy Duong" w:date="2019-12-23T23:51:00Z">
                  <w:rPr>
                    <w:noProof/>
                    <w:webHidden/>
                  </w:rPr>
                </w:rPrChange>
              </w:rPr>
              <w:tab/>
            </w:r>
            <w:r w:rsidRPr="00F864E5">
              <w:rPr>
                <w:noProof/>
                <w:webHidden/>
                <w:sz w:val="20"/>
                <w:rPrChange w:id="429" w:author="Nguyen Thi Thuy Duong" w:date="2019-12-23T23:51:00Z">
                  <w:rPr>
                    <w:noProof/>
                    <w:webHidden/>
                  </w:rPr>
                </w:rPrChange>
              </w:rPr>
              <w:fldChar w:fldCharType="begin"/>
            </w:r>
            <w:r w:rsidRPr="00F864E5">
              <w:rPr>
                <w:noProof/>
                <w:webHidden/>
                <w:sz w:val="20"/>
                <w:rPrChange w:id="430" w:author="Nguyen Thi Thuy Duong" w:date="2019-12-23T23:51:00Z">
                  <w:rPr>
                    <w:noProof/>
                    <w:webHidden/>
                  </w:rPr>
                </w:rPrChange>
              </w:rPr>
              <w:instrText xml:space="preserve"> PAGEREF _Toc28037553 \h </w:instrText>
            </w:r>
          </w:ins>
          <w:r w:rsidRPr="00F864E5">
            <w:rPr>
              <w:noProof/>
              <w:webHidden/>
              <w:sz w:val="20"/>
              <w:rPrChange w:id="431" w:author="Nguyen Thi Thuy Duong" w:date="2019-12-23T23:51:00Z">
                <w:rPr>
                  <w:noProof/>
                  <w:webHidden/>
                  <w:sz w:val="20"/>
                </w:rPr>
              </w:rPrChange>
            </w:rPr>
          </w:r>
          <w:r w:rsidRPr="00F864E5">
            <w:rPr>
              <w:noProof/>
              <w:webHidden/>
              <w:sz w:val="20"/>
              <w:rPrChange w:id="432" w:author="Nguyen Thi Thuy Duong" w:date="2019-12-23T23:51:00Z">
                <w:rPr>
                  <w:noProof/>
                  <w:webHidden/>
                </w:rPr>
              </w:rPrChange>
            </w:rPr>
            <w:fldChar w:fldCharType="separate"/>
          </w:r>
          <w:ins w:id="433" w:author="Nguyen Thi Thuy Duong" w:date="2019-12-23T23:51:00Z">
            <w:r w:rsidRPr="00F864E5">
              <w:rPr>
                <w:noProof/>
                <w:webHidden/>
                <w:sz w:val="20"/>
                <w:rPrChange w:id="434" w:author="Nguyen Thi Thuy Duong" w:date="2019-12-23T23:51:00Z">
                  <w:rPr>
                    <w:noProof/>
                    <w:webHidden/>
                  </w:rPr>
                </w:rPrChange>
              </w:rPr>
              <w:t>8</w:t>
            </w:r>
            <w:r w:rsidRPr="00F864E5">
              <w:rPr>
                <w:noProof/>
                <w:webHidden/>
                <w:sz w:val="20"/>
                <w:rPrChange w:id="435" w:author="Nguyen Thi Thuy Duong" w:date="2019-12-23T23:51:00Z">
                  <w:rPr>
                    <w:noProof/>
                    <w:webHidden/>
                  </w:rPr>
                </w:rPrChange>
              </w:rPr>
              <w:fldChar w:fldCharType="end"/>
            </w:r>
            <w:r w:rsidRPr="00F864E5">
              <w:rPr>
                <w:rStyle w:val="Hyperlink"/>
                <w:noProof/>
                <w:sz w:val="20"/>
                <w:rPrChange w:id="436" w:author="Nguyen Thi Thuy Duong" w:date="2019-12-23T23:51:00Z">
                  <w:rPr>
                    <w:rStyle w:val="Hyperlink"/>
                    <w:noProof/>
                  </w:rPr>
                </w:rPrChange>
              </w:rPr>
              <w:fldChar w:fldCharType="end"/>
            </w:r>
          </w:ins>
        </w:p>
        <w:p w14:paraId="346ACF7D" w14:textId="31456822" w:rsidR="00F864E5" w:rsidRPr="00F864E5" w:rsidRDefault="00F864E5">
          <w:pPr>
            <w:pStyle w:val="TOC3"/>
            <w:rPr>
              <w:ins w:id="437" w:author="Nguyen Thi Thuy Duong" w:date="2019-12-23T23:51:00Z"/>
              <w:rFonts w:asciiTheme="minorHAnsi" w:eastAsiaTheme="minorEastAsia" w:hAnsiTheme="minorHAnsi" w:cstheme="minorBidi"/>
              <w:iCs w:val="0"/>
              <w:noProof/>
              <w:sz w:val="20"/>
              <w:lang w:eastAsia="ja-JP" w:bidi="ar-SA"/>
              <w:rPrChange w:id="438" w:author="Nguyen Thi Thuy Duong" w:date="2019-12-23T23:51:00Z">
                <w:rPr>
                  <w:ins w:id="439" w:author="Nguyen Thi Thuy Duong" w:date="2019-12-23T23:51:00Z"/>
                  <w:rFonts w:asciiTheme="minorHAnsi" w:eastAsiaTheme="minorEastAsia" w:hAnsiTheme="minorHAnsi" w:cstheme="minorBidi"/>
                  <w:iCs w:val="0"/>
                  <w:noProof/>
                  <w:sz w:val="22"/>
                  <w:szCs w:val="22"/>
                  <w:lang w:eastAsia="ja-JP" w:bidi="ar-SA"/>
                </w:rPr>
              </w:rPrChange>
            </w:rPr>
          </w:pPr>
          <w:ins w:id="440" w:author="Nguyen Thi Thuy Duong" w:date="2019-12-23T23:51:00Z">
            <w:r w:rsidRPr="00F864E5">
              <w:rPr>
                <w:rStyle w:val="Hyperlink"/>
                <w:noProof/>
                <w:sz w:val="20"/>
                <w:rPrChange w:id="441" w:author="Nguyen Thi Thuy Duong" w:date="2019-12-23T23:51:00Z">
                  <w:rPr>
                    <w:rStyle w:val="Hyperlink"/>
                    <w:noProof/>
                  </w:rPr>
                </w:rPrChange>
              </w:rPr>
              <w:fldChar w:fldCharType="begin"/>
            </w:r>
            <w:r w:rsidRPr="00F864E5">
              <w:rPr>
                <w:rStyle w:val="Hyperlink"/>
                <w:noProof/>
                <w:sz w:val="20"/>
                <w:rPrChange w:id="442" w:author="Nguyen Thi Thuy Duong" w:date="2019-12-23T23:51:00Z">
                  <w:rPr>
                    <w:rStyle w:val="Hyperlink"/>
                    <w:noProof/>
                  </w:rPr>
                </w:rPrChange>
              </w:rPr>
              <w:instrText xml:space="preserve"> </w:instrText>
            </w:r>
            <w:r w:rsidRPr="00F864E5">
              <w:rPr>
                <w:noProof/>
                <w:sz w:val="20"/>
                <w:rPrChange w:id="443" w:author="Nguyen Thi Thuy Duong" w:date="2019-12-23T23:51:00Z">
                  <w:rPr>
                    <w:noProof/>
                  </w:rPr>
                </w:rPrChange>
              </w:rPr>
              <w:instrText>HYPERLINK \l "_Toc28037554"</w:instrText>
            </w:r>
            <w:r w:rsidRPr="00F864E5">
              <w:rPr>
                <w:rStyle w:val="Hyperlink"/>
                <w:noProof/>
                <w:sz w:val="20"/>
                <w:rPrChange w:id="444" w:author="Nguyen Thi Thuy Duong" w:date="2019-12-23T23:51:00Z">
                  <w:rPr>
                    <w:rStyle w:val="Hyperlink"/>
                    <w:noProof/>
                  </w:rPr>
                </w:rPrChange>
              </w:rPr>
              <w:instrText xml:space="preserve"> </w:instrText>
            </w:r>
            <w:r w:rsidRPr="00F864E5">
              <w:rPr>
                <w:rStyle w:val="Hyperlink"/>
                <w:noProof/>
                <w:sz w:val="20"/>
                <w:rPrChange w:id="445" w:author="Nguyen Thi Thuy Duong" w:date="2019-12-23T23:51:00Z">
                  <w:rPr>
                    <w:rStyle w:val="Hyperlink"/>
                    <w:noProof/>
                  </w:rPr>
                </w:rPrChange>
              </w:rPr>
              <w:fldChar w:fldCharType="separate"/>
            </w:r>
            <w:r w:rsidRPr="00F864E5">
              <w:rPr>
                <w:rStyle w:val="Hyperlink"/>
                <w:rFonts w:ascii="Times New Roman" w:eastAsia="Times New Roman" w:hAnsi="Times New Roman"/>
                <w:noProof/>
                <w:sz w:val="20"/>
                <w:lang w:eastAsia="en-US"/>
                <w:rPrChange w:id="446" w:author="Nguyen Thi Thuy Duong" w:date="2019-12-23T23:51:00Z">
                  <w:rPr>
                    <w:rStyle w:val="Hyperlink"/>
                    <w:rFonts w:ascii="Times New Roman" w:eastAsia="Times New Roman" w:hAnsi="Times New Roman"/>
                    <w:noProof/>
                    <w:lang w:eastAsia="en-US"/>
                  </w:rPr>
                </w:rPrChange>
              </w:rPr>
              <w:t>5.1.1.</w:t>
            </w:r>
            <w:r w:rsidRPr="00F864E5">
              <w:rPr>
                <w:rFonts w:asciiTheme="minorHAnsi" w:eastAsiaTheme="minorEastAsia" w:hAnsiTheme="minorHAnsi" w:cstheme="minorBidi"/>
                <w:iCs w:val="0"/>
                <w:noProof/>
                <w:sz w:val="20"/>
                <w:lang w:eastAsia="ja-JP" w:bidi="ar-SA"/>
                <w:rPrChange w:id="447" w:author="Nguyen Thi Thuy Duong" w:date="2019-12-23T23:51:00Z">
                  <w:rPr>
                    <w:rFonts w:asciiTheme="minorHAnsi" w:eastAsiaTheme="minorEastAsia" w:hAnsiTheme="minorHAnsi" w:cstheme="minorBidi"/>
                    <w:iCs w:val="0"/>
                    <w:noProof/>
                    <w:sz w:val="22"/>
                    <w:szCs w:val="22"/>
                    <w:lang w:eastAsia="ja-JP" w:bidi="ar-SA"/>
                  </w:rPr>
                </w:rPrChange>
              </w:rPr>
              <w:tab/>
            </w:r>
            <w:r w:rsidRPr="00F864E5">
              <w:rPr>
                <w:rStyle w:val="Hyperlink"/>
                <w:noProof/>
                <w:sz w:val="20"/>
                <w:rPrChange w:id="448" w:author="Nguyen Thi Thuy Duong" w:date="2019-12-23T23:51:00Z">
                  <w:rPr>
                    <w:rStyle w:val="Hyperlink"/>
                    <w:noProof/>
                  </w:rPr>
                </w:rPrChange>
              </w:rPr>
              <w:t>Người sử dụng hệ thống:</w:t>
            </w:r>
            <w:r w:rsidRPr="00F864E5">
              <w:rPr>
                <w:noProof/>
                <w:webHidden/>
                <w:sz w:val="20"/>
                <w:rPrChange w:id="449" w:author="Nguyen Thi Thuy Duong" w:date="2019-12-23T23:51:00Z">
                  <w:rPr>
                    <w:noProof/>
                    <w:webHidden/>
                  </w:rPr>
                </w:rPrChange>
              </w:rPr>
              <w:tab/>
            </w:r>
            <w:r w:rsidRPr="00F864E5">
              <w:rPr>
                <w:noProof/>
                <w:webHidden/>
                <w:sz w:val="20"/>
                <w:rPrChange w:id="450" w:author="Nguyen Thi Thuy Duong" w:date="2019-12-23T23:51:00Z">
                  <w:rPr>
                    <w:noProof/>
                    <w:webHidden/>
                  </w:rPr>
                </w:rPrChange>
              </w:rPr>
              <w:fldChar w:fldCharType="begin"/>
            </w:r>
            <w:r w:rsidRPr="00F864E5">
              <w:rPr>
                <w:noProof/>
                <w:webHidden/>
                <w:sz w:val="20"/>
                <w:rPrChange w:id="451" w:author="Nguyen Thi Thuy Duong" w:date="2019-12-23T23:51:00Z">
                  <w:rPr>
                    <w:noProof/>
                    <w:webHidden/>
                  </w:rPr>
                </w:rPrChange>
              </w:rPr>
              <w:instrText xml:space="preserve"> PAGEREF _Toc28037554 \h </w:instrText>
            </w:r>
          </w:ins>
          <w:r w:rsidRPr="00F864E5">
            <w:rPr>
              <w:noProof/>
              <w:webHidden/>
              <w:sz w:val="20"/>
              <w:rPrChange w:id="452" w:author="Nguyen Thi Thuy Duong" w:date="2019-12-23T23:51:00Z">
                <w:rPr>
                  <w:noProof/>
                  <w:webHidden/>
                  <w:sz w:val="20"/>
                </w:rPr>
              </w:rPrChange>
            </w:rPr>
          </w:r>
          <w:r w:rsidRPr="00F864E5">
            <w:rPr>
              <w:noProof/>
              <w:webHidden/>
              <w:sz w:val="20"/>
              <w:rPrChange w:id="453" w:author="Nguyen Thi Thuy Duong" w:date="2019-12-23T23:51:00Z">
                <w:rPr>
                  <w:noProof/>
                  <w:webHidden/>
                </w:rPr>
              </w:rPrChange>
            </w:rPr>
            <w:fldChar w:fldCharType="separate"/>
          </w:r>
          <w:ins w:id="454" w:author="Nguyen Thi Thuy Duong" w:date="2019-12-23T23:51:00Z">
            <w:r w:rsidRPr="00F864E5">
              <w:rPr>
                <w:noProof/>
                <w:webHidden/>
                <w:sz w:val="20"/>
                <w:rPrChange w:id="455" w:author="Nguyen Thi Thuy Duong" w:date="2019-12-23T23:51:00Z">
                  <w:rPr>
                    <w:noProof/>
                    <w:webHidden/>
                  </w:rPr>
                </w:rPrChange>
              </w:rPr>
              <w:t>8</w:t>
            </w:r>
            <w:r w:rsidRPr="00F864E5">
              <w:rPr>
                <w:noProof/>
                <w:webHidden/>
                <w:sz w:val="20"/>
                <w:rPrChange w:id="456" w:author="Nguyen Thi Thuy Duong" w:date="2019-12-23T23:51:00Z">
                  <w:rPr>
                    <w:noProof/>
                    <w:webHidden/>
                  </w:rPr>
                </w:rPrChange>
              </w:rPr>
              <w:fldChar w:fldCharType="end"/>
            </w:r>
            <w:r w:rsidRPr="00F864E5">
              <w:rPr>
                <w:rStyle w:val="Hyperlink"/>
                <w:noProof/>
                <w:sz w:val="20"/>
                <w:rPrChange w:id="457" w:author="Nguyen Thi Thuy Duong" w:date="2019-12-23T23:51:00Z">
                  <w:rPr>
                    <w:rStyle w:val="Hyperlink"/>
                    <w:noProof/>
                  </w:rPr>
                </w:rPrChange>
              </w:rPr>
              <w:fldChar w:fldCharType="end"/>
            </w:r>
          </w:ins>
        </w:p>
        <w:p w14:paraId="00A6CFF9" w14:textId="0105C5E8" w:rsidR="00F864E5" w:rsidRPr="00F864E5" w:rsidRDefault="00F864E5">
          <w:pPr>
            <w:pStyle w:val="TOC3"/>
            <w:rPr>
              <w:ins w:id="458" w:author="Nguyen Thi Thuy Duong" w:date="2019-12-23T23:51:00Z"/>
              <w:rFonts w:asciiTheme="minorHAnsi" w:eastAsiaTheme="minorEastAsia" w:hAnsiTheme="minorHAnsi" w:cstheme="minorBidi"/>
              <w:iCs w:val="0"/>
              <w:noProof/>
              <w:sz w:val="20"/>
              <w:lang w:eastAsia="ja-JP" w:bidi="ar-SA"/>
              <w:rPrChange w:id="459" w:author="Nguyen Thi Thuy Duong" w:date="2019-12-23T23:51:00Z">
                <w:rPr>
                  <w:ins w:id="460" w:author="Nguyen Thi Thuy Duong" w:date="2019-12-23T23:51:00Z"/>
                  <w:rFonts w:asciiTheme="minorHAnsi" w:eastAsiaTheme="minorEastAsia" w:hAnsiTheme="minorHAnsi" w:cstheme="minorBidi"/>
                  <w:iCs w:val="0"/>
                  <w:noProof/>
                  <w:sz w:val="22"/>
                  <w:szCs w:val="22"/>
                  <w:lang w:eastAsia="ja-JP" w:bidi="ar-SA"/>
                </w:rPr>
              </w:rPrChange>
            </w:rPr>
          </w:pPr>
          <w:ins w:id="461" w:author="Nguyen Thi Thuy Duong" w:date="2019-12-23T23:51:00Z">
            <w:r w:rsidRPr="00F864E5">
              <w:rPr>
                <w:rStyle w:val="Hyperlink"/>
                <w:noProof/>
                <w:sz w:val="20"/>
                <w:rPrChange w:id="462" w:author="Nguyen Thi Thuy Duong" w:date="2019-12-23T23:51:00Z">
                  <w:rPr>
                    <w:rStyle w:val="Hyperlink"/>
                    <w:noProof/>
                  </w:rPr>
                </w:rPrChange>
              </w:rPr>
              <w:fldChar w:fldCharType="begin"/>
            </w:r>
            <w:r w:rsidRPr="00F864E5">
              <w:rPr>
                <w:rStyle w:val="Hyperlink"/>
                <w:noProof/>
                <w:sz w:val="20"/>
                <w:rPrChange w:id="463" w:author="Nguyen Thi Thuy Duong" w:date="2019-12-23T23:51:00Z">
                  <w:rPr>
                    <w:rStyle w:val="Hyperlink"/>
                    <w:noProof/>
                  </w:rPr>
                </w:rPrChange>
              </w:rPr>
              <w:instrText xml:space="preserve"> </w:instrText>
            </w:r>
            <w:r w:rsidRPr="00F864E5">
              <w:rPr>
                <w:noProof/>
                <w:sz w:val="20"/>
                <w:rPrChange w:id="464" w:author="Nguyen Thi Thuy Duong" w:date="2019-12-23T23:51:00Z">
                  <w:rPr>
                    <w:noProof/>
                  </w:rPr>
                </w:rPrChange>
              </w:rPr>
              <w:instrText>HYPERLINK \l "_Toc28037555"</w:instrText>
            </w:r>
            <w:r w:rsidRPr="00F864E5">
              <w:rPr>
                <w:rStyle w:val="Hyperlink"/>
                <w:noProof/>
                <w:sz w:val="20"/>
                <w:rPrChange w:id="465" w:author="Nguyen Thi Thuy Duong" w:date="2019-12-23T23:51:00Z">
                  <w:rPr>
                    <w:rStyle w:val="Hyperlink"/>
                    <w:noProof/>
                  </w:rPr>
                </w:rPrChange>
              </w:rPr>
              <w:instrText xml:space="preserve"> </w:instrText>
            </w:r>
            <w:r w:rsidRPr="00F864E5">
              <w:rPr>
                <w:rStyle w:val="Hyperlink"/>
                <w:noProof/>
                <w:sz w:val="20"/>
                <w:rPrChange w:id="466" w:author="Nguyen Thi Thuy Duong" w:date="2019-12-23T23:51:00Z">
                  <w:rPr>
                    <w:rStyle w:val="Hyperlink"/>
                    <w:noProof/>
                  </w:rPr>
                </w:rPrChange>
              </w:rPr>
              <w:fldChar w:fldCharType="separate"/>
            </w:r>
            <w:r w:rsidRPr="00F864E5">
              <w:rPr>
                <w:rStyle w:val="Hyperlink"/>
                <w:noProof/>
                <w:sz w:val="20"/>
                <w:rPrChange w:id="467" w:author="Nguyen Thi Thuy Duong" w:date="2019-12-23T23:51:00Z">
                  <w:rPr>
                    <w:rStyle w:val="Hyperlink"/>
                    <w:noProof/>
                  </w:rPr>
                </w:rPrChange>
              </w:rPr>
              <w:t>5.1.2.</w:t>
            </w:r>
            <w:r w:rsidRPr="00F864E5">
              <w:rPr>
                <w:rFonts w:asciiTheme="minorHAnsi" w:eastAsiaTheme="minorEastAsia" w:hAnsiTheme="minorHAnsi" w:cstheme="minorBidi"/>
                <w:iCs w:val="0"/>
                <w:noProof/>
                <w:sz w:val="20"/>
                <w:lang w:eastAsia="ja-JP" w:bidi="ar-SA"/>
                <w:rPrChange w:id="468" w:author="Nguyen Thi Thuy Duong" w:date="2019-12-23T23:51:00Z">
                  <w:rPr>
                    <w:rFonts w:asciiTheme="minorHAnsi" w:eastAsiaTheme="minorEastAsia" w:hAnsiTheme="minorHAnsi" w:cstheme="minorBidi"/>
                    <w:iCs w:val="0"/>
                    <w:noProof/>
                    <w:sz w:val="22"/>
                    <w:szCs w:val="22"/>
                    <w:lang w:eastAsia="ja-JP" w:bidi="ar-SA"/>
                  </w:rPr>
                </w:rPrChange>
              </w:rPr>
              <w:tab/>
            </w:r>
            <w:r w:rsidRPr="00F864E5">
              <w:rPr>
                <w:rStyle w:val="Hyperlink"/>
                <w:noProof/>
                <w:sz w:val="20"/>
                <w:rPrChange w:id="469" w:author="Nguyen Thi Thuy Duong" w:date="2019-12-23T23:51:00Z">
                  <w:rPr>
                    <w:rStyle w:val="Hyperlink"/>
                    <w:noProof/>
                  </w:rPr>
                </w:rPrChange>
              </w:rPr>
              <w:t>Khách hàng</w:t>
            </w:r>
            <w:r w:rsidRPr="00F864E5">
              <w:rPr>
                <w:noProof/>
                <w:webHidden/>
                <w:sz w:val="20"/>
                <w:rPrChange w:id="470" w:author="Nguyen Thi Thuy Duong" w:date="2019-12-23T23:51:00Z">
                  <w:rPr>
                    <w:noProof/>
                    <w:webHidden/>
                  </w:rPr>
                </w:rPrChange>
              </w:rPr>
              <w:tab/>
            </w:r>
            <w:r w:rsidRPr="00F864E5">
              <w:rPr>
                <w:noProof/>
                <w:webHidden/>
                <w:sz w:val="20"/>
                <w:rPrChange w:id="471" w:author="Nguyen Thi Thuy Duong" w:date="2019-12-23T23:51:00Z">
                  <w:rPr>
                    <w:noProof/>
                    <w:webHidden/>
                  </w:rPr>
                </w:rPrChange>
              </w:rPr>
              <w:fldChar w:fldCharType="begin"/>
            </w:r>
            <w:r w:rsidRPr="00F864E5">
              <w:rPr>
                <w:noProof/>
                <w:webHidden/>
                <w:sz w:val="20"/>
                <w:rPrChange w:id="472" w:author="Nguyen Thi Thuy Duong" w:date="2019-12-23T23:51:00Z">
                  <w:rPr>
                    <w:noProof/>
                    <w:webHidden/>
                  </w:rPr>
                </w:rPrChange>
              </w:rPr>
              <w:instrText xml:space="preserve"> PAGEREF _Toc28037555 \h </w:instrText>
            </w:r>
          </w:ins>
          <w:r w:rsidRPr="00F864E5">
            <w:rPr>
              <w:noProof/>
              <w:webHidden/>
              <w:sz w:val="20"/>
              <w:rPrChange w:id="473" w:author="Nguyen Thi Thuy Duong" w:date="2019-12-23T23:51:00Z">
                <w:rPr>
                  <w:noProof/>
                  <w:webHidden/>
                  <w:sz w:val="20"/>
                </w:rPr>
              </w:rPrChange>
            </w:rPr>
          </w:r>
          <w:r w:rsidRPr="00F864E5">
            <w:rPr>
              <w:noProof/>
              <w:webHidden/>
              <w:sz w:val="20"/>
              <w:rPrChange w:id="474" w:author="Nguyen Thi Thuy Duong" w:date="2019-12-23T23:51:00Z">
                <w:rPr>
                  <w:noProof/>
                  <w:webHidden/>
                </w:rPr>
              </w:rPrChange>
            </w:rPr>
            <w:fldChar w:fldCharType="separate"/>
          </w:r>
          <w:ins w:id="475" w:author="Nguyen Thi Thuy Duong" w:date="2019-12-23T23:51:00Z">
            <w:r w:rsidRPr="00F864E5">
              <w:rPr>
                <w:noProof/>
                <w:webHidden/>
                <w:sz w:val="20"/>
                <w:rPrChange w:id="476" w:author="Nguyen Thi Thuy Duong" w:date="2019-12-23T23:51:00Z">
                  <w:rPr>
                    <w:noProof/>
                    <w:webHidden/>
                  </w:rPr>
                </w:rPrChange>
              </w:rPr>
              <w:t>8</w:t>
            </w:r>
            <w:r w:rsidRPr="00F864E5">
              <w:rPr>
                <w:noProof/>
                <w:webHidden/>
                <w:sz w:val="20"/>
                <w:rPrChange w:id="477" w:author="Nguyen Thi Thuy Duong" w:date="2019-12-23T23:51:00Z">
                  <w:rPr>
                    <w:noProof/>
                    <w:webHidden/>
                  </w:rPr>
                </w:rPrChange>
              </w:rPr>
              <w:fldChar w:fldCharType="end"/>
            </w:r>
            <w:r w:rsidRPr="00F864E5">
              <w:rPr>
                <w:rStyle w:val="Hyperlink"/>
                <w:noProof/>
                <w:sz w:val="20"/>
                <w:rPrChange w:id="478" w:author="Nguyen Thi Thuy Duong" w:date="2019-12-23T23:51:00Z">
                  <w:rPr>
                    <w:rStyle w:val="Hyperlink"/>
                    <w:noProof/>
                  </w:rPr>
                </w:rPrChange>
              </w:rPr>
              <w:fldChar w:fldCharType="end"/>
            </w:r>
          </w:ins>
        </w:p>
        <w:p w14:paraId="1A85239B" w14:textId="3F16E0CB" w:rsidR="00F864E5" w:rsidRPr="00F864E5" w:rsidRDefault="00F864E5">
          <w:pPr>
            <w:pStyle w:val="TOC3"/>
            <w:rPr>
              <w:ins w:id="479" w:author="Nguyen Thi Thuy Duong" w:date="2019-12-23T23:51:00Z"/>
              <w:rFonts w:asciiTheme="minorHAnsi" w:eastAsiaTheme="minorEastAsia" w:hAnsiTheme="minorHAnsi" w:cstheme="minorBidi"/>
              <w:iCs w:val="0"/>
              <w:noProof/>
              <w:sz w:val="20"/>
              <w:lang w:eastAsia="ja-JP" w:bidi="ar-SA"/>
              <w:rPrChange w:id="480" w:author="Nguyen Thi Thuy Duong" w:date="2019-12-23T23:51:00Z">
                <w:rPr>
                  <w:ins w:id="481" w:author="Nguyen Thi Thuy Duong" w:date="2019-12-23T23:51:00Z"/>
                  <w:rFonts w:asciiTheme="minorHAnsi" w:eastAsiaTheme="minorEastAsia" w:hAnsiTheme="minorHAnsi" w:cstheme="minorBidi"/>
                  <w:iCs w:val="0"/>
                  <w:noProof/>
                  <w:sz w:val="22"/>
                  <w:szCs w:val="22"/>
                  <w:lang w:eastAsia="ja-JP" w:bidi="ar-SA"/>
                </w:rPr>
              </w:rPrChange>
            </w:rPr>
          </w:pPr>
          <w:ins w:id="482" w:author="Nguyen Thi Thuy Duong" w:date="2019-12-23T23:51:00Z">
            <w:r w:rsidRPr="00F864E5">
              <w:rPr>
                <w:rStyle w:val="Hyperlink"/>
                <w:noProof/>
                <w:sz w:val="20"/>
                <w:rPrChange w:id="483" w:author="Nguyen Thi Thuy Duong" w:date="2019-12-23T23:51:00Z">
                  <w:rPr>
                    <w:rStyle w:val="Hyperlink"/>
                    <w:noProof/>
                  </w:rPr>
                </w:rPrChange>
              </w:rPr>
              <w:fldChar w:fldCharType="begin"/>
            </w:r>
            <w:r w:rsidRPr="00F864E5">
              <w:rPr>
                <w:rStyle w:val="Hyperlink"/>
                <w:noProof/>
                <w:sz w:val="20"/>
                <w:rPrChange w:id="484" w:author="Nguyen Thi Thuy Duong" w:date="2019-12-23T23:51:00Z">
                  <w:rPr>
                    <w:rStyle w:val="Hyperlink"/>
                    <w:noProof/>
                  </w:rPr>
                </w:rPrChange>
              </w:rPr>
              <w:instrText xml:space="preserve"> </w:instrText>
            </w:r>
            <w:r w:rsidRPr="00F864E5">
              <w:rPr>
                <w:noProof/>
                <w:sz w:val="20"/>
                <w:rPrChange w:id="485" w:author="Nguyen Thi Thuy Duong" w:date="2019-12-23T23:51:00Z">
                  <w:rPr>
                    <w:noProof/>
                  </w:rPr>
                </w:rPrChange>
              </w:rPr>
              <w:instrText>HYPERLINK \l "_Toc28037556"</w:instrText>
            </w:r>
            <w:r w:rsidRPr="00F864E5">
              <w:rPr>
                <w:rStyle w:val="Hyperlink"/>
                <w:noProof/>
                <w:sz w:val="20"/>
                <w:rPrChange w:id="486" w:author="Nguyen Thi Thuy Duong" w:date="2019-12-23T23:51:00Z">
                  <w:rPr>
                    <w:rStyle w:val="Hyperlink"/>
                    <w:noProof/>
                  </w:rPr>
                </w:rPrChange>
              </w:rPr>
              <w:instrText xml:space="preserve"> </w:instrText>
            </w:r>
            <w:r w:rsidRPr="00F864E5">
              <w:rPr>
                <w:rStyle w:val="Hyperlink"/>
                <w:noProof/>
                <w:sz w:val="20"/>
                <w:rPrChange w:id="487" w:author="Nguyen Thi Thuy Duong" w:date="2019-12-23T23:51:00Z">
                  <w:rPr>
                    <w:rStyle w:val="Hyperlink"/>
                    <w:noProof/>
                  </w:rPr>
                </w:rPrChange>
              </w:rPr>
              <w:fldChar w:fldCharType="separate"/>
            </w:r>
            <w:r w:rsidRPr="00F864E5">
              <w:rPr>
                <w:rStyle w:val="Hyperlink"/>
                <w:noProof/>
                <w:sz w:val="20"/>
                <w:rPrChange w:id="488" w:author="Nguyen Thi Thuy Duong" w:date="2019-12-23T23:51:00Z">
                  <w:rPr>
                    <w:rStyle w:val="Hyperlink"/>
                    <w:noProof/>
                  </w:rPr>
                </w:rPrChange>
              </w:rPr>
              <w:t>5.1.3.</w:t>
            </w:r>
            <w:r w:rsidRPr="00F864E5">
              <w:rPr>
                <w:rFonts w:asciiTheme="minorHAnsi" w:eastAsiaTheme="minorEastAsia" w:hAnsiTheme="minorHAnsi" w:cstheme="minorBidi"/>
                <w:iCs w:val="0"/>
                <w:noProof/>
                <w:sz w:val="20"/>
                <w:lang w:eastAsia="ja-JP" w:bidi="ar-SA"/>
                <w:rPrChange w:id="489" w:author="Nguyen Thi Thuy Duong" w:date="2019-12-23T23:51:00Z">
                  <w:rPr>
                    <w:rFonts w:asciiTheme="minorHAnsi" w:eastAsiaTheme="minorEastAsia" w:hAnsiTheme="minorHAnsi" w:cstheme="minorBidi"/>
                    <w:iCs w:val="0"/>
                    <w:noProof/>
                    <w:sz w:val="22"/>
                    <w:szCs w:val="22"/>
                    <w:lang w:eastAsia="ja-JP" w:bidi="ar-SA"/>
                  </w:rPr>
                </w:rPrChange>
              </w:rPr>
              <w:tab/>
            </w:r>
            <w:r w:rsidRPr="00F864E5">
              <w:rPr>
                <w:rStyle w:val="Hyperlink"/>
                <w:noProof/>
                <w:sz w:val="20"/>
                <w:rPrChange w:id="490" w:author="Nguyen Thi Thuy Duong" w:date="2019-12-23T23:51:00Z">
                  <w:rPr>
                    <w:rStyle w:val="Hyperlink"/>
                    <w:noProof/>
                  </w:rPr>
                </w:rPrChange>
              </w:rPr>
              <w:t>Người quản lý</w:t>
            </w:r>
            <w:r w:rsidRPr="00F864E5">
              <w:rPr>
                <w:noProof/>
                <w:webHidden/>
                <w:sz w:val="20"/>
                <w:rPrChange w:id="491" w:author="Nguyen Thi Thuy Duong" w:date="2019-12-23T23:51:00Z">
                  <w:rPr>
                    <w:noProof/>
                    <w:webHidden/>
                  </w:rPr>
                </w:rPrChange>
              </w:rPr>
              <w:tab/>
            </w:r>
            <w:r w:rsidRPr="00F864E5">
              <w:rPr>
                <w:noProof/>
                <w:webHidden/>
                <w:sz w:val="20"/>
                <w:rPrChange w:id="492" w:author="Nguyen Thi Thuy Duong" w:date="2019-12-23T23:51:00Z">
                  <w:rPr>
                    <w:noProof/>
                    <w:webHidden/>
                  </w:rPr>
                </w:rPrChange>
              </w:rPr>
              <w:fldChar w:fldCharType="begin"/>
            </w:r>
            <w:r w:rsidRPr="00F864E5">
              <w:rPr>
                <w:noProof/>
                <w:webHidden/>
                <w:sz w:val="20"/>
                <w:rPrChange w:id="493" w:author="Nguyen Thi Thuy Duong" w:date="2019-12-23T23:51:00Z">
                  <w:rPr>
                    <w:noProof/>
                    <w:webHidden/>
                  </w:rPr>
                </w:rPrChange>
              </w:rPr>
              <w:instrText xml:space="preserve"> PAGEREF _Toc28037556 \h </w:instrText>
            </w:r>
          </w:ins>
          <w:r w:rsidRPr="00F864E5">
            <w:rPr>
              <w:noProof/>
              <w:webHidden/>
              <w:sz w:val="20"/>
              <w:rPrChange w:id="494" w:author="Nguyen Thi Thuy Duong" w:date="2019-12-23T23:51:00Z">
                <w:rPr>
                  <w:noProof/>
                  <w:webHidden/>
                  <w:sz w:val="20"/>
                </w:rPr>
              </w:rPrChange>
            </w:rPr>
          </w:r>
          <w:r w:rsidRPr="00F864E5">
            <w:rPr>
              <w:noProof/>
              <w:webHidden/>
              <w:sz w:val="20"/>
              <w:rPrChange w:id="495" w:author="Nguyen Thi Thuy Duong" w:date="2019-12-23T23:51:00Z">
                <w:rPr>
                  <w:noProof/>
                  <w:webHidden/>
                </w:rPr>
              </w:rPrChange>
            </w:rPr>
            <w:fldChar w:fldCharType="separate"/>
          </w:r>
          <w:ins w:id="496" w:author="Nguyen Thi Thuy Duong" w:date="2019-12-23T23:51:00Z">
            <w:r w:rsidRPr="00F864E5">
              <w:rPr>
                <w:noProof/>
                <w:webHidden/>
                <w:sz w:val="20"/>
                <w:rPrChange w:id="497" w:author="Nguyen Thi Thuy Duong" w:date="2019-12-23T23:51:00Z">
                  <w:rPr>
                    <w:noProof/>
                    <w:webHidden/>
                  </w:rPr>
                </w:rPrChange>
              </w:rPr>
              <w:t>8</w:t>
            </w:r>
            <w:r w:rsidRPr="00F864E5">
              <w:rPr>
                <w:noProof/>
                <w:webHidden/>
                <w:sz w:val="20"/>
                <w:rPrChange w:id="498" w:author="Nguyen Thi Thuy Duong" w:date="2019-12-23T23:51:00Z">
                  <w:rPr>
                    <w:noProof/>
                    <w:webHidden/>
                  </w:rPr>
                </w:rPrChange>
              </w:rPr>
              <w:fldChar w:fldCharType="end"/>
            </w:r>
            <w:r w:rsidRPr="00F864E5">
              <w:rPr>
                <w:rStyle w:val="Hyperlink"/>
                <w:noProof/>
                <w:sz w:val="20"/>
                <w:rPrChange w:id="499" w:author="Nguyen Thi Thuy Duong" w:date="2019-12-23T23:51:00Z">
                  <w:rPr>
                    <w:rStyle w:val="Hyperlink"/>
                    <w:noProof/>
                  </w:rPr>
                </w:rPrChange>
              </w:rPr>
              <w:fldChar w:fldCharType="end"/>
            </w:r>
          </w:ins>
        </w:p>
        <w:p w14:paraId="00B3A1DE" w14:textId="40C67279" w:rsidR="00F864E5" w:rsidRPr="00F864E5" w:rsidRDefault="00F864E5">
          <w:pPr>
            <w:pStyle w:val="TOC2"/>
            <w:rPr>
              <w:ins w:id="500" w:author="Nguyen Thi Thuy Duong" w:date="2019-12-23T23:51:00Z"/>
              <w:rFonts w:asciiTheme="minorHAnsi" w:eastAsiaTheme="minorEastAsia" w:hAnsiTheme="minorHAnsi" w:cstheme="minorBidi"/>
              <w:noProof/>
              <w:sz w:val="20"/>
              <w:lang w:eastAsia="ja-JP" w:bidi="ar-SA"/>
              <w:rPrChange w:id="501" w:author="Nguyen Thi Thuy Duong" w:date="2019-12-23T23:51:00Z">
                <w:rPr>
                  <w:ins w:id="502" w:author="Nguyen Thi Thuy Duong" w:date="2019-12-23T23:51:00Z"/>
                  <w:rFonts w:asciiTheme="minorHAnsi" w:eastAsiaTheme="minorEastAsia" w:hAnsiTheme="minorHAnsi" w:cstheme="minorBidi"/>
                  <w:noProof/>
                  <w:sz w:val="22"/>
                  <w:szCs w:val="22"/>
                  <w:lang w:eastAsia="ja-JP" w:bidi="ar-SA"/>
                </w:rPr>
              </w:rPrChange>
            </w:rPr>
          </w:pPr>
          <w:ins w:id="503" w:author="Nguyen Thi Thuy Duong" w:date="2019-12-23T23:51:00Z">
            <w:r w:rsidRPr="00F864E5">
              <w:rPr>
                <w:rStyle w:val="Hyperlink"/>
                <w:noProof/>
                <w:sz w:val="20"/>
                <w:rPrChange w:id="504" w:author="Nguyen Thi Thuy Duong" w:date="2019-12-23T23:51:00Z">
                  <w:rPr>
                    <w:rStyle w:val="Hyperlink"/>
                    <w:noProof/>
                  </w:rPr>
                </w:rPrChange>
              </w:rPr>
              <w:fldChar w:fldCharType="begin"/>
            </w:r>
            <w:r w:rsidRPr="00F864E5">
              <w:rPr>
                <w:rStyle w:val="Hyperlink"/>
                <w:noProof/>
                <w:sz w:val="20"/>
                <w:rPrChange w:id="505" w:author="Nguyen Thi Thuy Duong" w:date="2019-12-23T23:51:00Z">
                  <w:rPr>
                    <w:rStyle w:val="Hyperlink"/>
                    <w:noProof/>
                  </w:rPr>
                </w:rPrChange>
              </w:rPr>
              <w:instrText xml:space="preserve"> </w:instrText>
            </w:r>
            <w:r w:rsidRPr="00F864E5">
              <w:rPr>
                <w:noProof/>
                <w:sz w:val="20"/>
                <w:rPrChange w:id="506" w:author="Nguyen Thi Thuy Duong" w:date="2019-12-23T23:51:00Z">
                  <w:rPr>
                    <w:noProof/>
                  </w:rPr>
                </w:rPrChange>
              </w:rPr>
              <w:instrText>HYPERLINK \l "_Toc28037558"</w:instrText>
            </w:r>
            <w:r w:rsidRPr="00F864E5">
              <w:rPr>
                <w:rStyle w:val="Hyperlink"/>
                <w:noProof/>
                <w:sz w:val="20"/>
                <w:rPrChange w:id="507" w:author="Nguyen Thi Thuy Duong" w:date="2019-12-23T23:51:00Z">
                  <w:rPr>
                    <w:rStyle w:val="Hyperlink"/>
                    <w:noProof/>
                  </w:rPr>
                </w:rPrChange>
              </w:rPr>
              <w:instrText xml:space="preserve"> </w:instrText>
            </w:r>
            <w:r w:rsidRPr="00F864E5">
              <w:rPr>
                <w:rStyle w:val="Hyperlink"/>
                <w:noProof/>
                <w:sz w:val="20"/>
                <w:rPrChange w:id="508" w:author="Nguyen Thi Thuy Duong" w:date="2019-12-23T23:51:00Z">
                  <w:rPr>
                    <w:rStyle w:val="Hyperlink"/>
                    <w:noProof/>
                  </w:rPr>
                </w:rPrChange>
              </w:rPr>
              <w:fldChar w:fldCharType="separate"/>
            </w:r>
            <w:r w:rsidRPr="00F864E5">
              <w:rPr>
                <w:rFonts w:asciiTheme="minorHAnsi" w:eastAsiaTheme="minorEastAsia" w:hAnsiTheme="minorHAnsi" w:cstheme="minorBidi"/>
                <w:noProof/>
                <w:sz w:val="20"/>
                <w:lang w:eastAsia="ja-JP" w:bidi="ar-SA"/>
                <w:rPrChange w:id="509"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510" w:author="Nguyen Thi Thuy Duong" w:date="2019-12-23T23:51:00Z">
                  <w:rPr>
                    <w:rStyle w:val="Hyperlink"/>
                    <w:noProof/>
                  </w:rPr>
                </w:rPrChange>
              </w:rPr>
              <w:t>Work Breakdown Structure</w:t>
            </w:r>
            <w:r w:rsidRPr="00F864E5">
              <w:rPr>
                <w:noProof/>
                <w:webHidden/>
                <w:sz w:val="20"/>
                <w:rPrChange w:id="511" w:author="Nguyen Thi Thuy Duong" w:date="2019-12-23T23:51:00Z">
                  <w:rPr>
                    <w:noProof/>
                    <w:webHidden/>
                  </w:rPr>
                </w:rPrChange>
              </w:rPr>
              <w:tab/>
            </w:r>
            <w:r w:rsidRPr="00F864E5">
              <w:rPr>
                <w:noProof/>
                <w:webHidden/>
                <w:sz w:val="20"/>
                <w:rPrChange w:id="512" w:author="Nguyen Thi Thuy Duong" w:date="2019-12-23T23:51:00Z">
                  <w:rPr>
                    <w:noProof/>
                    <w:webHidden/>
                  </w:rPr>
                </w:rPrChange>
              </w:rPr>
              <w:fldChar w:fldCharType="begin"/>
            </w:r>
            <w:r w:rsidRPr="00F864E5">
              <w:rPr>
                <w:noProof/>
                <w:webHidden/>
                <w:sz w:val="20"/>
                <w:rPrChange w:id="513" w:author="Nguyen Thi Thuy Duong" w:date="2019-12-23T23:51:00Z">
                  <w:rPr>
                    <w:noProof/>
                    <w:webHidden/>
                  </w:rPr>
                </w:rPrChange>
              </w:rPr>
              <w:instrText xml:space="preserve"> PAGEREF _Toc28037558 \h </w:instrText>
            </w:r>
          </w:ins>
          <w:r w:rsidRPr="00F864E5">
            <w:rPr>
              <w:noProof/>
              <w:webHidden/>
              <w:sz w:val="20"/>
              <w:rPrChange w:id="514" w:author="Nguyen Thi Thuy Duong" w:date="2019-12-23T23:51:00Z">
                <w:rPr>
                  <w:noProof/>
                  <w:webHidden/>
                  <w:sz w:val="20"/>
                </w:rPr>
              </w:rPrChange>
            </w:rPr>
          </w:r>
          <w:r w:rsidRPr="00F864E5">
            <w:rPr>
              <w:noProof/>
              <w:webHidden/>
              <w:sz w:val="20"/>
              <w:rPrChange w:id="515" w:author="Nguyen Thi Thuy Duong" w:date="2019-12-23T23:51:00Z">
                <w:rPr>
                  <w:noProof/>
                  <w:webHidden/>
                </w:rPr>
              </w:rPrChange>
            </w:rPr>
            <w:fldChar w:fldCharType="separate"/>
          </w:r>
          <w:ins w:id="516" w:author="Nguyen Thi Thuy Duong" w:date="2019-12-23T23:51:00Z">
            <w:r w:rsidRPr="00F864E5">
              <w:rPr>
                <w:noProof/>
                <w:webHidden/>
                <w:sz w:val="20"/>
                <w:rPrChange w:id="517" w:author="Nguyen Thi Thuy Duong" w:date="2019-12-23T23:51:00Z">
                  <w:rPr>
                    <w:noProof/>
                    <w:webHidden/>
                  </w:rPr>
                </w:rPrChange>
              </w:rPr>
              <w:t>9</w:t>
            </w:r>
            <w:r w:rsidRPr="00F864E5">
              <w:rPr>
                <w:noProof/>
                <w:webHidden/>
                <w:sz w:val="20"/>
                <w:rPrChange w:id="518" w:author="Nguyen Thi Thuy Duong" w:date="2019-12-23T23:51:00Z">
                  <w:rPr>
                    <w:noProof/>
                    <w:webHidden/>
                  </w:rPr>
                </w:rPrChange>
              </w:rPr>
              <w:fldChar w:fldCharType="end"/>
            </w:r>
            <w:r w:rsidRPr="00F864E5">
              <w:rPr>
                <w:rStyle w:val="Hyperlink"/>
                <w:noProof/>
                <w:sz w:val="20"/>
                <w:rPrChange w:id="519" w:author="Nguyen Thi Thuy Duong" w:date="2019-12-23T23:51:00Z">
                  <w:rPr>
                    <w:rStyle w:val="Hyperlink"/>
                    <w:noProof/>
                  </w:rPr>
                </w:rPrChange>
              </w:rPr>
              <w:fldChar w:fldCharType="end"/>
            </w:r>
          </w:ins>
        </w:p>
        <w:p w14:paraId="0655753E" w14:textId="2D73BE51" w:rsidR="00F864E5" w:rsidRPr="00F864E5" w:rsidRDefault="00F864E5">
          <w:pPr>
            <w:pStyle w:val="TOC2"/>
            <w:rPr>
              <w:ins w:id="520" w:author="Nguyen Thi Thuy Duong" w:date="2019-12-23T23:51:00Z"/>
              <w:rFonts w:asciiTheme="minorHAnsi" w:eastAsiaTheme="minorEastAsia" w:hAnsiTheme="minorHAnsi" w:cstheme="minorBidi"/>
              <w:noProof/>
              <w:sz w:val="20"/>
              <w:lang w:eastAsia="ja-JP" w:bidi="ar-SA"/>
              <w:rPrChange w:id="521" w:author="Nguyen Thi Thuy Duong" w:date="2019-12-23T23:51:00Z">
                <w:rPr>
                  <w:ins w:id="522" w:author="Nguyen Thi Thuy Duong" w:date="2019-12-23T23:51:00Z"/>
                  <w:rFonts w:asciiTheme="minorHAnsi" w:eastAsiaTheme="minorEastAsia" w:hAnsiTheme="minorHAnsi" w:cstheme="minorBidi"/>
                  <w:noProof/>
                  <w:sz w:val="22"/>
                  <w:szCs w:val="22"/>
                  <w:lang w:eastAsia="ja-JP" w:bidi="ar-SA"/>
                </w:rPr>
              </w:rPrChange>
            </w:rPr>
          </w:pPr>
          <w:ins w:id="523" w:author="Nguyen Thi Thuy Duong" w:date="2019-12-23T23:51:00Z">
            <w:r w:rsidRPr="00F864E5">
              <w:rPr>
                <w:rStyle w:val="Hyperlink"/>
                <w:noProof/>
                <w:sz w:val="20"/>
                <w:rPrChange w:id="524" w:author="Nguyen Thi Thuy Duong" w:date="2019-12-23T23:51:00Z">
                  <w:rPr>
                    <w:rStyle w:val="Hyperlink"/>
                    <w:noProof/>
                  </w:rPr>
                </w:rPrChange>
              </w:rPr>
              <w:fldChar w:fldCharType="begin"/>
            </w:r>
            <w:r w:rsidRPr="00F864E5">
              <w:rPr>
                <w:rStyle w:val="Hyperlink"/>
                <w:noProof/>
                <w:sz w:val="20"/>
                <w:rPrChange w:id="525" w:author="Nguyen Thi Thuy Duong" w:date="2019-12-23T23:51:00Z">
                  <w:rPr>
                    <w:rStyle w:val="Hyperlink"/>
                    <w:noProof/>
                  </w:rPr>
                </w:rPrChange>
              </w:rPr>
              <w:instrText xml:space="preserve"> </w:instrText>
            </w:r>
            <w:r w:rsidRPr="00F864E5">
              <w:rPr>
                <w:noProof/>
                <w:sz w:val="20"/>
                <w:rPrChange w:id="526" w:author="Nguyen Thi Thuy Duong" w:date="2019-12-23T23:51:00Z">
                  <w:rPr>
                    <w:noProof/>
                  </w:rPr>
                </w:rPrChange>
              </w:rPr>
              <w:instrText>HYPERLINK \l "_Toc28037562"</w:instrText>
            </w:r>
            <w:r w:rsidRPr="00F864E5">
              <w:rPr>
                <w:rStyle w:val="Hyperlink"/>
                <w:noProof/>
                <w:sz w:val="20"/>
                <w:rPrChange w:id="527" w:author="Nguyen Thi Thuy Duong" w:date="2019-12-23T23:51:00Z">
                  <w:rPr>
                    <w:rStyle w:val="Hyperlink"/>
                    <w:noProof/>
                  </w:rPr>
                </w:rPrChange>
              </w:rPr>
              <w:instrText xml:space="preserve"> </w:instrText>
            </w:r>
            <w:r w:rsidRPr="00F864E5">
              <w:rPr>
                <w:rStyle w:val="Hyperlink"/>
                <w:noProof/>
                <w:sz w:val="20"/>
                <w:rPrChange w:id="528" w:author="Nguyen Thi Thuy Duong" w:date="2019-12-23T23:51:00Z">
                  <w:rPr>
                    <w:rStyle w:val="Hyperlink"/>
                    <w:noProof/>
                  </w:rPr>
                </w:rPrChange>
              </w:rPr>
              <w:fldChar w:fldCharType="separate"/>
            </w:r>
            <w:r w:rsidRPr="00F864E5">
              <w:rPr>
                <w:rStyle w:val="Hyperlink"/>
                <w:rFonts w:cs="Tahoma"/>
                <w:noProof/>
                <w:sz w:val="20"/>
                <w:rPrChange w:id="529" w:author="Nguyen Thi Thuy Duong" w:date="2019-12-23T23:51:00Z">
                  <w:rPr>
                    <w:rStyle w:val="Hyperlink"/>
                    <w:rFonts w:cs="Tahoma"/>
                    <w:noProof/>
                  </w:rPr>
                </w:rPrChange>
              </w:rPr>
              <w:t>5.2.</w:t>
            </w:r>
            <w:r w:rsidRPr="00F864E5">
              <w:rPr>
                <w:noProof/>
                <w:webHidden/>
                <w:sz w:val="20"/>
                <w:rPrChange w:id="530" w:author="Nguyen Thi Thuy Duong" w:date="2019-12-23T23:51:00Z">
                  <w:rPr>
                    <w:noProof/>
                    <w:webHidden/>
                  </w:rPr>
                </w:rPrChange>
              </w:rPr>
              <w:tab/>
            </w:r>
            <w:r w:rsidRPr="00F864E5">
              <w:rPr>
                <w:noProof/>
                <w:webHidden/>
                <w:sz w:val="20"/>
                <w:rPrChange w:id="531" w:author="Nguyen Thi Thuy Duong" w:date="2019-12-23T23:51:00Z">
                  <w:rPr>
                    <w:noProof/>
                    <w:webHidden/>
                  </w:rPr>
                </w:rPrChange>
              </w:rPr>
              <w:fldChar w:fldCharType="begin"/>
            </w:r>
            <w:r w:rsidRPr="00F864E5">
              <w:rPr>
                <w:noProof/>
                <w:webHidden/>
                <w:sz w:val="20"/>
                <w:rPrChange w:id="532" w:author="Nguyen Thi Thuy Duong" w:date="2019-12-23T23:51:00Z">
                  <w:rPr>
                    <w:noProof/>
                    <w:webHidden/>
                  </w:rPr>
                </w:rPrChange>
              </w:rPr>
              <w:instrText xml:space="preserve"> PAGEREF _Toc28037562 \h </w:instrText>
            </w:r>
          </w:ins>
          <w:r w:rsidRPr="00F864E5">
            <w:rPr>
              <w:noProof/>
              <w:webHidden/>
              <w:sz w:val="20"/>
              <w:rPrChange w:id="533" w:author="Nguyen Thi Thuy Duong" w:date="2019-12-23T23:51:00Z">
                <w:rPr>
                  <w:noProof/>
                  <w:webHidden/>
                  <w:sz w:val="20"/>
                </w:rPr>
              </w:rPrChange>
            </w:rPr>
          </w:r>
          <w:r w:rsidRPr="00F864E5">
            <w:rPr>
              <w:noProof/>
              <w:webHidden/>
              <w:sz w:val="20"/>
              <w:rPrChange w:id="534" w:author="Nguyen Thi Thuy Duong" w:date="2019-12-23T23:51:00Z">
                <w:rPr>
                  <w:noProof/>
                  <w:webHidden/>
                </w:rPr>
              </w:rPrChange>
            </w:rPr>
            <w:fldChar w:fldCharType="separate"/>
          </w:r>
          <w:ins w:id="535" w:author="Nguyen Thi Thuy Duong" w:date="2019-12-23T23:51:00Z">
            <w:r w:rsidRPr="00F864E5">
              <w:rPr>
                <w:noProof/>
                <w:webHidden/>
                <w:sz w:val="20"/>
                <w:rPrChange w:id="536" w:author="Nguyen Thi Thuy Duong" w:date="2019-12-23T23:51:00Z">
                  <w:rPr>
                    <w:noProof/>
                    <w:webHidden/>
                  </w:rPr>
                </w:rPrChange>
              </w:rPr>
              <w:t>9</w:t>
            </w:r>
            <w:r w:rsidRPr="00F864E5">
              <w:rPr>
                <w:noProof/>
                <w:webHidden/>
                <w:sz w:val="20"/>
                <w:rPrChange w:id="537" w:author="Nguyen Thi Thuy Duong" w:date="2019-12-23T23:51:00Z">
                  <w:rPr>
                    <w:noProof/>
                    <w:webHidden/>
                  </w:rPr>
                </w:rPrChange>
              </w:rPr>
              <w:fldChar w:fldCharType="end"/>
            </w:r>
            <w:r w:rsidRPr="00F864E5">
              <w:rPr>
                <w:rStyle w:val="Hyperlink"/>
                <w:noProof/>
                <w:sz w:val="20"/>
                <w:rPrChange w:id="538" w:author="Nguyen Thi Thuy Duong" w:date="2019-12-23T23:51:00Z">
                  <w:rPr>
                    <w:rStyle w:val="Hyperlink"/>
                    <w:noProof/>
                  </w:rPr>
                </w:rPrChange>
              </w:rPr>
              <w:fldChar w:fldCharType="end"/>
            </w:r>
          </w:ins>
        </w:p>
        <w:p w14:paraId="177F6E1B" w14:textId="4633AAB6" w:rsidR="00F864E5" w:rsidRPr="00F864E5" w:rsidRDefault="00F864E5">
          <w:pPr>
            <w:pStyle w:val="TOC2"/>
            <w:rPr>
              <w:ins w:id="539" w:author="Nguyen Thi Thuy Duong" w:date="2019-12-23T23:51:00Z"/>
              <w:rFonts w:asciiTheme="minorHAnsi" w:eastAsiaTheme="minorEastAsia" w:hAnsiTheme="minorHAnsi" w:cstheme="minorBidi"/>
              <w:noProof/>
              <w:sz w:val="20"/>
              <w:lang w:eastAsia="ja-JP" w:bidi="ar-SA"/>
              <w:rPrChange w:id="540" w:author="Nguyen Thi Thuy Duong" w:date="2019-12-23T23:51:00Z">
                <w:rPr>
                  <w:ins w:id="541" w:author="Nguyen Thi Thuy Duong" w:date="2019-12-23T23:51:00Z"/>
                  <w:rFonts w:asciiTheme="minorHAnsi" w:eastAsiaTheme="minorEastAsia" w:hAnsiTheme="minorHAnsi" w:cstheme="minorBidi"/>
                  <w:noProof/>
                  <w:sz w:val="22"/>
                  <w:szCs w:val="22"/>
                  <w:lang w:eastAsia="ja-JP" w:bidi="ar-SA"/>
                </w:rPr>
              </w:rPrChange>
            </w:rPr>
          </w:pPr>
          <w:ins w:id="542" w:author="Nguyen Thi Thuy Duong" w:date="2019-12-23T23:51:00Z">
            <w:r w:rsidRPr="00F864E5">
              <w:rPr>
                <w:rStyle w:val="Hyperlink"/>
                <w:noProof/>
                <w:sz w:val="20"/>
                <w:rPrChange w:id="543" w:author="Nguyen Thi Thuy Duong" w:date="2019-12-23T23:51:00Z">
                  <w:rPr>
                    <w:rStyle w:val="Hyperlink"/>
                    <w:noProof/>
                  </w:rPr>
                </w:rPrChange>
              </w:rPr>
              <w:fldChar w:fldCharType="begin"/>
            </w:r>
            <w:r w:rsidRPr="00F864E5">
              <w:rPr>
                <w:rStyle w:val="Hyperlink"/>
                <w:noProof/>
                <w:sz w:val="20"/>
                <w:rPrChange w:id="544" w:author="Nguyen Thi Thuy Duong" w:date="2019-12-23T23:51:00Z">
                  <w:rPr>
                    <w:rStyle w:val="Hyperlink"/>
                    <w:noProof/>
                  </w:rPr>
                </w:rPrChange>
              </w:rPr>
              <w:instrText xml:space="preserve"> </w:instrText>
            </w:r>
            <w:r w:rsidRPr="00F864E5">
              <w:rPr>
                <w:noProof/>
                <w:sz w:val="20"/>
                <w:rPrChange w:id="545" w:author="Nguyen Thi Thuy Duong" w:date="2019-12-23T23:51:00Z">
                  <w:rPr>
                    <w:noProof/>
                  </w:rPr>
                </w:rPrChange>
              </w:rPr>
              <w:instrText>HYPERLINK \l "_Toc28037563"</w:instrText>
            </w:r>
            <w:r w:rsidRPr="00F864E5">
              <w:rPr>
                <w:rStyle w:val="Hyperlink"/>
                <w:noProof/>
                <w:sz w:val="20"/>
                <w:rPrChange w:id="546" w:author="Nguyen Thi Thuy Duong" w:date="2019-12-23T23:51:00Z">
                  <w:rPr>
                    <w:rStyle w:val="Hyperlink"/>
                    <w:noProof/>
                  </w:rPr>
                </w:rPrChange>
              </w:rPr>
              <w:instrText xml:space="preserve"> </w:instrText>
            </w:r>
            <w:r w:rsidRPr="00F864E5">
              <w:rPr>
                <w:rStyle w:val="Hyperlink"/>
                <w:noProof/>
                <w:sz w:val="20"/>
                <w:rPrChange w:id="547" w:author="Nguyen Thi Thuy Duong" w:date="2019-12-23T23:51:00Z">
                  <w:rPr>
                    <w:rStyle w:val="Hyperlink"/>
                    <w:noProof/>
                  </w:rPr>
                </w:rPrChange>
              </w:rPr>
              <w:fldChar w:fldCharType="separate"/>
            </w:r>
            <w:r w:rsidRPr="00F864E5">
              <w:rPr>
                <w:rStyle w:val="Hyperlink"/>
                <w:rFonts w:cs="Tahoma"/>
                <w:noProof/>
                <w:sz w:val="20"/>
                <w:rPrChange w:id="548" w:author="Nguyen Thi Thuy Duong" w:date="2019-12-23T23:51:00Z">
                  <w:rPr>
                    <w:rStyle w:val="Hyperlink"/>
                    <w:rFonts w:cs="Tahoma"/>
                    <w:noProof/>
                  </w:rPr>
                </w:rPrChange>
              </w:rPr>
              <w:t>5.3.</w:t>
            </w:r>
            <w:r w:rsidRPr="00F864E5">
              <w:rPr>
                <w:rFonts w:asciiTheme="minorHAnsi" w:eastAsiaTheme="minorEastAsia" w:hAnsiTheme="minorHAnsi" w:cstheme="minorBidi"/>
                <w:noProof/>
                <w:sz w:val="20"/>
                <w:lang w:eastAsia="ja-JP" w:bidi="ar-SA"/>
                <w:rPrChange w:id="549"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550" w:author="Nguyen Thi Thuy Duong" w:date="2019-12-23T23:51:00Z">
                  <w:rPr>
                    <w:rStyle w:val="Hyperlink"/>
                    <w:noProof/>
                  </w:rPr>
                </w:rPrChange>
              </w:rPr>
              <w:t>Ước lượng thời gian</w:t>
            </w:r>
            <w:r w:rsidRPr="00F864E5">
              <w:rPr>
                <w:noProof/>
                <w:webHidden/>
                <w:sz w:val="20"/>
                <w:rPrChange w:id="551" w:author="Nguyen Thi Thuy Duong" w:date="2019-12-23T23:51:00Z">
                  <w:rPr>
                    <w:noProof/>
                    <w:webHidden/>
                  </w:rPr>
                </w:rPrChange>
              </w:rPr>
              <w:tab/>
            </w:r>
            <w:r w:rsidRPr="00F864E5">
              <w:rPr>
                <w:noProof/>
                <w:webHidden/>
                <w:sz w:val="20"/>
                <w:rPrChange w:id="552" w:author="Nguyen Thi Thuy Duong" w:date="2019-12-23T23:51:00Z">
                  <w:rPr>
                    <w:noProof/>
                    <w:webHidden/>
                  </w:rPr>
                </w:rPrChange>
              </w:rPr>
              <w:fldChar w:fldCharType="begin"/>
            </w:r>
            <w:r w:rsidRPr="00F864E5">
              <w:rPr>
                <w:noProof/>
                <w:webHidden/>
                <w:sz w:val="20"/>
                <w:rPrChange w:id="553" w:author="Nguyen Thi Thuy Duong" w:date="2019-12-23T23:51:00Z">
                  <w:rPr>
                    <w:noProof/>
                    <w:webHidden/>
                  </w:rPr>
                </w:rPrChange>
              </w:rPr>
              <w:instrText xml:space="preserve"> PAGEREF _Toc28037563 \h </w:instrText>
            </w:r>
          </w:ins>
          <w:r w:rsidRPr="00F864E5">
            <w:rPr>
              <w:noProof/>
              <w:webHidden/>
              <w:sz w:val="20"/>
              <w:rPrChange w:id="554" w:author="Nguyen Thi Thuy Duong" w:date="2019-12-23T23:51:00Z">
                <w:rPr>
                  <w:noProof/>
                  <w:webHidden/>
                  <w:sz w:val="20"/>
                </w:rPr>
              </w:rPrChange>
            </w:rPr>
          </w:r>
          <w:r w:rsidRPr="00F864E5">
            <w:rPr>
              <w:noProof/>
              <w:webHidden/>
              <w:sz w:val="20"/>
              <w:rPrChange w:id="555" w:author="Nguyen Thi Thuy Duong" w:date="2019-12-23T23:51:00Z">
                <w:rPr>
                  <w:noProof/>
                  <w:webHidden/>
                </w:rPr>
              </w:rPrChange>
            </w:rPr>
            <w:fldChar w:fldCharType="separate"/>
          </w:r>
          <w:ins w:id="556" w:author="Nguyen Thi Thuy Duong" w:date="2019-12-23T23:51:00Z">
            <w:r w:rsidRPr="00F864E5">
              <w:rPr>
                <w:noProof/>
                <w:webHidden/>
                <w:sz w:val="20"/>
                <w:rPrChange w:id="557" w:author="Nguyen Thi Thuy Duong" w:date="2019-12-23T23:51:00Z">
                  <w:rPr>
                    <w:noProof/>
                    <w:webHidden/>
                  </w:rPr>
                </w:rPrChange>
              </w:rPr>
              <w:t>9</w:t>
            </w:r>
            <w:r w:rsidRPr="00F864E5">
              <w:rPr>
                <w:noProof/>
                <w:webHidden/>
                <w:sz w:val="20"/>
                <w:rPrChange w:id="558" w:author="Nguyen Thi Thuy Duong" w:date="2019-12-23T23:51:00Z">
                  <w:rPr>
                    <w:noProof/>
                    <w:webHidden/>
                  </w:rPr>
                </w:rPrChange>
              </w:rPr>
              <w:fldChar w:fldCharType="end"/>
            </w:r>
            <w:r w:rsidRPr="00F864E5">
              <w:rPr>
                <w:rStyle w:val="Hyperlink"/>
                <w:noProof/>
                <w:sz w:val="20"/>
                <w:rPrChange w:id="559" w:author="Nguyen Thi Thuy Duong" w:date="2019-12-23T23:51:00Z">
                  <w:rPr>
                    <w:rStyle w:val="Hyperlink"/>
                    <w:noProof/>
                  </w:rPr>
                </w:rPrChange>
              </w:rPr>
              <w:fldChar w:fldCharType="end"/>
            </w:r>
          </w:ins>
        </w:p>
        <w:p w14:paraId="0EAFCD56" w14:textId="6C80D8EB" w:rsidR="00F864E5" w:rsidRPr="00F864E5" w:rsidRDefault="00F864E5">
          <w:pPr>
            <w:pStyle w:val="TOC2"/>
            <w:rPr>
              <w:ins w:id="560" w:author="Nguyen Thi Thuy Duong" w:date="2019-12-23T23:51:00Z"/>
              <w:rFonts w:asciiTheme="minorHAnsi" w:eastAsiaTheme="minorEastAsia" w:hAnsiTheme="minorHAnsi" w:cstheme="minorBidi"/>
              <w:noProof/>
              <w:sz w:val="20"/>
              <w:lang w:eastAsia="ja-JP" w:bidi="ar-SA"/>
              <w:rPrChange w:id="561" w:author="Nguyen Thi Thuy Duong" w:date="2019-12-23T23:51:00Z">
                <w:rPr>
                  <w:ins w:id="562" w:author="Nguyen Thi Thuy Duong" w:date="2019-12-23T23:51:00Z"/>
                  <w:rFonts w:asciiTheme="minorHAnsi" w:eastAsiaTheme="minorEastAsia" w:hAnsiTheme="minorHAnsi" w:cstheme="minorBidi"/>
                  <w:noProof/>
                  <w:sz w:val="22"/>
                  <w:szCs w:val="22"/>
                  <w:lang w:eastAsia="ja-JP" w:bidi="ar-SA"/>
                </w:rPr>
              </w:rPrChange>
            </w:rPr>
          </w:pPr>
          <w:ins w:id="563" w:author="Nguyen Thi Thuy Duong" w:date="2019-12-23T23:51:00Z">
            <w:r w:rsidRPr="00F864E5">
              <w:rPr>
                <w:rStyle w:val="Hyperlink"/>
                <w:noProof/>
                <w:sz w:val="20"/>
                <w:rPrChange w:id="564" w:author="Nguyen Thi Thuy Duong" w:date="2019-12-23T23:51:00Z">
                  <w:rPr>
                    <w:rStyle w:val="Hyperlink"/>
                    <w:noProof/>
                  </w:rPr>
                </w:rPrChange>
              </w:rPr>
              <w:fldChar w:fldCharType="begin"/>
            </w:r>
            <w:r w:rsidRPr="00F864E5">
              <w:rPr>
                <w:rStyle w:val="Hyperlink"/>
                <w:noProof/>
                <w:sz w:val="20"/>
                <w:rPrChange w:id="565" w:author="Nguyen Thi Thuy Duong" w:date="2019-12-23T23:51:00Z">
                  <w:rPr>
                    <w:rStyle w:val="Hyperlink"/>
                    <w:noProof/>
                  </w:rPr>
                </w:rPrChange>
              </w:rPr>
              <w:instrText xml:space="preserve"> </w:instrText>
            </w:r>
            <w:r w:rsidRPr="00F864E5">
              <w:rPr>
                <w:noProof/>
                <w:sz w:val="20"/>
                <w:rPrChange w:id="566" w:author="Nguyen Thi Thuy Duong" w:date="2019-12-23T23:51:00Z">
                  <w:rPr>
                    <w:noProof/>
                  </w:rPr>
                </w:rPrChange>
              </w:rPr>
              <w:instrText>HYPERLINK \l "_Toc28037564"</w:instrText>
            </w:r>
            <w:r w:rsidRPr="00F864E5">
              <w:rPr>
                <w:rStyle w:val="Hyperlink"/>
                <w:noProof/>
                <w:sz w:val="20"/>
                <w:rPrChange w:id="567" w:author="Nguyen Thi Thuy Duong" w:date="2019-12-23T23:51:00Z">
                  <w:rPr>
                    <w:rStyle w:val="Hyperlink"/>
                    <w:noProof/>
                  </w:rPr>
                </w:rPrChange>
              </w:rPr>
              <w:instrText xml:space="preserve"> </w:instrText>
            </w:r>
            <w:r w:rsidRPr="00F864E5">
              <w:rPr>
                <w:rStyle w:val="Hyperlink"/>
                <w:noProof/>
                <w:sz w:val="20"/>
                <w:rPrChange w:id="568" w:author="Nguyen Thi Thuy Duong" w:date="2019-12-23T23:51:00Z">
                  <w:rPr>
                    <w:rStyle w:val="Hyperlink"/>
                    <w:noProof/>
                  </w:rPr>
                </w:rPrChange>
              </w:rPr>
              <w:fldChar w:fldCharType="separate"/>
            </w:r>
            <w:r w:rsidRPr="00F864E5">
              <w:rPr>
                <w:rStyle w:val="Hyperlink"/>
                <w:rFonts w:cs="Tahoma"/>
                <w:noProof/>
                <w:sz w:val="20"/>
                <w:rPrChange w:id="569" w:author="Nguyen Thi Thuy Duong" w:date="2019-12-23T23:51:00Z">
                  <w:rPr>
                    <w:rStyle w:val="Hyperlink"/>
                    <w:rFonts w:cs="Tahoma"/>
                    <w:noProof/>
                  </w:rPr>
                </w:rPrChange>
              </w:rPr>
              <w:t>5.4.</w:t>
            </w:r>
            <w:r w:rsidRPr="00F864E5">
              <w:rPr>
                <w:rFonts w:asciiTheme="minorHAnsi" w:eastAsiaTheme="minorEastAsia" w:hAnsiTheme="minorHAnsi" w:cstheme="minorBidi"/>
                <w:noProof/>
                <w:sz w:val="20"/>
                <w:lang w:eastAsia="ja-JP" w:bidi="ar-SA"/>
                <w:rPrChange w:id="570"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571" w:author="Nguyen Thi Thuy Duong" w:date="2019-12-23T23:51:00Z">
                  <w:rPr>
                    <w:rStyle w:val="Hyperlink"/>
                    <w:noProof/>
                  </w:rPr>
                </w:rPrChange>
              </w:rPr>
              <w:t>Ước lượng rủi ro</w:t>
            </w:r>
            <w:r w:rsidRPr="00F864E5">
              <w:rPr>
                <w:noProof/>
                <w:webHidden/>
                <w:sz w:val="20"/>
                <w:rPrChange w:id="572" w:author="Nguyen Thi Thuy Duong" w:date="2019-12-23T23:51:00Z">
                  <w:rPr>
                    <w:noProof/>
                    <w:webHidden/>
                  </w:rPr>
                </w:rPrChange>
              </w:rPr>
              <w:tab/>
            </w:r>
            <w:r w:rsidRPr="00F864E5">
              <w:rPr>
                <w:noProof/>
                <w:webHidden/>
                <w:sz w:val="20"/>
                <w:rPrChange w:id="573" w:author="Nguyen Thi Thuy Duong" w:date="2019-12-23T23:51:00Z">
                  <w:rPr>
                    <w:noProof/>
                    <w:webHidden/>
                  </w:rPr>
                </w:rPrChange>
              </w:rPr>
              <w:fldChar w:fldCharType="begin"/>
            </w:r>
            <w:r w:rsidRPr="00F864E5">
              <w:rPr>
                <w:noProof/>
                <w:webHidden/>
                <w:sz w:val="20"/>
                <w:rPrChange w:id="574" w:author="Nguyen Thi Thuy Duong" w:date="2019-12-23T23:51:00Z">
                  <w:rPr>
                    <w:noProof/>
                    <w:webHidden/>
                  </w:rPr>
                </w:rPrChange>
              </w:rPr>
              <w:instrText xml:space="preserve"> PAGEREF _Toc28037564 \h </w:instrText>
            </w:r>
          </w:ins>
          <w:r w:rsidRPr="00F864E5">
            <w:rPr>
              <w:noProof/>
              <w:webHidden/>
              <w:sz w:val="20"/>
              <w:rPrChange w:id="575" w:author="Nguyen Thi Thuy Duong" w:date="2019-12-23T23:51:00Z">
                <w:rPr>
                  <w:noProof/>
                  <w:webHidden/>
                  <w:sz w:val="20"/>
                </w:rPr>
              </w:rPrChange>
            </w:rPr>
          </w:r>
          <w:r w:rsidRPr="00F864E5">
            <w:rPr>
              <w:noProof/>
              <w:webHidden/>
              <w:sz w:val="20"/>
              <w:rPrChange w:id="576" w:author="Nguyen Thi Thuy Duong" w:date="2019-12-23T23:51:00Z">
                <w:rPr>
                  <w:noProof/>
                  <w:webHidden/>
                </w:rPr>
              </w:rPrChange>
            </w:rPr>
            <w:fldChar w:fldCharType="separate"/>
          </w:r>
          <w:ins w:id="577" w:author="Nguyen Thi Thuy Duong" w:date="2019-12-23T23:51:00Z">
            <w:r w:rsidRPr="00F864E5">
              <w:rPr>
                <w:noProof/>
                <w:webHidden/>
                <w:sz w:val="20"/>
                <w:rPrChange w:id="578" w:author="Nguyen Thi Thuy Duong" w:date="2019-12-23T23:51:00Z">
                  <w:rPr>
                    <w:noProof/>
                    <w:webHidden/>
                  </w:rPr>
                </w:rPrChange>
              </w:rPr>
              <w:t>12</w:t>
            </w:r>
            <w:r w:rsidRPr="00F864E5">
              <w:rPr>
                <w:noProof/>
                <w:webHidden/>
                <w:sz w:val="20"/>
                <w:rPrChange w:id="579" w:author="Nguyen Thi Thuy Duong" w:date="2019-12-23T23:51:00Z">
                  <w:rPr>
                    <w:noProof/>
                    <w:webHidden/>
                  </w:rPr>
                </w:rPrChange>
              </w:rPr>
              <w:fldChar w:fldCharType="end"/>
            </w:r>
            <w:r w:rsidRPr="00F864E5">
              <w:rPr>
                <w:rStyle w:val="Hyperlink"/>
                <w:noProof/>
                <w:sz w:val="20"/>
                <w:rPrChange w:id="580" w:author="Nguyen Thi Thuy Duong" w:date="2019-12-23T23:51:00Z">
                  <w:rPr>
                    <w:rStyle w:val="Hyperlink"/>
                    <w:noProof/>
                  </w:rPr>
                </w:rPrChange>
              </w:rPr>
              <w:fldChar w:fldCharType="end"/>
            </w:r>
          </w:ins>
        </w:p>
        <w:p w14:paraId="09650BB2" w14:textId="741F23B3" w:rsidR="00F864E5" w:rsidRPr="00F864E5" w:rsidRDefault="00F864E5">
          <w:pPr>
            <w:pStyle w:val="TOC1"/>
            <w:rPr>
              <w:ins w:id="581" w:author="Nguyen Thi Thuy Duong" w:date="2019-12-23T23:51:00Z"/>
              <w:rFonts w:asciiTheme="minorHAnsi" w:eastAsiaTheme="minorEastAsia" w:hAnsiTheme="minorHAnsi" w:cstheme="minorBidi"/>
              <w:b w:val="0"/>
              <w:bCs w:val="0"/>
              <w:caps w:val="0"/>
              <w:noProof/>
              <w:sz w:val="20"/>
              <w:lang w:eastAsia="ja-JP" w:bidi="ar-SA"/>
              <w:rPrChange w:id="582" w:author="Nguyen Thi Thuy Duong" w:date="2019-12-23T23:51:00Z">
                <w:rPr>
                  <w:ins w:id="583" w:author="Nguyen Thi Thuy Duong" w:date="2019-12-23T23:51:00Z"/>
                  <w:rFonts w:asciiTheme="minorHAnsi" w:eastAsiaTheme="minorEastAsia" w:hAnsiTheme="minorHAnsi" w:cstheme="minorBidi"/>
                  <w:b w:val="0"/>
                  <w:bCs w:val="0"/>
                  <w:caps w:val="0"/>
                  <w:noProof/>
                  <w:sz w:val="22"/>
                  <w:szCs w:val="22"/>
                  <w:lang w:eastAsia="ja-JP" w:bidi="ar-SA"/>
                </w:rPr>
              </w:rPrChange>
            </w:rPr>
          </w:pPr>
          <w:ins w:id="584" w:author="Nguyen Thi Thuy Duong" w:date="2019-12-23T23:51:00Z">
            <w:r w:rsidRPr="00F864E5">
              <w:rPr>
                <w:rStyle w:val="Hyperlink"/>
                <w:noProof/>
                <w:sz w:val="20"/>
                <w:rPrChange w:id="585" w:author="Nguyen Thi Thuy Duong" w:date="2019-12-23T23:51:00Z">
                  <w:rPr>
                    <w:rStyle w:val="Hyperlink"/>
                    <w:noProof/>
                  </w:rPr>
                </w:rPrChange>
              </w:rPr>
              <w:fldChar w:fldCharType="begin"/>
            </w:r>
            <w:r w:rsidRPr="00F864E5">
              <w:rPr>
                <w:rStyle w:val="Hyperlink"/>
                <w:noProof/>
                <w:sz w:val="20"/>
                <w:rPrChange w:id="586" w:author="Nguyen Thi Thuy Duong" w:date="2019-12-23T23:51:00Z">
                  <w:rPr>
                    <w:rStyle w:val="Hyperlink"/>
                    <w:noProof/>
                  </w:rPr>
                </w:rPrChange>
              </w:rPr>
              <w:instrText xml:space="preserve"> </w:instrText>
            </w:r>
            <w:r w:rsidRPr="00F864E5">
              <w:rPr>
                <w:noProof/>
                <w:sz w:val="20"/>
                <w:rPrChange w:id="587" w:author="Nguyen Thi Thuy Duong" w:date="2019-12-23T23:51:00Z">
                  <w:rPr>
                    <w:noProof/>
                  </w:rPr>
                </w:rPrChange>
              </w:rPr>
              <w:instrText>HYPERLINK \l "_Toc28037565"</w:instrText>
            </w:r>
            <w:r w:rsidRPr="00F864E5">
              <w:rPr>
                <w:rStyle w:val="Hyperlink"/>
                <w:noProof/>
                <w:sz w:val="20"/>
                <w:rPrChange w:id="588" w:author="Nguyen Thi Thuy Duong" w:date="2019-12-23T23:51:00Z">
                  <w:rPr>
                    <w:rStyle w:val="Hyperlink"/>
                    <w:noProof/>
                  </w:rPr>
                </w:rPrChange>
              </w:rPr>
              <w:instrText xml:space="preserve"> </w:instrText>
            </w:r>
            <w:r w:rsidRPr="00F864E5">
              <w:rPr>
                <w:rStyle w:val="Hyperlink"/>
                <w:noProof/>
                <w:sz w:val="20"/>
                <w:rPrChange w:id="589" w:author="Nguyen Thi Thuy Duong" w:date="2019-12-23T23:51:00Z">
                  <w:rPr>
                    <w:rStyle w:val="Hyperlink"/>
                    <w:noProof/>
                  </w:rPr>
                </w:rPrChange>
              </w:rPr>
              <w:fldChar w:fldCharType="separate"/>
            </w:r>
            <w:r w:rsidRPr="00F864E5">
              <w:rPr>
                <w:rStyle w:val="Hyperlink"/>
                <w:noProof/>
                <w:sz w:val="20"/>
                <w:rPrChange w:id="590" w:author="Nguyen Thi Thuy Duong" w:date="2019-12-23T23:51:00Z">
                  <w:rPr>
                    <w:rStyle w:val="Hyperlink"/>
                    <w:noProof/>
                  </w:rPr>
                </w:rPrChange>
              </w:rPr>
              <w:t>6.</w:t>
            </w:r>
            <w:r w:rsidRPr="00F864E5">
              <w:rPr>
                <w:rFonts w:asciiTheme="minorHAnsi" w:eastAsiaTheme="minorEastAsia" w:hAnsiTheme="minorHAnsi" w:cstheme="minorBidi"/>
                <w:b w:val="0"/>
                <w:bCs w:val="0"/>
                <w:caps w:val="0"/>
                <w:noProof/>
                <w:sz w:val="20"/>
                <w:lang w:eastAsia="ja-JP" w:bidi="ar-SA"/>
                <w:rPrChange w:id="591"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592" w:author="Nguyen Thi Thuy Duong" w:date="2019-12-23T23:51:00Z">
                  <w:rPr>
                    <w:rStyle w:val="Hyperlink"/>
                    <w:noProof/>
                  </w:rPr>
                </w:rPrChange>
              </w:rPr>
              <w:t>Ước lượng giá thành</w:t>
            </w:r>
            <w:r w:rsidRPr="00F864E5">
              <w:rPr>
                <w:noProof/>
                <w:webHidden/>
                <w:sz w:val="20"/>
                <w:rPrChange w:id="593" w:author="Nguyen Thi Thuy Duong" w:date="2019-12-23T23:51:00Z">
                  <w:rPr>
                    <w:noProof/>
                    <w:webHidden/>
                  </w:rPr>
                </w:rPrChange>
              </w:rPr>
              <w:tab/>
            </w:r>
            <w:r w:rsidRPr="00F864E5">
              <w:rPr>
                <w:noProof/>
                <w:webHidden/>
                <w:sz w:val="20"/>
                <w:rPrChange w:id="594" w:author="Nguyen Thi Thuy Duong" w:date="2019-12-23T23:51:00Z">
                  <w:rPr>
                    <w:noProof/>
                    <w:webHidden/>
                  </w:rPr>
                </w:rPrChange>
              </w:rPr>
              <w:fldChar w:fldCharType="begin"/>
            </w:r>
            <w:r w:rsidRPr="00F864E5">
              <w:rPr>
                <w:noProof/>
                <w:webHidden/>
                <w:sz w:val="20"/>
                <w:rPrChange w:id="595" w:author="Nguyen Thi Thuy Duong" w:date="2019-12-23T23:51:00Z">
                  <w:rPr>
                    <w:noProof/>
                    <w:webHidden/>
                  </w:rPr>
                </w:rPrChange>
              </w:rPr>
              <w:instrText xml:space="preserve"> PAGEREF _Toc28037565 \h </w:instrText>
            </w:r>
          </w:ins>
          <w:r w:rsidRPr="00F864E5">
            <w:rPr>
              <w:noProof/>
              <w:webHidden/>
              <w:sz w:val="20"/>
              <w:rPrChange w:id="596" w:author="Nguyen Thi Thuy Duong" w:date="2019-12-23T23:51:00Z">
                <w:rPr>
                  <w:noProof/>
                  <w:webHidden/>
                  <w:sz w:val="20"/>
                </w:rPr>
              </w:rPrChange>
            </w:rPr>
          </w:r>
          <w:r w:rsidRPr="00F864E5">
            <w:rPr>
              <w:noProof/>
              <w:webHidden/>
              <w:sz w:val="20"/>
              <w:rPrChange w:id="597" w:author="Nguyen Thi Thuy Duong" w:date="2019-12-23T23:51:00Z">
                <w:rPr>
                  <w:noProof/>
                  <w:webHidden/>
                </w:rPr>
              </w:rPrChange>
            </w:rPr>
            <w:fldChar w:fldCharType="separate"/>
          </w:r>
          <w:ins w:id="598" w:author="Nguyen Thi Thuy Duong" w:date="2019-12-23T23:51:00Z">
            <w:r w:rsidRPr="00F864E5">
              <w:rPr>
                <w:noProof/>
                <w:webHidden/>
                <w:sz w:val="20"/>
                <w:rPrChange w:id="599" w:author="Nguyen Thi Thuy Duong" w:date="2019-12-23T23:51:00Z">
                  <w:rPr>
                    <w:noProof/>
                    <w:webHidden/>
                  </w:rPr>
                </w:rPrChange>
              </w:rPr>
              <w:t>13</w:t>
            </w:r>
            <w:r w:rsidRPr="00F864E5">
              <w:rPr>
                <w:noProof/>
                <w:webHidden/>
                <w:sz w:val="20"/>
                <w:rPrChange w:id="600" w:author="Nguyen Thi Thuy Duong" w:date="2019-12-23T23:51:00Z">
                  <w:rPr>
                    <w:noProof/>
                    <w:webHidden/>
                  </w:rPr>
                </w:rPrChange>
              </w:rPr>
              <w:fldChar w:fldCharType="end"/>
            </w:r>
            <w:r w:rsidRPr="00F864E5">
              <w:rPr>
                <w:rStyle w:val="Hyperlink"/>
                <w:noProof/>
                <w:sz w:val="20"/>
                <w:rPrChange w:id="601" w:author="Nguyen Thi Thuy Duong" w:date="2019-12-23T23:51:00Z">
                  <w:rPr>
                    <w:rStyle w:val="Hyperlink"/>
                    <w:noProof/>
                  </w:rPr>
                </w:rPrChange>
              </w:rPr>
              <w:fldChar w:fldCharType="end"/>
            </w:r>
          </w:ins>
        </w:p>
        <w:p w14:paraId="047E5679" w14:textId="05F762B1" w:rsidR="00F864E5" w:rsidRPr="00F864E5" w:rsidRDefault="00F864E5">
          <w:pPr>
            <w:pStyle w:val="TOC1"/>
            <w:rPr>
              <w:ins w:id="602" w:author="Nguyen Thi Thuy Duong" w:date="2019-12-23T23:51:00Z"/>
              <w:rFonts w:asciiTheme="minorHAnsi" w:eastAsiaTheme="minorEastAsia" w:hAnsiTheme="minorHAnsi" w:cstheme="minorBidi"/>
              <w:b w:val="0"/>
              <w:bCs w:val="0"/>
              <w:caps w:val="0"/>
              <w:noProof/>
              <w:sz w:val="20"/>
              <w:lang w:eastAsia="ja-JP" w:bidi="ar-SA"/>
              <w:rPrChange w:id="603" w:author="Nguyen Thi Thuy Duong" w:date="2019-12-23T23:51:00Z">
                <w:rPr>
                  <w:ins w:id="604" w:author="Nguyen Thi Thuy Duong" w:date="2019-12-23T23:51:00Z"/>
                  <w:rFonts w:asciiTheme="minorHAnsi" w:eastAsiaTheme="minorEastAsia" w:hAnsiTheme="minorHAnsi" w:cstheme="minorBidi"/>
                  <w:b w:val="0"/>
                  <w:bCs w:val="0"/>
                  <w:caps w:val="0"/>
                  <w:noProof/>
                  <w:sz w:val="22"/>
                  <w:szCs w:val="22"/>
                  <w:lang w:eastAsia="ja-JP" w:bidi="ar-SA"/>
                </w:rPr>
              </w:rPrChange>
            </w:rPr>
          </w:pPr>
          <w:ins w:id="605" w:author="Nguyen Thi Thuy Duong" w:date="2019-12-23T23:51:00Z">
            <w:r w:rsidRPr="00F864E5">
              <w:rPr>
                <w:rStyle w:val="Hyperlink"/>
                <w:noProof/>
                <w:sz w:val="20"/>
                <w:rPrChange w:id="606" w:author="Nguyen Thi Thuy Duong" w:date="2019-12-23T23:51:00Z">
                  <w:rPr>
                    <w:rStyle w:val="Hyperlink"/>
                    <w:noProof/>
                  </w:rPr>
                </w:rPrChange>
              </w:rPr>
              <w:fldChar w:fldCharType="begin"/>
            </w:r>
            <w:r w:rsidRPr="00F864E5">
              <w:rPr>
                <w:rStyle w:val="Hyperlink"/>
                <w:noProof/>
                <w:sz w:val="20"/>
                <w:rPrChange w:id="607" w:author="Nguyen Thi Thuy Duong" w:date="2019-12-23T23:51:00Z">
                  <w:rPr>
                    <w:rStyle w:val="Hyperlink"/>
                    <w:noProof/>
                  </w:rPr>
                </w:rPrChange>
              </w:rPr>
              <w:instrText xml:space="preserve"> </w:instrText>
            </w:r>
            <w:r w:rsidRPr="00F864E5">
              <w:rPr>
                <w:noProof/>
                <w:sz w:val="20"/>
                <w:rPrChange w:id="608" w:author="Nguyen Thi Thuy Duong" w:date="2019-12-23T23:51:00Z">
                  <w:rPr>
                    <w:noProof/>
                  </w:rPr>
                </w:rPrChange>
              </w:rPr>
              <w:instrText>HYPERLINK \l "_Toc28037566"</w:instrText>
            </w:r>
            <w:r w:rsidRPr="00F864E5">
              <w:rPr>
                <w:rStyle w:val="Hyperlink"/>
                <w:noProof/>
                <w:sz w:val="20"/>
                <w:rPrChange w:id="609" w:author="Nguyen Thi Thuy Duong" w:date="2019-12-23T23:51:00Z">
                  <w:rPr>
                    <w:rStyle w:val="Hyperlink"/>
                    <w:noProof/>
                  </w:rPr>
                </w:rPrChange>
              </w:rPr>
              <w:instrText xml:space="preserve"> </w:instrText>
            </w:r>
            <w:r w:rsidRPr="00F864E5">
              <w:rPr>
                <w:rStyle w:val="Hyperlink"/>
                <w:noProof/>
                <w:sz w:val="20"/>
                <w:rPrChange w:id="610" w:author="Nguyen Thi Thuy Duong" w:date="2019-12-23T23:51:00Z">
                  <w:rPr>
                    <w:rStyle w:val="Hyperlink"/>
                    <w:noProof/>
                  </w:rPr>
                </w:rPrChange>
              </w:rPr>
              <w:fldChar w:fldCharType="separate"/>
            </w:r>
            <w:r w:rsidRPr="00F864E5">
              <w:rPr>
                <w:rStyle w:val="Hyperlink"/>
                <w:noProof/>
                <w:sz w:val="20"/>
                <w:rPrChange w:id="611" w:author="Nguyen Thi Thuy Duong" w:date="2019-12-23T23:51:00Z">
                  <w:rPr>
                    <w:rStyle w:val="Hyperlink"/>
                    <w:noProof/>
                  </w:rPr>
                </w:rPrChange>
              </w:rPr>
              <w:t>7.</w:t>
            </w:r>
            <w:r w:rsidRPr="00F864E5">
              <w:rPr>
                <w:rFonts w:asciiTheme="minorHAnsi" w:eastAsiaTheme="minorEastAsia" w:hAnsiTheme="minorHAnsi" w:cstheme="minorBidi"/>
                <w:b w:val="0"/>
                <w:bCs w:val="0"/>
                <w:caps w:val="0"/>
                <w:noProof/>
                <w:sz w:val="20"/>
                <w:lang w:eastAsia="ja-JP" w:bidi="ar-SA"/>
                <w:rPrChange w:id="612"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613" w:author="Nguyen Thi Thuy Duong" w:date="2019-12-23T23:51:00Z">
                  <w:rPr>
                    <w:rStyle w:val="Hyperlink"/>
                    <w:noProof/>
                  </w:rPr>
                </w:rPrChange>
              </w:rPr>
              <w:t>Ước lượng chất lượng</w:t>
            </w:r>
            <w:r w:rsidRPr="00F864E5">
              <w:rPr>
                <w:noProof/>
                <w:webHidden/>
                <w:sz w:val="20"/>
                <w:rPrChange w:id="614" w:author="Nguyen Thi Thuy Duong" w:date="2019-12-23T23:51:00Z">
                  <w:rPr>
                    <w:noProof/>
                    <w:webHidden/>
                  </w:rPr>
                </w:rPrChange>
              </w:rPr>
              <w:tab/>
            </w:r>
            <w:r w:rsidRPr="00F864E5">
              <w:rPr>
                <w:noProof/>
                <w:webHidden/>
                <w:sz w:val="20"/>
                <w:rPrChange w:id="615" w:author="Nguyen Thi Thuy Duong" w:date="2019-12-23T23:51:00Z">
                  <w:rPr>
                    <w:noProof/>
                    <w:webHidden/>
                  </w:rPr>
                </w:rPrChange>
              </w:rPr>
              <w:fldChar w:fldCharType="begin"/>
            </w:r>
            <w:r w:rsidRPr="00F864E5">
              <w:rPr>
                <w:noProof/>
                <w:webHidden/>
                <w:sz w:val="20"/>
                <w:rPrChange w:id="616" w:author="Nguyen Thi Thuy Duong" w:date="2019-12-23T23:51:00Z">
                  <w:rPr>
                    <w:noProof/>
                    <w:webHidden/>
                  </w:rPr>
                </w:rPrChange>
              </w:rPr>
              <w:instrText xml:space="preserve"> PAGEREF _Toc28037566 \h </w:instrText>
            </w:r>
          </w:ins>
          <w:r w:rsidRPr="00F864E5">
            <w:rPr>
              <w:noProof/>
              <w:webHidden/>
              <w:sz w:val="20"/>
              <w:rPrChange w:id="617" w:author="Nguyen Thi Thuy Duong" w:date="2019-12-23T23:51:00Z">
                <w:rPr>
                  <w:noProof/>
                  <w:webHidden/>
                  <w:sz w:val="20"/>
                </w:rPr>
              </w:rPrChange>
            </w:rPr>
          </w:r>
          <w:r w:rsidRPr="00F864E5">
            <w:rPr>
              <w:noProof/>
              <w:webHidden/>
              <w:sz w:val="20"/>
              <w:rPrChange w:id="618" w:author="Nguyen Thi Thuy Duong" w:date="2019-12-23T23:51:00Z">
                <w:rPr>
                  <w:noProof/>
                  <w:webHidden/>
                </w:rPr>
              </w:rPrChange>
            </w:rPr>
            <w:fldChar w:fldCharType="separate"/>
          </w:r>
          <w:ins w:id="619" w:author="Nguyen Thi Thuy Duong" w:date="2019-12-23T23:51:00Z">
            <w:r w:rsidRPr="00F864E5">
              <w:rPr>
                <w:noProof/>
                <w:webHidden/>
                <w:sz w:val="20"/>
                <w:rPrChange w:id="620" w:author="Nguyen Thi Thuy Duong" w:date="2019-12-23T23:51:00Z">
                  <w:rPr>
                    <w:noProof/>
                    <w:webHidden/>
                  </w:rPr>
                </w:rPrChange>
              </w:rPr>
              <w:t>13</w:t>
            </w:r>
            <w:r w:rsidRPr="00F864E5">
              <w:rPr>
                <w:noProof/>
                <w:webHidden/>
                <w:sz w:val="20"/>
                <w:rPrChange w:id="621" w:author="Nguyen Thi Thuy Duong" w:date="2019-12-23T23:51:00Z">
                  <w:rPr>
                    <w:noProof/>
                    <w:webHidden/>
                  </w:rPr>
                </w:rPrChange>
              </w:rPr>
              <w:fldChar w:fldCharType="end"/>
            </w:r>
            <w:r w:rsidRPr="00F864E5">
              <w:rPr>
                <w:rStyle w:val="Hyperlink"/>
                <w:noProof/>
                <w:sz w:val="20"/>
                <w:rPrChange w:id="622" w:author="Nguyen Thi Thuy Duong" w:date="2019-12-23T23:51:00Z">
                  <w:rPr>
                    <w:rStyle w:val="Hyperlink"/>
                    <w:noProof/>
                  </w:rPr>
                </w:rPrChange>
              </w:rPr>
              <w:fldChar w:fldCharType="end"/>
            </w:r>
          </w:ins>
        </w:p>
        <w:p w14:paraId="7DC800B7" w14:textId="57809B8E" w:rsidR="00F864E5" w:rsidRPr="00F864E5" w:rsidRDefault="00F864E5">
          <w:pPr>
            <w:pStyle w:val="TOC1"/>
            <w:rPr>
              <w:ins w:id="623" w:author="Nguyen Thi Thuy Duong" w:date="2019-12-23T23:51:00Z"/>
              <w:rFonts w:asciiTheme="minorHAnsi" w:eastAsiaTheme="minorEastAsia" w:hAnsiTheme="minorHAnsi" w:cstheme="minorBidi"/>
              <w:b w:val="0"/>
              <w:bCs w:val="0"/>
              <w:caps w:val="0"/>
              <w:noProof/>
              <w:sz w:val="20"/>
              <w:lang w:eastAsia="ja-JP" w:bidi="ar-SA"/>
              <w:rPrChange w:id="624" w:author="Nguyen Thi Thuy Duong" w:date="2019-12-23T23:51:00Z">
                <w:rPr>
                  <w:ins w:id="625" w:author="Nguyen Thi Thuy Duong" w:date="2019-12-23T23:51:00Z"/>
                  <w:rFonts w:asciiTheme="minorHAnsi" w:eastAsiaTheme="minorEastAsia" w:hAnsiTheme="minorHAnsi" w:cstheme="minorBidi"/>
                  <w:b w:val="0"/>
                  <w:bCs w:val="0"/>
                  <w:caps w:val="0"/>
                  <w:noProof/>
                  <w:sz w:val="22"/>
                  <w:szCs w:val="22"/>
                  <w:lang w:eastAsia="ja-JP" w:bidi="ar-SA"/>
                </w:rPr>
              </w:rPrChange>
            </w:rPr>
          </w:pPr>
          <w:ins w:id="626" w:author="Nguyen Thi Thuy Duong" w:date="2019-12-23T23:51:00Z">
            <w:r w:rsidRPr="00F864E5">
              <w:rPr>
                <w:rStyle w:val="Hyperlink"/>
                <w:noProof/>
                <w:sz w:val="20"/>
                <w:rPrChange w:id="627" w:author="Nguyen Thi Thuy Duong" w:date="2019-12-23T23:51:00Z">
                  <w:rPr>
                    <w:rStyle w:val="Hyperlink"/>
                    <w:noProof/>
                  </w:rPr>
                </w:rPrChange>
              </w:rPr>
              <w:fldChar w:fldCharType="begin"/>
            </w:r>
            <w:r w:rsidRPr="00F864E5">
              <w:rPr>
                <w:rStyle w:val="Hyperlink"/>
                <w:noProof/>
                <w:sz w:val="20"/>
                <w:rPrChange w:id="628" w:author="Nguyen Thi Thuy Duong" w:date="2019-12-23T23:51:00Z">
                  <w:rPr>
                    <w:rStyle w:val="Hyperlink"/>
                    <w:noProof/>
                  </w:rPr>
                </w:rPrChange>
              </w:rPr>
              <w:instrText xml:space="preserve"> </w:instrText>
            </w:r>
            <w:r w:rsidRPr="00F864E5">
              <w:rPr>
                <w:noProof/>
                <w:sz w:val="20"/>
                <w:rPrChange w:id="629" w:author="Nguyen Thi Thuy Duong" w:date="2019-12-23T23:51:00Z">
                  <w:rPr>
                    <w:noProof/>
                  </w:rPr>
                </w:rPrChange>
              </w:rPr>
              <w:instrText>HYPERLINK \l "_Toc28037567"</w:instrText>
            </w:r>
            <w:r w:rsidRPr="00F864E5">
              <w:rPr>
                <w:rStyle w:val="Hyperlink"/>
                <w:noProof/>
                <w:sz w:val="20"/>
                <w:rPrChange w:id="630" w:author="Nguyen Thi Thuy Duong" w:date="2019-12-23T23:51:00Z">
                  <w:rPr>
                    <w:rStyle w:val="Hyperlink"/>
                    <w:noProof/>
                  </w:rPr>
                </w:rPrChange>
              </w:rPr>
              <w:instrText xml:space="preserve"> </w:instrText>
            </w:r>
            <w:r w:rsidRPr="00F864E5">
              <w:rPr>
                <w:rStyle w:val="Hyperlink"/>
                <w:noProof/>
                <w:sz w:val="20"/>
                <w:rPrChange w:id="631" w:author="Nguyen Thi Thuy Duong" w:date="2019-12-23T23:51:00Z">
                  <w:rPr>
                    <w:rStyle w:val="Hyperlink"/>
                    <w:noProof/>
                  </w:rPr>
                </w:rPrChange>
              </w:rPr>
              <w:fldChar w:fldCharType="separate"/>
            </w:r>
            <w:r w:rsidRPr="00F864E5">
              <w:rPr>
                <w:rStyle w:val="Hyperlink"/>
                <w:noProof/>
                <w:sz w:val="20"/>
                <w:rPrChange w:id="632" w:author="Nguyen Thi Thuy Duong" w:date="2019-12-23T23:51:00Z">
                  <w:rPr>
                    <w:rStyle w:val="Hyperlink"/>
                    <w:noProof/>
                  </w:rPr>
                </w:rPrChange>
              </w:rPr>
              <w:t>8.</w:t>
            </w:r>
            <w:r w:rsidRPr="00F864E5">
              <w:rPr>
                <w:rFonts w:asciiTheme="minorHAnsi" w:eastAsiaTheme="minorEastAsia" w:hAnsiTheme="minorHAnsi" w:cstheme="minorBidi"/>
                <w:b w:val="0"/>
                <w:bCs w:val="0"/>
                <w:caps w:val="0"/>
                <w:noProof/>
                <w:sz w:val="20"/>
                <w:lang w:eastAsia="ja-JP" w:bidi="ar-SA"/>
                <w:rPrChange w:id="633"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634" w:author="Nguyen Thi Thuy Duong" w:date="2019-12-23T23:51:00Z">
                  <w:rPr>
                    <w:rStyle w:val="Hyperlink"/>
                    <w:noProof/>
                  </w:rPr>
                </w:rPrChange>
              </w:rPr>
              <w:t>Phân tích thiết kế</w:t>
            </w:r>
            <w:r w:rsidRPr="00F864E5">
              <w:rPr>
                <w:noProof/>
                <w:webHidden/>
                <w:sz w:val="20"/>
                <w:rPrChange w:id="635" w:author="Nguyen Thi Thuy Duong" w:date="2019-12-23T23:51:00Z">
                  <w:rPr>
                    <w:noProof/>
                    <w:webHidden/>
                  </w:rPr>
                </w:rPrChange>
              </w:rPr>
              <w:tab/>
            </w:r>
            <w:r w:rsidRPr="00F864E5">
              <w:rPr>
                <w:noProof/>
                <w:webHidden/>
                <w:sz w:val="20"/>
                <w:rPrChange w:id="636" w:author="Nguyen Thi Thuy Duong" w:date="2019-12-23T23:51:00Z">
                  <w:rPr>
                    <w:noProof/>
                    <w:webHidden/>
                  </w:rPr>
                </w:rPrChange>
              </w:rPr>
              <w:fldChar w:fldCharType="begin"/>
            </w:r>
            <w:r w:rsidRPr="00F864E5">
              <w:rPr>
                <w:noProof/>
                <w:webHidden/>
                <w:sz w:val="20"/>
                <w:rPrChange w:id="637" w:author="Nguyen Thi Thuy Duong" w:date="2019-12-23T23:51:00Z">
                  <w:rPr>
                    <w:noProof/>
                    <w:webHidden/>
                  </w:rPr>
                </w:rPrChange>
              </w:rPr>
              <w:instrText xml:space="preserve"> PAGEREF _Toc28037567 \h </w:instrText>
            </w:r>
          </w:ins>
          <w:r w:rsidRPr="00F864E5">
            <w:rPr>
              <w:noProof/>
              <w:webHidden/>
              <w:sz w:val="20"/>
              <w:rPrChange w:id="638" w:author="Nguyen Thi Thuy Duong" w:date="2019-12-23T23:51:00Z">
                <w:rPr>
                  <w:noProof/>
                  <w:webHidden/>
                  <w:sz w:val="20"/>
                </w:rPr>
              </w:rPrChange>
            </w:rPr>
          </w:r>
          <w:r w:rsidRPr="00F864E5">
            <w:rPr>
              <w:noProof/>
              <w:webHidden/>
              <w:sz w:val="20"/>
              <w:rPrChange w:id="639" w:author="Nguyen Thi Thuy Duong" w:date="2019-12-23T23:51:00Z">
                <w:rPr>
                  <w:noProof/>
                  <w:webHidden/>
                </w:rPr>
              </w:rPrChange>
            </w:rPr>
            <w:fldChar w:fldCharType="separate"/>
          </w:r>
          <w:ins w:id="640" w:author="Nguyen Thi Thuy Duong" w:date="2019-12-23T23:51:00Z">
            <w:r w:rsidRPr="00F864E5">
              <w:rPr>
                <w:noProof/>
                <w:webHidden/>
                <w:sz w:val="20"/>
                <w:rPrChange w:id="641" w:author="Nguyen Thi Thuy Duong" w:date="2019-12-23T23:51:00Z">
                  <w:rPr>
                    <w:noProof/>
                    <w:webHidden/>
                  </w:rPr>
                </w:rPrChange>
              </w:rPr>
              <w:t>13</w:t>
            </w:r>
            <w:r w:rsidRPr="00F864E5">
              <w:rPr>
                <w:noProof/>
                <w:webHidden/>
                <w:sz w:val="20"/>
                <w:rPrChange w:id="642" w:author="Nguyen Thi Thuy Duong" w:date="2019-12-23T23:51:00Z">
                  <w:rPr>
                    <w:noProof/>
                    <w:webHidden/>
                  </w:rPr>
                </w:rPrChange>
              </w:rPr>
              <w:fldChar w:fldCharType="end"/>
            </w:r>
            <w:r w:rsidRPr="00F864E5">
              <w:rPr>
                <w:rStyle w:val="Hyperlink"/>
                <w:noProof/>
                <w:sz w:val="20"/>
                <w:rPrChange w:id="643" w:author="Nguyen Thi Thuy Duong" w:date="2019-12-23T23:51:00Z">
                  <w:rPr>
                    <w:rStyle w:val="Hyperlink"/>
                    <w:noProof/>
                  </w:rPr>
                </w:rPrChange>
              </w:rPr>
              <w:fldChar w:fldCharType="end"/>
            </w:r>
          </w:ins>
        </w:p>
        <w:p w14:paraId="7CD0734B" w14:textId="0E55DF18" w:rsidR="00F864E5" w:rsidRPr="00F864E5" w:rsidRDefault="00F864E5">
          <w:pPr>
            <w:pStyle w:val="TOC2"/>
            <w:rPr>
              <w:ins w:id="644" w:author="Nguyen Thi Thuy Duong" w:date="2019-12-23T23:51:00Z"/>
              <w:rFonts w:asciiTheme="minorHAnsi" w:eastAsiaTheme="minorEastAsia" w:hAnsiTheme="minorHAnsi" w:cstheme="minorBidi"/>
              <w:noProof/>
              <w:sz w:val="20"/>
              <w:lang w:eastAsia="ja-JP" w:bidi="ar-SA"/>
              <w:rPrChange w:id="645" w:author="Nguyen Thi Thuy Duong" w:date="2019-12-23T23:51:00Z">
                <w:rPr>
                  <w:ins w:id="646" w:author="Nguyen Thi Thuy Duong" w:date="2019-12-23T23:51:00Z"/>
                  <w:rFonts w:asciiTheme="minorHAnsi" w:eastAsiaTheme="minorEastAsia" w:hAnsiTheme="minorHAnsi" w:cstheme="minorBidi"/>
                  <w:noProof/>
                  <w:sz w:val="22"/>
                  <w:szCs w:val="22"/>
                  <w:lang w:eastAsia="ja-JP" w:bidi="ar-SA"/>
                </w:rPr>
              </w:rPrChange>
            </w:rPr>
          </w:pPr>
          <w:ins w:id="647" w:author="Nguyen Thi Thuy Duong" w:date="2019-12-23T23:51:00Z">
            <w:r w:rsidRPr="00F864E5">
              <w:rPr>
                <w:rStyle w:val="Hyperlink"/>
                <w:noProof/>
                <w:sz w:val="20"/>
                <w:rPrChange w:id="648" w:author="Nguyen Thi Thuy Duong" w:date="2019-12-23T23:51:00Z">
                  <w:rPr>
                    <w:rStyle w:val="Hyperlink"/>
                    <w:noProof/>
                  </w:rPr>
                </w:rPrChange>
              </w:rPr>
              <w:fldChar w:fldCharType="begin"/>
            </w:r>
            <w:r w:rsidRPr="00F864E5">
              <w:rPr>
                <w:rStyle w:val="Hyperlink"/>
                <w:noProof/>
                <w:sz w:val="20"/>
                <w:rPrChange w:id="649" w:author="Nguyen Thi Thuy Duong" w:date="2019-12-23T23:51:00Z">
                  <w:rPr>
                    <w:rStyle w:val="Hyperlink"/>
                    <w:noProof/>
                  </w:rPr>
                </w:rPrChange>
              </w:rPr>
              <w:instrText xml:space="preserve"> </w:instrText>
            </w:r>
            <w:r w:rsidRPr="00F864E5">
              <w:rPr>
                <w:noProof/>
                <w:sz w:val="20"/>
                <w:rPrChange w:id="650" w:author="Nguyen Thi Thuy Duong" w:date="2019-12-23T23:51:00Z">
                  <w:rPr>
                    <w:noProof/>
                  </w:rPr>
                </w:rPrChange>
              </w:rPr>
              <w:instrText>HYPERLINK \l "_Toc28037568"</w:instrText>
            </w:r>
            <w:r w:rsidRPr="00F864E5">
              <w:rPr>
                <w:rStyle w:val="Hyperlink"/>
                <w:noProof/>
                <w:sz w:val="20"/>
                <w:rPrChange w:id="651" w:author="Nguyen Thi Thuy Duong" w:date="2019-12-23T23:51:00Z">
                  <w:rPr>
                    <w:rStyle w:val="Hyperlink"/>
                    <w:noProof/>
                  </w:rPr>
                </w:rPrChange>
              </w:rPr>
              <w:instrText xml:space="preserve"> </w:instrText>
            </w:r>
            <w:r w:rsidRPr="00F864E5">
              <w:rPr>
                <w:rStyle w:val="Hyperlink"/>
                <w:noProof/>
                <w:sz w:val="20"/>
                <w:rPrChange w:id="652" w:author="Nguyen Thi Thuy Duong" w:date="2019-12-23T23:51:00Z">
                  <w:rPr>
                    <w:rStyle w:val="Hyperlink"/>
                    <w:noProof/>
                  </w:rPr>
                </w:rPrChange>
              </w:rPr>
              <w:fldChar w:fldCharType="separate"/>
            </w:r>
            <w:r w:rsidRPr="00F864E5">
              <w:rPr>
                <w:rStyle w:val="Hyperlink"/>
                <w:rFonts w:cs="Tahoma"/>
                <w:noProof/>
                <w:sz w:val="20"/>
                <w:lang w:eastAsia="en-US"/>
                <w:rPrChange w:id="653" w:author="Nguyen Thi Thuy Duong" w:date="2019-12-23T23:51:00Z">
                  <w:rPr>
                    <w:rStyle w:val="Hyperlink"/>
                    <w:rFonts w:cs="Tahoma"/>
                    <w:noProof/>
                    <w:lang w:eastAsia="en-US"/>
                  </w:rPr>
                </w:rPrChange>
              </w:rPr>
              <w:t>8.1.</w:t>
            </w:r>
            <w:r w:rsidRPr="00F864E5">
              <w:rPr>
                <w:rFonts w:asciiTheme="minorHAnsi" w:eastAsiaTheme="minorEastAsia" w:hAnsiTheme="minorHAnsi" w:cstheme="minorBidi"/>
                <w:noProof/>
                <w:sz w:val="20"/>
                <w:lang w:eastAsia="ja-JP" w:bidi="ar-SA"/>
                <w:rPrChange w:id="654"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lang w:eastAsia="en-US"/>
                <w:rPrChange w:id="655" w:author="Nguyen Thi Thuy Duong" w:date="2019-12-23T23:51:00Z">
                  <w:rPr>
                    <w:rStyle w:val="Hyperlink"/>
                    <w:noProof/>
                    <w:lang w:eastAsia="en-US"/>
                  </w:rPr>
                </w:rPrChange>
              </w:rPr>
              <w:t>Mô hình tích hợp phần cứng/phần mềm</w:t>
            </w:r>
            <w:r w:rsidRPr="00F864E5">
              <w:rPr>
                <w:noProof/>
                <w:webHidden/>
                <w:sz w:val="20"/>
                <w:rPrChange w:id="656" w:author="Nguyen Thi Thuy Duong" w:date="2019-12-23T23:51:00Z">
                  <w:rPr>
                    <w:noProof/>
                    <w:webHidden/>
                  </w:rPr>
                </w:rPrChange>
              </w:rPr>
              <w:tab/>
            </w:r>
            <w:r w:rsidRPr="00F864E5">
              <w:rPr>
                <w:noProof/>
                <w:webHidden/>
                <w:sz w:val="20"/>
                <w:rPrChange w:id="657" w:author="Nguyen Thi Thuy Duong" w:date="2019-12-23T23:51:00Z">
                  <w:rPr>
                    <w:noProof/>
                    <w:webHidden/>
                  </w:rPr>
                </w:rPrChange>
              </w:rPr>
              <w:fldChar w:fldCharType="begin"/>
            </w:r>
            <w:r w:rsidRPr="00F864E5">
              <w:rPr>
                <w:noProof/>
                <w:webHidden/>
                <w:sz w:val="20"/>
                <w:rPrChange w:id="658" w:author="Nguyen Thi Thuy Duong" w:date="2019-12-23T23:51:00Z">
                  <w:rPr>
                    <w:noProof/>
                    <w:webHidden/>
                  </w:rPr>
                </w:rPrChange>
              </w:rPr>
              <w:instrText xml:space="preserve"> PAGEREF _Toc28037568 \h </w:instrText>
            </w:r>
          </w:ins>
          <w:r w:rsidRPr="00F864E5">
            <w:rPr>
              <w:noProof/>
              <w:webHidden/>
              <w:sz w:val="20"/>
              <w:rPrChange w:id="659" w:author="Nguyen Thi Thuy Duong" w:date="2019-12-23T23:51:00Z">
                <w:rPr>
                  <w:noProof/>
                  <w:webHidden/>
                  <w:sz w:val="20"/>
                </w:rPr>
              </w:rPrChange>
            </w:rPr>
          </w:r>
          <w:r w:rsidRPr="00F864E5">
            <w:rPr>
              <w:noProof/>
              <w:webHidden/>
              <w:sz w:val="20"/>
              <w:rPrChange w:id="660" w:author="Nguyen Thi Thuy Duong" w:date="2019-12-23T23:51:00Z">
                <w:rPr>
                  <w:noProof/>
                  <w:webHidden/>
                </w:rPr>
              </w:rPrChange>
            </w:rPr>
            <w:fldChar w:fldCharType="separate"/>
          </w:r>
          <w:ins w:id="661" w:author="Nguyen Thi Thuy Duong" w:date="2019-12-23T23:51:00Z">
            <w:r w:rsidRPr="00F864E5">
              <w:rPr>
                <w:noProof/>
                <w:webHidden/>
                <w:sz w:val="20"/>
                <w:rPrChange w:id="662" w:author="Nguyen Thi Thuy Duong" w:date="2019-12-23T23:51:00Z">
                  <w:rPr>
                    <w:noProof/>
                    <w:webHidden/>
                  </w:rPr>
                </w:rPrChange>
              </w:rPr>
              <w:t>13</w:t>
            </w:r>
            <w:r w:rsidRPr="00F864E5">
              <w:rPr>
                <w:noProof/>
                <w:webHidden/>
                <w:sz w:val="20"/>
                <w:rPrChange w:id="663" w:author="Nguyen Thi Thuy Duong" w:date="2019-12-23T23:51:00Z">
                  <w:rPr>
                    <w:noProof/>
                    <w:webHidden/>
                  </w:rPr>
                </w:rPrChange>
              </w:rPr>
              <w:fldChar w:fldCharType="end"/>
            </w:r>
            <w:r w:rsidRPr="00F864E5">
              <w:rPr>
                <w:rStyle w:val="Hyperlink"/>
                <w:noProof/>
                <w:sz w:val="20"/>
                <w:rPrChange w:id="664" w:author="Nguyen Thi Thuy Duong" w:date="2019-12-23T23:51:00Z">
                  <w:rPr>
                    <w:rStyle w:val="Hyperlink"/>
                    <w:noProof/>
                  </w:rPr>
                </w:rPrChange>
              </w:rPr>
              <w:fldChar w:fldCharType="end"/>
            </w:r>
          </w:ins>
        </w:p>
        <w:p w14:paraId="63E3F3F6" w14:textId="3AC8091F" w:rsidR="00F864E5" w:rsidRPr="00F864E5" w:rsidRDefault="00F864E5">
          <w:pPr>
            <w:pStyle w:val="TOC2"/>
            <w:rPr>
              <w:ins w:id="665" w:author="Nguyen Thi Thuy Duong" w:date="2019-12-23T23:51:00Z"/>
              <w:rFonts w:asciiTheme="minorHAnsi" w:eastAsiaTheme="minorEastAsia" w:hAnsiTheme="minorHAnsi" w:cstheme="minorBidi"/>
              <w:noProof/>
              <w:sz w:val="20"/>
              <w:lang w:eastAsia="ja-JP" w:bidi="ar-SA"/>
              <w:rPrChange w:id="666" w:author="Nguyen Thi Thuy Duong" w:date="2019-12-23T23:51:00Z">
                <w:rPr>
                  <w:ins w:id="667" w:author="Nguyen Thi Thuy Duong" w:date="2019-12-23T23:51:00Z"/>
                  <w:rFonts w:asciiTheme="minorHAnsi" w:eastAsiaTheme="minorEastAsia" w:hAnsiTheme="minorHAnsi" w:cstheme="minorBidi"/>
                  <w:noProof/>
                  <w:sz w:val="22"/>
                  <w:szCs w:val="22"/>
                  <w:lang w:eastAsia="ja-JP" w:bidi="ar-SA"/>
                </w:rPr>
              </w:rPrChange>
            </w:rPr>
          </w:pPr>
          <w:ins w:id="668" w:author="Nguyen Thi Thuy Duong" w:date="2019-12-23T23:51:00Z">
            <w:r w:rsidRPr="00F864E5">
              <w:rPr>
                <w:rStyle w:val="Hyperlink"/>
                <w:noProof/>
                <w:sz w:val="20"/>
                <w:rPrChange w:id="669" w:author="Nguyen Thi Thuy Duong" w:date="2019-12-23T23:51:00Z">
                  <w:rPr>
                    <w:rStyle w:val="Hyperlink"/>
                    <w:noProof/>
                  </w:rPr>
                </w:rPrChange>
              </w:rPr>
              <w:fldChar w:fldCharType="begin"/>
            </w:r>
            <w:r w:rsidRPr="00F864E5">
              <w:rPr>
                <w:rStyle w:val="Hyperlink"/>
                <w:noProof/>
                <w:sz w:val="20"/>
                <w:rPrChange w:id="670" w:author="Nguyen Thi Thuy Duong" w:date="2019-12-23T23:51:00Z">
                  <w:rPr>
                    <w:rStyle w:val="Hyperlink"/>
                    <w:noProof/>
                  </w:rPr>
                </w:rPrChange>
              </w:rPr>
              <w:instrText xml:space="preserve"> </w:instrText>
            </w:r>
            <w:r w:rsidRPr="00F864E5">
              <w:rPr>
                <w:noProof/>
                <w:sz w:val="20"/>
                <w:rPrChange w:id="671" w:author="Nguyen Thi Thuy Duong" w:date="2019-12-23T23:51:00Z">
                  <w:rPr>
                    <w:noProof/>
                  </w:rPr>
                </w:rPrChange>
              </w:rPr>
              <w:instrText>HYPERLINK \l "_Toc28037569"</w:instrText>
            </w:r>
            <w:r w:rsidRPr="00F864E5">
              <w:rPr>
                <w:rStyle w:val="Hyperlink"/>
                <w:noProof/>
                <w:sz w:val="20"/>
                <w:rPrChange w:id="672" w:author="Nguyen Thi Thuy Duong" w:date="2019-12-23T23:51:00Z">
                  <w:rPr>
                    <w:rStyle w:val="Hyperlink"/>
                    <w:noProof/>
                  </w:rPr>
                </w:rPrChange>
              </w:rPr>
              <w:instrText xml:space="preserve"> </w:instrText>
            </w:r>
            <w:r w:rsidRPr="00F864E5">
              <w:rPr>
                <w:rStyle w:val="Hyperlink"/>
                <w:noProof/>
                <w:sz w:val="20"/>
                <w:rPrChange w:id="673" w:author="Nguyen Thi Thuy Duong" w:date="2019-12-23T23:51:00Z">
                  <w:rPr>
                    <w:rStyle w:val="Hyperlink"/>
                    <w:noProof/>
                  </w:rPr>
                </w:rPrChange>
              </w:rPr>
              <w:fldChar w:fldCharType="separate"/>
            </w:r>
            <w:r w:rsidRPr="00F864E5">
              <w:rPr>
                <w:rStyle w:val="Hyperlink"/>
                <w:rFonts w:cs="Tahoma"/>
                <w:noProof/>
                <w:sz w:val="20"/>
                <w:lang w:eastAsia="en-US"/>
                <w:rPrChange w:id="674" w:author="Nguyen Thi Thuy Duong" w:date="2019-12-23T23:51:00Z">
                  <w:rPr>
                    <w:rStyle w:val="Hyperlink"/>
                    <w:rFonts w:cs="Tahoma"/>
                    <w:noProof/>
                    <w:lang w:eastAsia="en-US"/>
                  </w:rPr>
                </w:rPrChange>
              </w:rPr>
              <w:t>8.2.</w:t>
            </w:r>
            <w:r w:rsidRPr="00F864E5">
              <w:rPr>
                <w:rFonts w:asciiTheme="minorHAnsi" w:eastAsiaTheme="minorEastAsia" w:hAnsiTheme="minorHAnsi" w:cstheme="minorBidi"/>
                <w:noProof/>
                <w:sz w:val="20"/>
                <w:lang w:eastAsia="ja-JP" w:bidi="ar-SA"/>
                <w:rPrChange w:id="675"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lang w:eastAsia="en-US"/>
                <w:rPrChange w:id="676" w:author="Nguyen Thi Thuy Duong" w:date="2019-12-23T23:51:00Z">
                  <w:rPr>
                    <w:rStyle w:val="Hyperlink"/>
                    <w:noProof/>
                    <w:lang w:eastAsia="en-US"/>
                  </w:rPr>
                </w:rPrChange>
              </w:rPr>
              <w:t>Giao diện</w:t>
            </w:r>
            <w:r w:rsidRPr="00F864E5">
              <w:rPr>
                <w:noProof/>
                <w:webHidden/>
                <w:sz w:val="20"/>
                <w:rPrChange w:id="677" w:author="Nguyen Thi Thuy Duong" w:date="2019-12-23T23:51:00Z">
                  <w:rPr>
                    <w:noProof/>
                    <w:webHidden/>
                  </w:rPr>
                </w:rPrChange>
              </w:rPr>
              <w:tab/>
            </w:r>
            <w:r w:rsidRPr="00F864E5">
              <w:rPr>
                <w:noProof/>
                <w:webHidden/>
                <w:sz w:val="20"/>
                <w:rPrChange w:id="678" w:author="Nguyen Thi Thuy Duong" w:date="2019-12-23T23:51:00Z">
                  <w:rPr>
                    <w:noProof/>
                    <w:webHidden/>
                  </w:rPr>
                </w:rPrChange>
              </w:rPr>
              <w:fldChar w:fldCharType="begin"/>
            </w:r>
            <w:r w:rsidRPr="00F864E5">
              <w:rPr>
                <w:noProof/>
                <w:webHidden/>
                <w:sz w:val="20"/>
                <w:rPrChange w:id="679" w:author="Nguyen Thi Thuy Duong" w:date="2019-12-23T23:51:00Z">
                  <w:rPr>
                    <w:noProof/>
                    <w:webHidden/>
                  </w:rPr>
                </w:rPrChange>
              </w:rPr>
              <w:instrText xml:space="preserve"> PAGEREF _Toc28037569 \h </w:instrText>
            </w:r>
          </w:ins>
          <w:r w:rsidRPr="00F864E5">
            <w:rPr>
              <w:noProof/>
              <w:webHidden/>
              <w:sz w:val="20"/>
              <w:rPrChange w:id="680" w:author="Nguyen Thi Thuy Duong" w:date="2019-12-23T23:51:00Z">
                <w:rPr>
                  <w:noProof/>
                  <w:webHidden/>
                  <w:sz w:val="20"/>
                </w:rPr>
              </w:rPrChange>
            </w:rPr>
          </w:r>
          <w:r w:rsidRPr="00F864E5">
            <w:rPr>
              <w:noProof/>
              <w:webHidden/>
              <w:sz w:val="20"/>
              <w:rPrChange w:id="681" w:author="Nguyen Thi Thuy Duong" w:date="2019-12-23T23:51:00Z">
                <w:rPr>
                  <w:noProof/>
                  <w:webHidden/>
                </w:rPr>
              </w:rPrChange>
            </w:rPr>
            <w:fldChar w:fldCharType="separate"/>
          </w:r>
          <w:ins w:id="682" w:author="Nguyen Thi Thuy Duong" w:date="2019-12-23T23:51:00Z">
            <w:r w:rsidRPr="00F864E5">
              <w:rPr>
                <w:noProof/>
                <w:webHidden/>
                <w:sz w:val="20"/>
                <w:rPrChange w:id="683" w:author="Nguyen Thi Thuy Duong" w:date="2019-12-23T23:51:00Z">
                  <w:rPr>
                    <w:noProof/>
                    <w:webHidden/>
                  </w:rPr>
                </w:rPrChange>
              </w:rPr>
              <w:t>13</w:t>
            </w:r>
            <w:r w:rsidRPr="00F864E5">
              <w:rPr>
                <w:noProof/>
                <w:webHidden/>
                <w:sz w:val="20"/>
                <w:rPrChange w:id="684" w:author="Nguyen Thi Thuy Duong" w:date="2019-12-23T23:51:00Z">
                  <w:rPr>
                    <w:noProof/>
                    <w:webHidden/>
                  </w:rPr>
                </w:rPrChange>
              </w:rPr>
              <w:fldChar w:fldCharType="end"/>
            </w:r>
            <w:r w:rsidRPr="00F864E5">
              <w:rPr>
                <w:rStyle w:val="Hyperlink"/>
                <w:noProof/>
                <w:sz w:val="20"/>
                <w:rPrChange w:id="685" w:author="Nguyen Thi Thuy Duong" w:date="2019-12-23T23:51:00Z">
                  <w:rPr>
                    <w:rStyle w:val="Hyperlink"/>
                    <w:noProof/>
                  </w:rPr>
                </w:rPrChange>
              </w:rPr>
              <w:fldChar w:fldCharType="end"/>
            </w:r>
          </w:ins>
        </w:p>
        <w:p w14:paraId="3B131DFA" w14:textId="56621DFF" w:rsidR="00F864E5" w:rsidRPr="00F864E5" w:rsidRDefault="00F864E5">
          <w:pPr>
            <w:pStyle w:val="TOC2"/>
            <w:rPr>
              <w:ins w:id="686" w:author="Nguyen Thi Thuy Duong" w:date="2019-12-23T23:51:00Z"/>
              <w:rFonts w:asciiTheme="minorHAnsi" w:eastAsiaTheme="minorEastAsia" w:hAnsiTheme="minorHAnsi" w:cstheme="minorBidi"/>
              <w:noProof/>
              <w:sz w:val="20"/>
              <w:lang w:eastAsia="ja-JP" w:bidi="ar-SA"/>
              <w:rPrChange w:id="687" w:author="Nguyen Thi Thuy Duong" w:date="2019-12-23T23:51:00Z">
                <w:rPr>
                  <w:ins w:id="688" w:author="Nguyen Thi Thuy Duong" w:date="2019-12-23T23:51:00Z"/>
                  <w:rFonts w:asciiTheme="minorHAnsi" w:eastAsiaTheme="minorEastAsia" w:hAnsiTheme="minorHAnsi" w:cstheme="minorBidi"/>
                  <w:noProof/>
                  <w:sz w:val="22"/>
                  <w:szCs w:val="22"/>
                  <w:lang w:eastAsia="ja-JP" w:bidi="ar-SA"/>
                </w:rPr>
              </w:rPrChange>
            </w:rPr>
          </w:pPr>
          <w:ins w:id="689" w:author="Nguyen Thi Thuy Duong" w:date="2019-12-23T23:51:00Z">
            <w:r w:rsidRPr="00F864E5">
              <w:rPr>
                <w:rStyle w:val="Hyperlink"/>
                <w:noProof/>
                <w:sz w:val="20"/>
                <w:rPrChange w:id="690" w:author="Nguyen Thi Thuy Duong" w:date="2019-12-23T23:51:00Z">
                  <w:rPr>
                    <w:rStyle w:val="Hyperlink"/>
                    <w:noProof/>
                  </w:rPr>
                </w:rPrChange>
              </w:rPr>
              <w:fldChar w:fldCharType="begin"/>
            </w:r>
            <w:r w:rsidRPr="00F864E5">
              <w:rPr>
                <w:rStyle w:val="Hyperlink"/>
                <w:noProof/>
                <w:sz w:val="20"/>
                <w:rPrChange w:id="691" w:author="Nguyen Thi Thuy Duong" w:date="2019-12-23T23:51:00Z">
                  <w:rPr>
                    <w:rStyle w:val="Hyperlink"/>
                    <w:noProof/>
                  </w:rPr>
                </w:rPrChange>
              </w:rPr>
              <w:instrText xml:space="preserve"> </w:instrText>
            </w:r>
            <w:r w:rsidRPr="00F864E5">
              <w:rPr>
                <w:noProof/>
                <w:sz w:val="20"/>
                <w:rPrChange w:id="692" w:author="Nguyen Thi Thuy Duong" w:date="2019-12-23T23:51:00Z">
                  <w:rPr>
                    <w:noProof/>
                  </w:rPr>
                </w:rPrChange>
              </w:rPr>
              <w:instrText>HYPERLINK \l "_Toc28037570"</w:instrText>
            </w:r>
            <w:r w:rsidRPr="00F864E5">
              <w:rPr>
                <w:rStyle w:val="Hyperlink"/>
                <w:noProof/>
                <w:sz w:val="20"/>
                <w:rPrChange w:id="693" w:author="Nguyen Thi Thuy Duong" w:date="2019-12-23T23:51:00Z">
                  <w:rPr>
                    <w:rStyle w:val="Hyperlink"/>
                    <w:noProof/>
                  </w:rPr>
                </w:rPrChange>
              </w:rPr>
              <w:instrText xml:space="preserve"> </w:instrText>
            </w:r>
            <w:r w:rsidRPr="00F864E5">
              <w:rPr>
                <w:rStyle w:val="Hyperlink"/>
                <w:noProof/>
                <w:sz w:val="20"/>
                <w:rPrChange w:id="694" w:author="Nguyen Thi Thuy Duong" w:date="2019-12-23T23:51:00Z">
                  <w:rPr>
                    <w:rStyle w:val="Hyperlink"/>
                    <w:noProof/>
                  </w:rPr>
                </w:rPrChange>
              </w:rPr>
              <w:fldChar w:fldCharType="separate"/>
            </w:r>
            <w:r w:rsidRPr="00F864E5">
              <w:rPr>
                <w:rStyle w:val="Hyperlink"/>
                <w:rFonts w:cs="Tahoma"/>
                <w:noProof/>
                <w:sz w:val="20"/>
                <w:lang w:eastAsia="en-US"/>
                <w:rPrChange w:id="695" w:author="Nguyen Thi Thuy Duong" w:date="2019-12-23T23:51:00Z">
                  <w:rPr>
                    <w:rStyle w:val="Hyperlink"/>
                    <w:rFonts w:cs="Tahoma"/>
                    <w:noProof/>
                    <w:lang w:eastAsia="en-US"/>
                  </w:rPr>
                </w:rPrChange>
              </w:rPr>
              <w:t>8.3.</w:t>
            </w:r>
            <w:r w:rsidRPr="00F864E5">
              <w:rPr>
                <w:rFonts w:asciiTheme="minorHAnsi" w:eastAsiaTheme="minorEastAsia" w:hAnsiTheme="minorHAnsi" w:cstheme="minorBidi"/>
                <w:noProof/>
                <w:sz w:val="20"/>
                <w:lang w:eastAsia="ja-JP" w:bidi="ar-SA"/>
                <w:rPrChange w:id="696"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lang w:eastAsia="en-US"/>
                <w:rPrChange w:id="697" w:author="Nguyen Thi Thuy Duong" w:date="2019-12-23T23:51:00Z">
                  <w:rPr>
                    <w:rStyle w:val="Hyperlink"/>
                    <w:noProof/>
                    <w:lang w:eastAsia="en-US"/>
                  </w:rPr>
                </w:rPrChange>
              </w:rPr>
              <w:t>Cơ sở dữ liệu</w:t>
            </w:r>
            <w:r w:rsidRPr="00F864E5">
              <w:rPr>
                <w:noProof/>
                <w:webHidden/>
                <w:sz w:val="20"/>
                <w:rPrChange w:id="698" w:author="Nguyen Thi Thuy Duong" w:date="2019-12-23T23:51:00Z">
                  <w:rPr>
                    <w:noProof/>
                    <w:webHidden/>
                  </w:rPr>
                </w:rPrChange>
              </w:rPr>
              <w:tab/>
            </w:r>
            <w:r w:rsidRPr="00F864E5">
              <w:rPr>
                <w:noProof/>
                <w:webHidden/>
                <w:sz w:val="20"/>
                <w:rPrChange w:id="699" w:author="Nguyen Thi Thuy Duong" w:date="2019-12-23T23:51:00Z">
                  <w:rPr>
                    <w:noProof/>
                    <w:webHidden/>
                  </w:rPr>
                </w:rPrChange>
              </w:rPr>
              <w:fldChar w:fldCharType="begin"/>
            </w:r>
            <w:r w:rsidRPr="00F864E5">
              <w:rPr>
                <w:noProof/>
                <w:webHidden/>
                <w:sz w:val="20"/>
                <w:rPrChange w:id="700" w:author="Nguyen Thi Thuy Duong" w:date="2019-12-23T23:51:00Z">
                  <w:rPr>
                    <w:noProof/>
                    <w:webHidden/>
                  </w:rPr>
                </w:rPrChange>
              </w:rPr>
              <w:instrText xml:space="preserve"> PAGEREF _Toc28037570 \h </w:instrText>
            </w:r>
          </w:ins>
          <w:r w:rsidRPr="00F864E5">
            <w:rPr>
              <w:noProof/>
              <w:webHidden/>
              <w:sz w:val="20"/>
              <w:rPrChange w:id="701" w:author="Nguyen Thi Thuy Duong" w:date="2019-12-23T23:51:00Z">
                <w:rPr>
                  <w:noProof/>
                  <w:webHidden/>
                  <w:sz w:val="20"/>
                </w:rPr>
              </w:rPrChange>
            </w:rPr>
          </w:r>
          <w:r w:rsidRPr="00F864E5">
            <w:rPr>
              <w:noProof/>
              <w:webHidden/>
              <w:sz w:val="20"/>
              <w:rPrChange w:id="702" w:author="Nguyen Thi Thuy Duong" w:date="2019-12-23T23:51:00Z">
                <w:rPr>
                  <w:noProof/>
                  <w:webHidden/>
                </w:rPr>
              </w:rPrChange>
            </w:rPr>
            <w:fldChar w:fldCharType="separate"/>
          </w:r>
          <w:ins w:id="703" w:author="Nguyen Thi Thuy Duong" w:date="2019-12-23T23:51:00Z">
            <w:r w:rsidRPr="00F864E5">
              <w:rPr>
                <w:noProof/>
                <w:webHidden/>
                <w:sz w:val="20"/>
                <w:rPrChange w:id="704" w:author="Nguyen Thi Thuy Duong" w:date="2019-12-23T23:51:00Z">
                  <w:rPr>
                    <w:noProof/>
                    <w:webHidden/>
                  </w:rPr>
                </w:rPrChange>
              </w:rPr>
              <w:t>21</w:t>
            </w:r>
            <w:r w:rsidRPr="00F864E5">
              <w:rPr>
                <w:noProof/>
                <w:webHidden/>
                <w:sz w:val="20"/>
                <w:rPrChange w:id="705" w:author="Nguyen Thi Thuy Duong" w:date="2019-12-23T23:51:00Z">
                  <w:rPr>
                    <w:noProof/>
                    <w:webHidden/>
                  </w:rPr>
                </w:rPrChange>
              </w:rPr>
              <w:fldChar w:fldCharType="end"/>
            </w:r>
            <w:r w:rsidRPr="00F864E5">
              <w:rPr>
                <w:rStyle w:val="Hyperlink"/>
                <w:noProof/>
                <w:sz w:val="20"/>
                <w:rPrChange w:id="706" w:author="Nguyen Thi Thuy Duong" w:date="2019-12-23T23:51:00Z">
                  <w:rPr>
                    <w:rStyle w:val="Hyperlink"/>
                    <w:noProof/>
                  </w:rPr>
                </w:rPrChange>
              </w:rPr>
              <w:fldChar w:fldCharType="end"/>
            </w:r>
          </w:ins>
        </w:p>
        <w:p w14:paraId="6771D217" w14:textId="6805F5D1" w:rsidR="00F864E5" w:rsidRPr="00F864E5" w:rsidRDefault="00F864E5">
          <w:pPr>
            <w:pStyle w:val="TOC2"/>
            <w:rPr>
              <w:ins w:id="707" w:author="Nguyen Thi Thuy Duong" w:date="2019-12-23T23:51:00Z"/>
              <w:rFonts w:asciiTheme="minorHAnsi" w:eastAsiaTheme="minorEastAsia" w:hAnsiTheme="minorHAnsi" w:cstheme="minorBidi"/>
              <w:noProof/>
              <w:sz w:val="20"/>
              <w:lang w:eastAsia="ja-JP" w:bidi="ar-SA"/>
              <w:rPrChange w:id="708" w:author="Nguyen Thi Thuy Duong" w:date="2019-12-23T23:51:00Z">
                <w:rPr>
                  <w:ins w:id="709" w:author="Nguyen Thi Thuy Duong" w:date="2019-12-23T23:51:00Z"/>
                  <w:rFonts w:asciiTheme="minorHAnsi" w:eastAsiaTheme="minorEastAsia" w:hAnsiTheme="minorHAnsi" w:cstheme="minorBidi"/>
                  <w:noProof/>
                  <w:sz w:val="22"/>
                  <w:szCs w:val="22"/>
                  <w:lang w:eastAsia="ja-JP" w:bidi="ar-SA"/>
                </w:rPr>
              </w:rPrChange>
            </w:rPr>
          </w:pPr>
          <w:ins w:id="710" w:author="Nguyen Thi Thuy Duong" w:date="2019-12-23T23:51:00Z">
            <w:r w:rsidRPr="00F864E5">
              <w:rPr>
                <w:rStyle w:val="Hyperlink"/>
                <w:noProof/>
                <w:sz w:val="20"/>
                <w:rPrChange w:id="711" w:author="Nguyen Thi Thuy Duong" w:date="2019-12-23T23:51:00Z">
                  <w:rPr>
                    <w:rStyle w:val="Hyperlink"/>
                    <w:noProof/>
                  </w:rPr>
                </w:rPrChange>
              </w:rPr>
              <w:fldChar w:fldCharType="begin"/>
            </w:r>
            <w:r w:rsidRPr="00F864E5">
              <w:rPr>
                <w:rStyle w:val="Hyperlink"/>
                <w:noProof/>
                <w:sz w:val="20"/>
                <w:rPrChange w:id="712" w:author="Nguyen Thi Thuy Duong" w:date="2019-12-23T23:51:00Z">
                  <w:rPr>
                    <w:rStyle w:val="Hyperlink"/>
                    <w:noProof/>
                  </w:rPr>
                </w:rPrChange>
              </w:rPr>
              <w:instrText xml:space="preserve"> </w:instrText>
            </w:r>
            <w:r w:rsidRPr="00F864E5">
              <w:rPr>
                <w:noProof/>
                <w:sz w:val="20"/>
                <w:rPrChange w:id="713" w:author="Nguyen Thi Thuy Duong" w:date="2019-12-23T23:51:00Z">
                  <w:rPr>
                    <w:noProof/>
                  </w:rPr>
                </w:rPrChange>
              </w:rPr>
              <w:instrText>HYPERLINK \l "_Toc28037571"</w:instrText>
            </w:r>
            <w:r w:rsidRPr="00F864E5">
              <w:rPr>
                <w:rStyle w:val="Hyperlink"/>
                <w:noProof/>
                <w:sz w:val="20"/>
                <w:rPrChange w:id="714" w:author="Nguyen Thi Thuy Duong" w:date="2019-12-23T23:51:00Z">
                  <w:rPr>
                    <w:rStyle w:val="Hyperlink"/>
                    <w:noProof/>
                  </w:rPr>
                </w:rPrChange>
              </w:rPr>
              <w:instrText xml:space="preserve"> </w:instrText>
            </w:r>
            <w:r w:rsidRPr="00F864E5">
              <w:rPr>
                <w:rStyle w:val="Hyperlink"/>
                <w:noProof/>
                <w:sz w:val="20"/>
                <w:rPrChange w:id="715" w:author="Nguyen Thi Thuy Duong" w:date="2019-12-23T23:51:00Z">
                  <w:rPr>
                    <w:rStyle w:val="Hyperlink"/>
                    <w:noProof/>
                  </w:rPr>
                </w:rPrChange>
              </w:rPr>
              <w:fldChar w:fldCharType="separate"/>
            </w:r>
            <w:r w:rsidRPr="00F864E5">
              <w:rPr>
                <w:rStyle w:val="Hyperlink"/>
                <w:rFonts w:cs="Tahoma"/>
                <w:noProof/>
                <w:sz w:val="20"/>
                <w:lang w:eastAsia="en-US"/>
                <w:rPrChange w:id="716" w:author="Nguyen Thi Thuy Duong" w:date="2019-12-23T23:51:00Z">
                  <w:rPr>
                    <w:rStyle w:val="Hyperlink"/>
                    <w:rFonts w:cs="Tahoma"/>
                    <w:noProof/>
                    <w:lang w:eastAsia="en-US"/>
                  </w:rPr>
                </w:rPrChange>
              </w:rPr>
              <w:t>8.4.</w:t>
            </w:r>
            <w:r w:rsidRPr="00F864E5">
              <w:rPr>
                <w:rFonts w:asciiTheme="minorHAnsi" w:eastAsiaTheme="minorEastAsia" w:hAnsiTheme="minorHAnsi" w:cstheme="minorBidi"/>
                <w:noProof/>
                <w:sz w:val="20"/>
                <w:lang w:eastAsia="ja-JP" w:bidi="ar-SA"/>
                <w:rPrChange w:id="717"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lang w:eastAsia="en-US"/>
                <w:rPrChange w:id="718" w:author="Nguyen Thi Thuy Duong" w:date="2019-12-23T23:51:00Z">
                  <w:rPr>
                    <w:rStyle w:val="Hyperlink"/>
                    <w:noProof/>
                    <w:lang w:eastAsia="en-US"/>
                  </w:rPr>
                </w:rPrChange>
              </w:rPr>
              <w:t>Mạng</w:t>
            </w:r>
            <w:r w:rsidRPr="00F864E5">
              <w:rPr>
                <w:noProof/>
                <w:webHidden/>
                <w:sz w:val="20"/>
                <w:rPrChange w:id="719" w:author="Nguyen Thi Thuy Duong" w:date="2019-12-23T23:51:00Z">
                  <w:rPr>
                    <w:noProof/>
                    <w:webHidden/>
                  </w:rPr>
                </w:rPrChange>
              </w:rPr>
              <w:tab/>
            </w:r>
            <w:r w:rsidRPr="00F864E5">
              <w:rPr>
                <w:noProof/>
                <w:webHidden/>
                <w:sz w:val="20"/>
                <w:rPrChange w:id="720" w:author="Nguyen Thi Thuy Duong" w:date="2019-12-23T23:51:00Z">
                  <w:rPr>
                    <w:noProof/>
                    <w:webHidden/>
                  </w:rPr>
                </w:rPrChange>
              </w:rPr>
              <w:fldChar w:fldCharType="begin"/>
            </w:r>
            <w:r w:rsidRPr="00F864E5">
              <w:rPr>
                <w:noProof/>
                <w:webHidden/>
                <w:sz w:val="20"/>
                <w:rPrChange w:id="721" w:author="Nguyen Thi Thuy Duong" w:date="2019-12-23T23:51:00Z">
                  <w:rPr>
                    <w:noProof/>
                    <w:webHidden/>
                  </w:rPr>
                </w:rPrChange>
              </w:rPr>
              <w:instrText xml:space="preserve"> PAGEREF _Toc28037571 \h </w:instrText>
            </w:r>
          </w:ins>
          <w:r w:rsidRPr="00F864E5">
            <w:rPr>
              <w:noProof/>
              <w:webHidden/>
              <w:sz w:val="20"/>
              <w:rPrChange w:id="722" w:author="Nguyen Thi Thuy Duong" w:date="2019-12-23T23:51:00Z">
                <w:rPr>
                  <w:noProof/>
                  <w:webHidden/>
                  <w:sz w:val="20"/>
                </w:rPr>
              </w:rPrChange>
            </w:rPr>
          </w:r>
          <w:r w:rsidRPr="00F864E5">
            <w:rPr>
              <w:noProof/>
              <w:webHidden/>
              <w:sz w:val="20"/>
              <w:rPrChange w:id="723" w:author="Nguyen Thi Thuy Duong" w:date="2019-12-23T23:51:00Z">
                <w:rPr>
                  <w:noProof/>
                  <w:webHidden/>
                </w:rPr>
              </w:rPrChange>
            </w:rPr>
            <w:fldChar w:fldCharType="separate"/>
          </w:r>
          <w:ins w:id="724" w:author="Nguyen Thi Thuy Duong" w:date="2019-12-23T23:51:00Z">
            <w:r w:rsidRPr="00F864E5">
              <w:rPr>
                <w:noProof/>
                <w:webHidden/>
                <w:sz w:val="20"/>
                <w:rPrChange w:id="725" w:author="Nguyen Thi Thuy Duong" w:date="2019-12-23T23:51:00Z">
                  <w:rPr>
                    <w:noProof/>
                    <w:webHidden/>
                  </w:rPr>
                </w:rPrChange>
              </w:rPr>
              <w:t>21</w:t>
            </w:r>
            <w:r w:rsidRPr="00F864E5">
              <w:rPr>
                <w:noProof/>
                <w:webHidden/>
                <w:sz w:val="20"/>
                <w:rPrChange w:id="726" w:author="Nguyen Thi Thuy Duong" w:date="2019-12-23T23:51:00Z">
                  <w:rPr>
                    <w:noProof/>
                    <w:webHidden/>
                  </w:rPr>
                </w:rPrChange>
              </w:rPr>
              <w:fldChar w:fldCharType="end"/>
            </w:r>
            <w:r w:rsidRPr="00F864E5">
              <w:rPr>
                <w:rStyle w:val="Hyperlink"/>
                <w:noProof/>
                <w:sz w:val="20"/>
                <w:rPrChange w:id="727" w:author="Nguyen Thi Thuy Duong" w:date="2019-12-23T23:51:00Z">
                  <w:rPr>
                    <w:rStyle w:val="Hyperlink"/>
                    <w:noProof/>
                  </w:rPr>
                </w:rPrChange>
              </w:rPr>
              <w:fldChar w:fldCharType="end"/>
            </w:r>
          </w:ins>
        </w:p>
        <w:p w14:paraId="1495A722" w14:textId="3BF07827" w:rsidR="00F864E5" w:rsidRPr="00F864E5" w:rsidRDefault="00F864E5">
          <w:pPr>
            <w:pStyle w:val="TOC1"/>
            <w:rPr>
              <w:ins w:id="728" w:author="Nguyen Thi Thuy Duong" w:date="2019-12-23T23:51:00Z"/>
              <w:rFonts w:asciiTheme="minorHAnsi" w:eastAsiaTheme="minorEastAsia" w:hAnsiTheme="minorHAnsi" w:cstheme="minorBidi"/>
              <w:b w:val="0"/>
              <w:bCs w:val="0"/>
              <w:caps w:val="0"/>
              <w:noProof/>
              <w:sz w:val="20"/>
              <w:lang w:eastAsia="ja-JP" w:bidi="ar-SA"/>
              <w:rPrChange w:id="729" w:author="Nguyen Thi Thuy Duong" w:date="2019-12-23T23:51:00Z">
                <w:rPr>
                  <w:ins w:id="730" w:author="Nguyen Thi Thuy Duong" w:date="2019-12-23T23:51:00Z"/>
                  <w:rFonts w:asciiTheme="minorHAnsi" w:eastAsiaTheme="minorEastAsia" w:hAnsiTheme="minorHAnsi" w:cstheme="minorBidi"/>
                  <w:b w:val="0"/>
                  <w:bCs w:val="0"/>
                  <w:caps w:val="0"/>
                  <w:noProof/>
                  <w:sz w:val="22"/>
                  <w:szCs w:val="22"/>
                  <w:lang w:eastAsia="ja-JP" w:bidi="ar-SA"/>
                </w:rPr>
              </w:rPrChange>
            </w:rPr>
          </w:pPr>
          <w:ins w:id="731" w:author="Nguyen Thi Thuy Duong" w:date="2019-12-23T23:51:00Z">
            <w:r w:rsidRPr="00F864E5">
              <w:rPr>
                <w:rStyle w:val="Hyperlink"/>
                <w:noProof/>
                <w:sz w:val="20"/>
                <w:rPrChange w:id="732" w:author="Nguyen Thi Thuy Duong" w:date="2019-12-23T23:51:00Z">
                  <w:rPr>
                    <w:rStyle w:val="Hyperlink"/>
                    <w:noProof/>
                  </w:rPr>
                </w:rPrChange>
              </w:rPr>
              <w:fldChar w:fldCharType="begin"/>
            </w:r>
            <w:r w:rsidRPr="00F864E5">
              <w:rPr>
                <w:rStyle w:val="Hyperlink"/>
                <w:noProof/>
                <w:sz w:val="20"/>
                <w:rPrChange w:id="733" w:author="Nguyen Thi Thuy Duong" w:date="2019-12-23T23:51:00Z">
                  <w:rPr>
                    <w:rStyle w:val="Hyperlink"/>
                    <w:noProof/>
                  </w:rPr>
                </w:rPrChange>
              </w:rPr>
              <w:instrText xml:space="preserve"> </w:instrText>
            </w:r>
            <w:r w:rsidRPr="00F864E5">
              <w:rPr>
                <w:noProof/>
                <w:sz w:val="20"/>
                <w:rPrChange w:id="734" w:author="Nguyen Thi Thuy Duong" w:date="2019-12-23T23:51:00Z">
                  <w:rPr>
                    <w:noProof/>
                  </w:rPr>
                </w:rPrChange>
              </w:rPr>
              <w:instrText>HYPERLINK \l "_Toc28037572"</w:instrText>
            </w:r>
            <w:r w:rsidRPr="00F864E5">
              <w:rPr>
                <w:rStyle w:val="Hyperlink"/>
                <w:noProof/>
                <w:sz w:val="20"/>
                <w:rPrChange w:id="735" w:author="Nguyen Thi Thuy Duong" w:date="2019-12-23T23:51:00Z">
                  <w:rPr>
                    <w:rStyle w:val="Hyperlink"/>
                    <w:noProof/>
                  </w:rPr>
                </w:rPrChange>
              </w:rPr>
              <w:instrText xml:space="preserve"> </w:instrText>
            </w:r>
            <w:r w:rsidRPr="00F864E5">
              <w:rPr>
                <w:rStyle w:val="Hyperlink"/>
                <w:noProof/>
                <w:sz w:val="20"/>
                <w:rPrChange w:id="736" w:author="Nguyen Thi Thuy Duong" w:date="2019-12-23T23:51:00Z">
                  <w:rPr>
                    <w:rStyle w:val="Hyperlink"/>
                    <w:noProof/>
                  </w:rPr>
                </w:rPrChange>
              </w:rPr>
              <w:fldChar w:fldCharType="separate"/>
            </w:r>
            <w:r w:rsidRPr="00F864E5">
              <w:rPr>
                <w:rStyle w:val="Hyperlink"/>
                <w:noProof/>
                <w:sz w:val="20"/>
                <w:rPrChange w:id="737" w:author="Nguyen Thi Thuy Duong" w:date="2019-12-23T23:51:00Z">
                  <w:rPr>
                    <w:rStyle w:val="Hyperlink"/>
                    <w:noProof/>
                  </w:rPr>
                </w:rPrChange>
              </w:rPr>
              <w:t>9.</w:t>
            </w:r>
            <w:r w:rsidRPr="00F864E5">
              <w:rPr>
                <w:rFonts w:asciiTheme="minorHAnsi" w:eastAsiaTheme="minorEastAsia" w:hAnsiTheme="minorHAnsi" w:cstheme="minorBidi"/>
                <w:b w:val="0"/>
                <w:bCs w:val="0"/>
                <w:caps w:val="0"/>
                <w:noProof/>
                <w:sz w:val="20"/>
                <w:lang w:eastAsia="ja-JP" w:bidi="ar-SA"/>
                <w:rPrChange w:id="738"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739" w:author="Nguyen Thi Thuy Duong" w:date="2019-12-23T23:51:00Z">
                  <w:rPr>
                    <w:rStyle w:val="Hyperlink"/>
                    <w:noProof/>
                  </w:rPr>
                </w:rPrChange>
              </w:rPr>
              <w:t>Giám sát dự án</w:t>
            </w:r>
            <w:r w:rsidRPr="00F864E5">
              <w:rPr>
                <w:noProof/>
                <w:webHidden/>
                <w:sz w:val="20"/>
                <w:rPrChange w:id="740" w:author="Nguyen Thi Thuy Duong" w:date="2019-12-23T23:51:00Z">
                  <w:rPr>
                    <w:noProof/>
                    <w:webHidden/>
                  </w:rPr>
                </w:rPrChange>
              </w:rPr>
              <w:tab/>
            </w:r>
            <w:r w:rsidRPr="00F864E5">
              <w:rPr>
                <w:noProof/>
                <w:webHidden/>
                <w:sz w:val="20"/>
                <w:rPrChange w:id="741" w:author="Nguyen Thi Thuy Duong" w:date="2019-12-23T23:51:00Z">
                  <w:rPr>
                    <w:noProof/>
                    <w:webHidden/>
                  </w:rPr>
                </w:rPrChange>
              </w:rPr>
              <w:fldChar w:fldCharType="begin"/>
            </w:r>
            <w:r w:rsidRPr="00F864E5">
              <w:rPr>
                <w:noProof/>
                <w:webHidden/>
                <w:sz w:val="20"/>
                <w:rPrChange w:id="742" w:author="Nguyen Thi Thuy Duong" w:date="2019-12-23T23:51:00Z">
                  <w:rPr>
                    <w:noProof/>
                    <w:webHidden/>
                  </w:rPr>
                </w:rPrChange>
              </w:rPr>
              <w:instrText xml:space="preserve"> PAGEREF _Toc28037572 \h </w:instrText>
            </w:r>
          </w:ins>
          <w:r w:rsidRPr="00F864E5">
            <w:rPr>
              <w:noProof/>
              <w:webHidden/>
              <w:sz w:val="20"/>
              <w:rPrChange w:id="743" w:author="Nguyen Thi Thuy Duong" w:date="2019-12-23T23:51:00Z">
                <w:rPr>
                  <w:noProof/>
                  <w:webHidden/>
                  <w:sz w:val="20"/>
                </w:rPr>
              </w:rPrChange>
            </w:rPr>
          </w:r>
          <w:r w:rsidRPr="00F864E5">
            <w:rPr>
              <w:noProof/>
              <w:webHidden/>
              <w:sz w:val="20"/>
              <w:rPrChange w:id="744" w:author="Nguyen Thi Thuy Duong" w:date="2019-12-23T23:51:00Z">
                <w:rPr>
                  <w:noProof/>
                  <w:webHidden/>
                </w:rPr>
              </w:rPrChange>
            </w:rPr>
            <w:fldChar w:fldCharType="separate"/>
          </w:r>
          <w:ins w:id="745" w:author="Nguyen Thi Thuy Duong" w:date="2019-12-23T23:51:00Z">
            <w:r w:rsidRPr="00F864E5">
              <w:rPr>
                <w:noProof/>
                <w:webHidden/>
                <w:sz w:val="20"/>
                <w:rPrChange w:id="746" w:author="Nguyen Thi Thuy Duong" w:date="2019-12-23T23:51:00Z">
                  <w:rPr>
                    <w:noProof/>
                    <w:webHidden/>
                  </w:rPr>
                </w:rPrChange>
              </w:rPr>
              <w:t>22</w:t>
            </w:r>
            <w:r w:rsidRPr="00F864E5">
              <w:rPr>
                <w:noProof/>
                <w:webHidden/>
                <w:sz w:val="20"/>
                <w:rPrChange w:id="747" w:author="Nguyen Thi Thuy Duong" w:date="2019-12-23T23:51:00Z">
                  <w:rPr>
                    <w:noProof/>
                    <w:webHidden/>
                  </w:rPr>
                </w:rPrChange>
              </w:rPr>
              <w:fldChar w:fldCharType="end"/>
            </w:r>
            <w:r w:rsidRPr="00F864E5">
              <w:rPr>
                <w:rStyle w:val="Hyperlink"/>
                <w:noProof/>
                <w:sz w:val="20"/>
                <w:rPrChange w:id="748" w:author="Nguyen Thi Thuy Duong" w:date="2019-12-23T23:51:00Z">
                  <w:rPr>
                    <w:rStyle w:val="Hyperlink"/>
                    <w:noProof/>
                  </w:rPr>
                </w:rPrChange>
              </w:rPr>
              <w:fldChar w:fldCharType="end"/>
            </w:r>
          </w:ins>
        </w:p>
        <w:p w14:paraId="4C39709C" w14:textId="073AA481" w:rsidR="00F864E5" w:rsidRPr="00F864E5" w:rsidRDefault="00F864E5">
          <w:pPr>
            <w:pStyle w:val="TOC2"/>
            <w:rPr>
              <w:ins w:id="749" w:author="Nguyen Thi Thuy Duong" w:date="2019-12-23T23:51:00Z"/>
              <w:rFonts w:asciiTheme="minorHAnsi" w:eastAsiaTheme="minorEastAsia" w:hAnsiTheme="minorHAnsi" w:cstheme="minorBidi"/>
              <w:noProof/>
              <w:sz w:val="20"/>
              <w:lang w:eastAsia="ja-JP" w:bidi="ar-SA"/>
              <w:rPrChange w:id="750" w:author="Nguyen Thi Thuy Duong" w:date="2019-12-23T23:51:00Z">
                <w:rPr>
                  <w:ins w:id="751" w:author="Nguyen Thi Thuy Duong" w:date="2019-12-23T23:51:00Z"/>
                  <w:rFonts w:asciiTheme="minorHAnsi" w:eastAsiaTheme="minorEastAsia" w:hAnsiTheme="minorHAnsi" w:cstheme="minorBidi"/>
                  <w:noProof/>
                  <w:sz w:val="22"/>
                  <w:szCs w:val="22"/>
                  <w:lang w:eastAsia="ja-JP" w:bidi="ar-SA"/>
                </w:rPr>
              </w:rPrChange>
            </w:rPr>
          </w:pPr>
          <w:ins w:id="752" w:author="Nguyen Thi Thuy Duong" w:date="2019-12-23T23:51:00Z">
            <w:r w:rsidRPr="00F864E5">
              <w:rPr>
                <w:rStyle w:val="Hyperlink"/>
                <w:noProof/>
                <w:sz w:val="20"/>
                <w:rPrChange w:id="753" w:author="Nguyen Thi Thuy Duong" w:date="2019-12-23T23:51:00Z">
                  <w:rPr>
                    <w:rStyle w:val="Hyperlink"/>
                    <w:noProof/>
                  </w:rPr>
                </w:rPrChange>
              </w:rPr>
              <w:fldChar w:fldCharType="begin"/>
            </w:r>
            <w:r w:rsidRPr="00F864E5">
              <w:rPr>
                <w:rStyle w:val="Hyperlink"/>
                <w:noProof/>
                <w:sz w:val="20"/>
                <w:rPrChange w:id="754" w:author="Nguyen Thi Thuy Duong" w:date="2019-12-23T23:51:00Z">
                  <w:rPr>
                    <w:rStyle w:val="Hyperlink"/>
                    <w:noProof/>
                  </w:rPr>
                </w:rPrChange>
              </w:rPr>
              <w:instrText xml:space="preserve"> </w:instrText>
            </w:r>
            <w:r w:rsidRPr="00F864E5">
              <w:rPr>
                <w:noProof/>
                <w:sz w:val="20"/>
                <w:rPrChange w:id="755" w:author="Nguyen Thi Thuy Duong" w:date="2019-12-23T23:51:00Z">
                  <w:rPr>
                    <w:noProof/>
                  </w:rPr>
                </w:rPrChange>
              </w:rPr>
              <w:instrText>HYPERLINK \l "_Toc28037573"</w:instrText>
            </w:r>
            <w:r w:rsidRPr="00F864E5">
              <w:rPr>
                <w:rStyle w:val="Hyperlink"/>
                <w:noProof/>
                <w:sz w:val="20"/>
                <w:rPrChange w:id="756" w:author="Nguyen Thi Thuy Duong" w:date="2019-12-23T23:51:00Z">
                  <w:rPr>
                    <w:rStyle w:val="Hyperlink"/>
                    <w:noProof/>
                  </w:rPr>
                </w:rPrChange>
              </w:rPr>
              <w:instrText xml:space="preserve"> </w:instrText>
            </w:r>
            <w:r w:rsidRPr="00F864E5">
              <w:rPr>
                <w:rStyle w:val="Hyperlink"/>
                <w:noProof/>
                <w:sz w:val="20"/>
                <w:rPrChange w:id="757" w:author="Nguyen Thi Thuy Duong" w:date="2019-12-23T23:51:00Z">
                  <w:rPr>
                    <w:rStyle w:val="Hyperlink"/>
                    <w:noProof/>
                  </w:rPr>
                </w:rPrChange>
              </w:rPr>
              <w:fldChar w:fldCharType="separate"/>
            </w:r>
            <w:r w:rsidRPr="00F864E5">
              <w:rPr>
                <w:rStyle w:val="Hyperlink"/>
                <w:rFonts w:cs="Tahoma"/>
                <w:noProof/>
                <w:sz w:val="20"/>
                <w:rPrChange w:id="758" w:author="Nguyen Thi Thuy Duong" w:date="2019-12-23T23:51:00Z">
                  <w:rPr>
                    <w:rStyle w:val="Hyperlink"/>
                    <w:rFonts w:cs="Tahoma"/>
                    <w:noProof/>
                  </w:rPr>
                </w:rPrChange>
              </w:rPr>
              <w:t>9.1.</w:t>
            </w:r>
            <w:r w:rsidRPr="00F864E5">
              <w:rPr>
                <w:rFonts w:asciiTheme="minorHAnsi" w:eastAsiaTheme="minorEastAsia" w:hAnsiTheme="minorHAnsi" w:cstheme="minorBidi"/>
                <w:noProof/>
                <w:sz w:val="20"/>
                <w:lang w:eastAsia="ja-JP" w:bidi="ar-SA"/>
                <w:rPrChange w:id="759"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760" w:author="Nguyen Thi Thuy Duong" w:date="2019-12-23T23:51:00Z">
                  <w:rPr>
                    <w:rStyle w:val="Hyperlink"/>
                    <w:noProof/>
                  </w:rPr>
                </w:rPrChange>
              </w:rPr>
              <w:t>Trả lời câu hỏi</w:t>
            </w:r>
            <w:r w:rsidRPr="00F864E5">
              <w:rPr>
                <w:noProof/>
                <w:webHidden/>
                <w:sz w:val="20"/>
                <w:rPrChange w:id="761" w:author="Nguyen Thi Thuy Duong" w:date="2019-12-23T23:51:00Z">
                  <w:rPr>
                    <w:noProof/>
                    <w:webHidden/>
                  </w:rPr>
                </w:rPrChange>
              </w:rPr>
              <w:tab/>
            </w:r>
            <w:r w:rsidRPr="00F864E5">
              <w:rPr>
                <w:noProof/>
                <w:webHidden/>
                <w:sz w:val="20"/>
                <w:rPrChange w:id="762" w:author="Nguyen Thi Thuy Duong" w:date="2019-12-23T23:51:00Z">
                  <w:rPr>
                    <w:noProof/>
                    <w:webHidden/>
                  </w:rPr>
                </w:rPrChange>
              </w:rPr>
              <w:fldChar w:fldCharType="begin"/>
            </w:r>
            <w:r w:rsidRPr="00F864E5">
              <w:rPr>
                <w:noProof/>
                <w:webHidden/>
                <w:sz w:val="20"/>
                <w:rPrChange w:id="763" w:author="Nguyen Thi Thuy Duong" w:date="2019-12-23T23:51:00Z">
                  <w:rPr>
                    <w:noProof/>
                    <w:webHidden/>
                  </w:rPr>
                </w:rPrChange>
              </w:rPr>
              <w:instrText xml:space="preserve"> PAGEREF _Toc28037573 \h </w:instrText>
            </w:r>
          </w:ins>
          <w:r w:rsidRPr="00F864E5">
            <w:rPr>
              <w:noProof/>
              <w:webHidden/>
              <w:sz w:val="20"/>
              <w:rPrChange w:id="764" w:author="Nguyen Thi Thuy Duong" w:date="2019-12-23T23:51:00Z">
                <w:rPr>
                  <w:noProof/>
                  <w:webHidden/>
                  <w:sz w:val="20"/>
                </w:rPr>
              </w:rPrChange>
            </w:rPr>
          </w:r>
          <w:r w:rsidRPr="00F864E5">
            <w:rPr>
              <w:noProof/>
              <w:webHidden/>
              <w:sz w:val="20"/>
              <w:rPrChange w:id="765" w:author="Nguyen Thi Thuy Duong" w:date="2019-12-23T23:51:00Z">
                <w:rPr>
                  <w:noProof/>
                  <w:webHidden/>
                </w:rPr>
              </w:rPrChange>
            </w:rPr>
            <w:fldChar w:fldCharType="separate"/>
          </w:r>
          <w:ins w:id="766" w:author="Nguyen Thi Thuy Duong" w:date="2019-12-23T23:51:00Z">
            <w:r w:rsidRPr="00F864E5">
              <w:rPr>
                <w:noProof/>
                <w:webHidden/>
                <w:sz w:val="20"/>
                <w:rPrChange w:id="767" w:author="Nguyen Thi Thuy Duong" w:date="2019-12-23T23:51:00Z">
                  <w:rPr>
                    <w:noProof/>
                    <w:webHidden/>
                  </w:rPr>
                </w:rPrChange>
              </w:rPr>
              <w:t>22</w:t>
            </w:r>
            <w:r w:rsidRPr="00F864E5">
              <w:rPr>
                <w:noProof/>
                <w:webHidden/>
                <w:sz w:val="20"/>
                <w:rPrChange w:id="768" w:author="Nguyen Thi Thuy Duong" w:date="2019-12-23T23:51:00Z">
                  <w:rPr>
                    <w:noProof/>
                    <w:webHidden/>
                  </w:rPr>
                </w:rPrChange>
              </w:rPr>
              <w:fldChar w:fldCharType="end"/>
            </w:r>
            <w:r w:rsidRPr="00F864E5">
              <w:rPr>
                <w:rStyle w:val="Hyperlink"/>
                <w:noProof/>
                <w:sz w:val="20"/>
                <w:rPrChange w:id="769" w:author="Nguyen Thi Thuy Duong" w:date="2019-12-23T23:51:00Z">
                  <w:rPr>
                    <w:rStyle w:val="Hyperlink"/>
                    <w:noProof/>
                  </w:rPr>
                </w:rPrChange>
              </w:rPr>
              <w:fldChar w:fldCharType="end"/>
            </w:r>
          </w:ins>
        </w:p>
        <w:p w14:paraId="52A1DF6C" w14:textId="513C286A" w:rsidR="00F864E5" w:rsidRPr="00F864E5" w:rsidRDefault="00F864E5">
          <w:pPr>
            <w:pStyle w:val="TOC1"/>
            <w:rPr>
              <w:ins w:id="770" w:author="Nguyen Thi Thuy Duong" w:date="2019-12-23T23:51:00Z"/>
              <w:rFonts w:asciiTheme="minorHAnsi" w:eastAsiaTheme="minorEastAsia" w:hAnsiTheme="minorHAnsi" w:cstheme="minorBidi"/>
              <w:b w:val="0"/>
              <w:bCs w:val="0"/>
              <w:caps w:val="0"/>
              <w:noProof/>
              <w:sz w:val="20"/>
              <w:lang w:eastAsia="ja-JP" w:bidi="ar-SA"/>
              <w:rPrChange w:id="771" w:author="Nguyen Thi Thuy Duong" w:date="2019-12-23T23:51:00Z">
                <w:rPr>
                  <w:ins w:id="772" w:author="Nguyen Thi Thuy Duong" w:date="2019-12-23T23:51:00Z"/>
                  <w:rFonts w:asciiTheme="minorHAnsi" w:eastAsiaTheme="minorEastAsia" w:hAnsiTheme="minorHAnsi" w:cstheme="minorBidi"/>
                  <w:b w:val="0"/>
                  <w:bCs w:val="0"/>
                  <w:caps w:val="0"/>
                  <w:noProof/>
                  <w:sz w:val="22"/>
                  <w:szCs w:val="22"/>
                  <w:lang w:eastAsia="ja-JP" w:bidi="ar-SA"/>
                </w:rPr>
              </w:rPrChange>
            </w:rPr>
          </w:pPr>
          <w:ins w:id="773" w:author="Nguyen Thi Thuy Duong" w:date="2019-12-23T23:51:00Z">
            <w:r w:rsidRPr="00F864E5">
              <w:rPr>
                <w:rStyle w:val="Hyperlink"/>
                <w:noProof/>
                <w:sz w:val="20"/>
                <w:rPrChange w:id="774" w:author="Nguyen Thi Thuy Duong" w:date="2019-12-23T23:51:00Z">
                  <w:rPr>
                    <w:rStyle w:val="Hyperlink"/>
                    <w:noProof/>
                  </w:rPr>
                </w:rPrChange>
              </w:rPr>
              <w:fldChar w:fldCharType="begin"/>
            </w:r>
            <w:r w:rsidRPr="00F864E5">
              <w:rPr>
                <w:rStyle w:val="Hyperlink"/>
                <w:noProof/>
                <w:sz w:val="20"/>
                <w:rPrChange w:id="775" w:author="Nguyen Thi Thuy Duong" w:date="2019-12-23T23:51:00Z">
                  <w:rPr>
                    <w:rStyle w:val="Hyperlink"/>
                    <w:noProof/>
                  </w:rPr>
                </w:rPrChange>
              </w:rPr>
              <w:instrText xml:space="preserve"> </w:instrText>
            </w:r>
            <w:r w:rsidRPr="00F864E5">
              <w:rPr>
                <w:noProof/>
                <w:sz w:val="20"/>
                <w:rPrChange w:id="776" w:author="Nguyen Thi Thuy Duong" w:date="2019-12-23T23:51:00Z">
                  <w:rPr>
                    <w:noProof/>
                  </w:rPr>
                </w:rPrChange>
              </w:rPr>
              <w:instrText>HYPERLINK \l "_Toc28037574"</w:instrText>
            </w:r>
            <w:r w:rsidRPr="00F864E5">
              <w:rPr>
                <w:rStyle w:val="Hyperlink"/>
                <w:noProof/>
                <w:sz w:val="20"/>
                <w:rPrChange w:id="777" w:author="Nguyen Thi Thuy Duong" w:date="2019-12-23T23:51:00Z">
                  <w:rPr>
                    <w:rStyle w:val="Hyperlink"/>
                    <w:noProof/>
                  </w:rPr>
                </w:rPrChange>
              </w:rPr>
              <w:instrText xml:space="preserve"> </w:instrText>
            </w:r>
            <w:r w:rsidRPr="00F864E5">
              <w:rPr>
                <w:rStyle w:val="Hyperlink"/>
                <w:noProof/>
                <w:sz w:val="20"/>
                <w:rPrChange w:id="778" w:author="Nguyen Thi Thuy Duong" w:date="2019-12-23T23:51:00Z">
                  <w:rPr>
                    <w:rStyle w:val="Hyperlink"/>
                    <w:noProof/>
                  </w:rPr>
                </w:rPrChange>
              </w:rPr>
              <w:fldChar w:fldCharType="separate"/>
            </w:r>
            <w:r w:rsidRPr="00F864E5">
              <w:rPr>
                <w:rStyle w:val="Hyperlink"/>
                <w:noProof/>
                <w:sz w:val="20"/>
                <w:rPrChange w:id="779" w:author="Nguyen Thi Thuy Duong" w:date="2019-12-23T23:51:00Z">
                  <w:rPr>
                    <w:rStyle w:val="Hyperlink"/>
                    <w:noProof/>
                  </w:rPr>
                </w:rPrChange>
              </w:rPr>
              <w:t>10.</w:t>
            </w:r>
            <w:r w:rsidRPr="00F864E5">
              <w:rPr>
                <w:rFonts w:asciiTheme="minorHAnsi" w:eastAsiaTheme="minorEastAsia" w:hAnsiTheme="minorHAnsi" w:cstheme="minorBidi"/>
                <w:b w:val="0"/>
                <w:bCs w:val="0"/>
                <w:caps w:val="0"/>
                <w:noProof/>
                <w:sz w:val="20"/>
                <w:lang w:eastAsia="ja-JP" w:bidi="ar-SA"/>
                <w:rPrChange w:id="780"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rPrChange w:id="781" w:author="Nguyen Thi Thuy Duong" w:date="2019-12-23T23:51:00Z">
                  <w:rPr>
                    <w:rStyle w:val="Hyperlink"/>
                    <w:noProof/>
                  </w:rPr>
                </w:rPrChange>
              </w:rPr>
              <w:t>Đóng dự án</w:t>
            </w:r>
            <w:r w:rsidRPr="00F864E5">
              <w:rPr>
                <w:noProof/>
                <w:webHidden/>
                <w:sz w:val="20"/>
                <w:rPrChange w:id="782" w:author="Nguyen Thi Thuy Duong" w:date="2019-12-23T23:51:00Z">
                  <w:rPr>
                    <w:noProof/>
                    <w:webHidden/>
                  </w:rPr>
                </w:rPrChange>
              </w:rPr>
              <w:tab/>
            </w:r>
            <w:r w:rsidRPr="00F864E5">
              <w:rPr>
                <w:noProof/>
                <w:webHidden/>
                <w:sz w:val="20"/>
                <w:rPrChange w:id="783" w:author="Nguyen Thi Thuy Duong" w:date="2019-12-23T23:51:00Z">
                  <w:rPr>
                    <w:noProof/>
                    <w:webHidden/>
                  </w:rPr>
                </w:rPrChange>
              </w:rPr>
              <w:fldChar w:fldCharType="begin"/>
            </w:r>
            <w:r w:rsidRPr="00F864E5">
              <w:rPr>
                <w:noProof/>
                <w:webHidden/>
                <w:sz w:val="20"/>
                <w:rPrChange w:id="784" w:author="Nguyen Thi Thuy Duong" w:date="2019-12-23T23:51:00Z">
                  <w:rPr>
                    <w:noProof/>
                    <w:webHidden/>
                  </w:rPr>
                </w:rPrChange>
              </w:rPr>
              <w:instrText xml:space="preserve"> PAGEREF _Toc28037574 \h </w:instrText>
            </w:r>
          </w:ins>
          <w:r w:rsidRPr="00F864E5">
            <w:rPr>
              <w:noProof/>
              <w:webHidden/>
              <w:sz w:val="20"/>
              <w:rPrChange w:id="785" w:author="Nguyen Thi Thuy Duong" w:date="2019-12-23T23:51:00Z">
                <w:rPr>
                  <w:noProof/>
                  <w:webHidden/>
                  <w:sz w:val="20"/>
                </w:rPr>
              </w:rPrChange>
            </w:rPr>
          </w:r>
          <w:r w:rsidRPr="00F864E5">
            <w:rPr>
              <w:noProof/>
              <w:webHidden/>
              <w:sz w:val="20"/>
              <w:rPrChange w:id="786" w:author="Nguyen Thi Thuy Duong" w:date="2019-12-23T23:51:00Z">
                <w:rPr>
                  <w:noProof/>
                  <w:webHidden/>
                </w:rPr>
              </w:rPrChange>
            </w:rPr>
            <w:fldChar w:fldCharType="separate"/>
          </w:r>
          <w:ins w:id="787" w:author="Nguyen Thi Thuy Duong" w:date="2019-12-23T23:51:00Z">
            <w:r w:rsidRPr="00F864E5">
              <w:rPr>
                <w:noProof/>
                <w:webHidden/>
                <w:sz w:val="20"/>
                <w:rPrChange w:id="788" w:author="Nguyen Thi Thuy Duong" w:date="2019-12-23T23:51:00Z">
                  <w:rPr>
                    <w:noProof/>
                    <w:webHidden/>
                  </w:rPr>
                </w:rPrChange>
              </w:rPr>
              <w:t>22</w:t>
            </w:r>
            <w:r w:rsidRPr="00F864E5">
              <w:rPr>
                <w:noProof/>
                <w:webHidden/>
                <w:sz w:val="20"/>
                <w:rPrChange w:id="789" w:author="Nguyen Thi Thuy Duong" w:date="2019-12-23T23:51:00Z">
                  <w:rPr>
                    <w:noProof/>
                    <w:webHidden/>
                  </w:rPr>
                </w:rPrChange>
              </w:rPr>
              <w:fldChar w:fldCharType="end"/>
            </w:r>
            <w:r w:rsidRPr="00F864E5">
              <w:rPr>
                <w:rStyle w:val="Hyperlink"/>
                <w:noProof/>
                <w:sz w:val="20"/>
                <w:rPrChange w:id="790" w:author="Nguyen Thi Thuy Duong" w:date="2019-12-23T23:51:00Z">
                  <w:rPr>
                    <w:rStyle w:val="Hyperlink"/>
                    <w:noProof/>
                  </w:rPr>
                </w:rPrChange>
              </w:rPr>
              <w:fldChar w:fldCharType="end"/>
            </w:r>
          </w:ins>
        </w:p>
        <w:p w14:paraId="27050867" w14:textId="3D2C2B6B" w:rsidR="00F864E5" w:rsidRPr="00F864E5" w:rsidRDefault="00F864E5">
          <w:pPr>
            <w:pStyle w:val="TOC2"/>
            <w:rPr>
              <w:ins w:id="791" w:author="Nguyen Thi Thuy Duong" w:date="2019-12-23T23:51:00Z"/>
              <w:rFonts w:asciiTheme="minorHAnsi" w:eastAsiaTheme="minorEastAsia" w:hAnsiTheme="minorHAnsi" w:cstheme="minorBidi"/>
              <w:noProof/>
              <w:sz w:val="20"/>
              <w:lang w:eastAsia="ja-JP" w:bidi="ar-SA"/>
              <w:rPrChange w:id="792" w:author="Nguyen Thi Thuy Duong" w:date="2019-12-23T23:51:00Z">
                <w:rPr>
                  <w:ins w:id="793" w:author="Nguyen Thi Thuy Duong" w:date="2019-12-23T23:51:00Z"/>
                  <w:rFonts w:asciiTheme="minorHAnsi" w:eastAsiaTheme="minorEastAsia" w:hAnsiTheme="minorHAnsi" w:cstheme="minorBidi"/>
                  <w:noProof/>
                  <w:sz w:val="22"/>
                  <w:szCs w:val="22"/>
                  <w:lang w:eastAsia="ja-JP" w:bidi="ar-SA"/>
                </w:rPr>
              </w:rPrChange>
            </w:rPr>
          </w:pPr>
          <w:ins w:id="794" w:author="Nguyen Thi Thuy Duong" w:date="2019-12-23T23:51:00Z">
            <w:r w:rsidRPr="00F864E5">
              <w:rPr>
                <w:rStyle w:val="Hyperlink"/>
                <w:noProof/>
                <w:sz w:val="20"/>
                <w:rPrChange w:id="795" w:author="Nguyen Thi Thuy Duong" w:date="2019-12-23T23:51:00Z">
                  <w:rPr>
                    <w:rStyle w:val="Hyperlink"/>
                    <w:noProof/>
                  </w:rPr>
                </w:rPrChange>
              </w:rPr>
              <w:fldChar w:fldCharType="begin"/>
            </w:r>
            <w:r w:rsidRPr="00F864E5">
              <w:rPr>
                <w:rStyle w:val="Hyperlink"/>
                <w:noProof/>
                <w:sz w:val="20"/>
                <w:rPrChange w:id="796" w:author="Nguyen Thi Thuy Duong" w:date="2019-12-23T23:51:00Z">
                  <w:rPr>
                    <w:rStyle w:val="Hyperlink"/>
                    <w:noProof/>
                  </w:rPr>
                </w:rPrChange>
              </w:rPr>
              <w:instrText xml:space="preserve"> </w:instrText>
            </w:r>
            <w:r w:rsidRPr="00F864E5">
              <w:rPr>
                <w:noProof/>
                <w:sz w:val="20"/>
                <w:rPrChange w:id="797" w:author="Nguyen Thi Thuy Duong" w:date="2019-12-23T23:51:00Z">
                  <w:rPr>
                    <w:noProof/>
                  </w:rPr>
                </w:rPrChange>
              </w:rPr>
              <w:instrText>HYPERLINK \l "_Toc28037575"</w:instrText>
            </w:r>
            <w:r w:rsidRPr="00F864E5">
              <w:rPr>
                <w:rStyle w:val="Hyperlink"/>
                <w:noProof/>
                <w:sz w:val="20"/>
                <w:rPrChange w:id="798" w:author="Nguyen Thi Thuy Duong" w:date="2019-12-23T23:51:00Z">
                  <w:rPr>
                    <w:rStyle w:val="Hyperlink"/>
                    <w:noProof/>
                  </w:rPr>
                </w:rPrChange>
              </w:rPr>
              <w:instrText xml:space="preserve"> </w:instrText>
            </w:r>
            <w:r w:rsidRPr="00F864E5">
              <w:rPr>
                <w:rStyle w:val="Hyperlink"/>
                <w:noProof/>
                <w:sz w:val="20"/>
                <w:rPrChange w:id="799" w:author="Nguyen Thi Thuy Duong" w:date="2019-12-23T23:51:00Z">
                  <w:rPr>
                    <w:rStyle w:val="Hyperlink"/>
                    <w:noProof/>
                  </w:rPr>
                </w:rPrChange>
              </w:rPr>
              <w:fldChar w:fldCharType="separate"/>
            </w:r>
            <w:r w:rsidRPr="00F864E5">
              <w:rPr>
                <w:rStyle w:val="Hyperlink"/>
                <w:rFonts w:cs="Tahoma"/>
                <w:noProof/>
                <w:sz w:val="20"/>
                <w:rPrChange w:id="800" w:author="Nguyen Thi Thuy Duong" w:date="2019-12-23T23:51:00Z">
                  <w:rPr>
                    <w:rStyle w:val="Hyperlink"/>
                    <w:rFonts w:cs="Tahoma"/>
                    <w:noProof/>
                  </w:rPr>
                </w:rPrChange>
              </w:rPr>
              <w:t>10.1.</w:t>
            </w:r>
            <w:r w:rsidRPr="00F864E5">
              <w:rPr>
                <w:rFonts w:asciiTheme="minorHAnsi" w:eastAsiaTheme="minorEastAsia" w:hAnsiTheme="minorHAnsi" w:cstheme="minorBidi"/>
                <w:noProof/>
                <w:sz w:val="20"/>
                <w:lang w:eastAsia="ja-JP" w:bidi="ar-SA"/>
                <w:rPrChange w:id="801"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802" w:author="Nguyen Thi Thuy Duong" w:date="2019-12-23T23:51:00Z">
                  <w:rPr>
                    <w:rStyle w:val="Hyperlink"/>
                    <w:noProof/>
                  </w:rPr>
                </w:rPrChange>
              </w:rPr>
              <w:t>Quản lý mã nguồn</w:t>
            </w:r>
            <w:r w:rsidRPr="00F864E5">
              <w:rPr>
                <w:noProof/>
                <w:webHidden/>
                <w:sz w:val="20"/>
                <w:rPrChange w:id="803" w:author="Nguyen Thi Thuy Duong" w:date="2019-12-23T23:51:00Z">
                  <w:rPr>
                    <w:noProof/>
                    <w:webHidden/>
                  </w:rPr>
                </w:rPrChange>
              </w:rPr>
              <w:tab/>
            </w:r>
            <w:r w:rsidRPr="00F864E5">
              <w:rPr>
                <w:noProof/>
                <w:webHidden/>
                <w:sz w:val="20"/>
                <w:rPrChange w:id="804" w:author="Nguyen Thi Thuy Duong" w:date="2019-12-23T23:51:00Z">
                  <w:rPr>
                    <w:noProof/>
                    <w:webHidden/>
                  </w:rPr>
                </w:rPrChange>
              </w:rPr>
              <w:fldChar w:fldCharType="begin"/>
            </w:r>
            <w:r w:rsidRPr="00F864E5">
              <w:rPr>
                <w:noProof/>
                <w:webHidden/>
                <w:sz w:val="20"/>
                <w:rPrChange w:id="805" w:author="Nguyen Thi Thuy Duong" w:date="2019-12-23T23:51:00Z">
                  <w:rPr>
                    <w:noProof/>
                    <w:webHidden/>
                  </w:rPr>
                </w:rPrChange>
              </w:rPr>
              <w:instrText xml:space="preserve"> PAGEREF _Toc28037575 \h </w:instrText>
            </w:r>
          </w:ins>
          <w:r w:rsidRPr="00F864E5">
            <w:rPr>
              <w:noProof/>
              <w:webHidden/>
              <w:sz w:val="20"/>
              <w:rPrChange w:id="806" w:author="Nguyen Thi Thuy Duong" w:date="2019-12-23T23:51:00Z">
                <w:rPr>
                  <w:noProof/>
                  <w:webHidden/>
                  <w:sz w:val="20"/>
                </w:rPr>
              </w:rPrChange>
            </w:rPr>
          </w:r>
          <w:r w:rsidRPr="00F864E5">
            <w:rPr>
              <w:noProof/>
              <w:webHidden/>
              <w:sz w:val="20"/>
              <w:rPrChange w:id="807" w:author="Nguyen Thi Thuy Duong" w:date="2019-12-23T23:51:00Z">
                <w:rPr>
                  <w:noProof/>
                  <w:webHidden/>
                </w:rPr>
              </w:rPrChange>
            </w:rPr>
            <w:fldChar w:fldCharType="separate"/>
          </w:r>
          <w:ins w:id="808" w:author="Nguyen Thi Thuy Duong" w:date="2019-12-23T23:51:00Z">
            <w:r w:rsidRPr="00F864E5">
              <w:rPr>
                <w:noProof/>
                <w:webHidden/>
                <w:sz w:val="20"/>
                <w:rPrChange w:id="809" w:author="Nguyen Thi Thuy Duong" w:date="2019-12-23T23:51:00Z">
                  <w:rPr>
                    <w:noProof/>
                    <w:webHidden/>
                  </w:rPr>
                </w:rPrChange>
              </w:rPr>
              <w:t>22</w:t>
            </w:r>
            <w:r w:rsidRPr="00F864E5">
              <w:rPr>
                <w:noProof/>
                <w:webHidden/>
                <w:sz w:val="20"/>
                <w:rPrChange w:id="810" w:author="Nguyen Thi Thuy Duong" w:date="2019-12-23T23:51:00Z">
                  <w:rPr>
                    <w:noProof/>
                    <w:webHidden/>
                  </w:rPr>
                </w:rPrChange>
              </w:rPr>
              <w:fldChar w:fldCharType="end"/>
            </w:r>
            <w:r w:rsidRPr="00F864E5">
              <w:rPr>
                <w:rStyle w:val="Hyperlink"/>
                <w:noProof/>
                <w:sz w:val="20"/>
                <w:rPrChange w:id="811" w:author="Nguyen Thi Thuy Duong" w:date="2019-12-23T23:51:00Z">
                  <w:rPr>
                    <w:rStyle w:val="Hyperlink"/>
                    <w:noProof/>
                  </w:rPr>
                </w:rPrChange>
              </w:rPr>
              <w:fldChar w:fldCharType="end"/>
            </w:r>
          </w:ins>
        </w:p>
        <w:p w14:paraId="07202CEA" w14:textId="5CA7353B" w:rsidR="00F864E5" w:rsidRPr="00F864E5" w:rsidRDefault="00F864E5">
          <w:pPr>
            <w:pStyle w:val="TOC2"/>
            <w:rPr>
              <w:ins w:id="812" w:author="Nguyen Thi Thuy Duong" w:date="2019-12-23T23:51:00Z"/>
              <w:rFonts w:asciiTheme="minorHAnsi" w:eastAsiaTheme="minorEastAsia" w:hAnsiTheme="minorHAnsi" w:cstheme="minorBidi"/>
              <w:noProof/>
              <w:sz w:val="20"/>
              <w:lang w:eastAsia="ja-JP" w:bidi="ar-SA"/>
              <w:rPrChange w:id="813" w:author="Nguyen Thi Thuy Duong" w:date="2019-12-23T23:51:00Z">
                <w:rPr>
                  <w:ins w:id="814" w:author="Nguyen Thi Thuy Duong" w:date="2019-12-23T23:51:00Z"/>
                  <w:rFonts w:asciiTheme="minorHAnsi" w:eastAsiaTheme="minorEastAsia" w:hAnsiTheme="minorHAnsi" w:cstheme="minorBidi"/>
                  <w:noProof/>
                  <w:sz w:val="22"/>
                  <w:szCs w:val="22"/>
                  <w:lang w:eastAsia="ja-JP" w:bidi="ar-SA"/>
                </w:rPr>
              </w:rPrChange>
            </w:rPr>
          </w:pPr>
          <w:ins w:id="815" w:author="Nguyen Thi Thuy Duong" w:date="2019-12-23T23:51:00Z">
            <w:r w:rsidRPr="00F864E5">
              <w:rPr>
                <w:rStyle w:val="Hyperlink"/>
                <w:noProof/>
                <w:sz w:val="20"/>
                <w:rPrChange w:id="816" w:author="Nguyen Thi Thuy Duong" w:date="2019-12-23T23:51:00Z">
                  <w:rPr>
                    <w:rStyle w:val="Hyperlink"/>
                    <w:noProof/>
                  </w:rPr>
                </w:rPrChange>
              </w:rPr>
              <w:fldChar w:fldCharType="begin"/>
            </w:r>
            <w:r w:rsidRPr="00F864E5">
              <w:rPr>
                <w:rStyle w:val="Hyperlink"/>
                <w:noProof/>
                <w:sz w:val="20"/>
                <w:rPrChange w:id="817" w:author="Nguyen Thi Thuy Duong" w:date="2019-12-23T23:51:00Z">
                  <w:rPr>
                    <w:rStyle w:val="Hyperlink"/>
                    <w:noProof/>
                  </w:rPr>
                </w:rPrChange>
              </w:rPr>
              <w:instrText xml:space="preserve"> </w:instrText>
            </w:r>
            <w:r w:rsidRPr="00F864E5">
              <w:rPr>
                <w:noProof/>
                <w:sz w:val="20"/>
                <w:rPrChange w:id="818" w:author="Nguyen Thi Thuy Duong" w:date="2019-12-23T23:51:00Z">
                  <w:rPr>
                    <w:noProof/>
                  </w:rPr>
                </w:rPrChange>
              </w:rPr>
              <w:instrText>HYPERLINK \l "_Toc28037577"</w:instrText>
            </w:r>
            <w:r w:rsidRPr="00F864E5">
              <w:rPr>
                <w:rStyle w:val="Hyperlink"/>
                <w:noProof/>
                <w:sz w:val="20"/>
                <w:rPrChange w:id="819" w:author="Nguyen Thi Thuy Duong" w:date="2019-12-23T23:51:00Z">
                  <w:rPr>
                    <w:rStyle w:val="Hyperlink"/>
                    <w:noProof/>
                  </w:rPr>
                </w:rPrChange>
              </w:rPr>
              <w:instrText xml:space="preserve"> </w:instrText>
            </w:r>
            <w:r w:rsidRPr="00F864E5">
              <w:rPr>
                <w:rStyle w:val="Hyperlink"/>
                <w:noProof/>
                <w:sz w:val="20"/>
                <w:rPrChange w:id="820" w:author="Nguyen Thi Thuy Duong" w:date="2019-12-23T23:51:00Z">
                  <w:rPr>
                    <w:rStyle w:val="Hyperlink"/>
                    <w:noProof/>
                  </w:rPr>
                </w:rPrChange>
              </w:rPr>
              <w:fldChar w:fldCharType="separate"/>
            </w:r>
            <w:r w:rsidRPr="00F864E5">
              <w:rPr>
                <w:rStyle w:val="Hyperlink"/>
                <w:rFonts w:cs="Tahoma"/>
                <w:noProof/>
                <w:sz w:val="20"/>
                <w:rPrChange w:id="821" w:author="Nguyen Thi Thuy Duong" w:date="2019-12-23T23:51:00Z">
                  <w:rPr>
                    <w:rStyle w:val="Hyperlink"/>
                    <w:rFonts w:cs="Tahoma"/>
                    <w:noProof/>
                  </w:rPr>
                </w:rPrChange>
              </w:rPr>
              <w:t>10.2.</w:t>
            </w:r>
            <w:r w:rsidRPr="00F864E5">
              <w:rPr>
                <w:rFonts w:asciiTheme="minorHAnsi" w:eastAsiaTheme="minorEastAsia" w:hAnsiTheme="minorHAnsi" w:cstheme="minorBidi"/>
                <w:noProof/>
                <w:sz w:val="20"/>
                <w:lang w:eastAsia="ja-JP" w:bidi="ar-SA"/>
                <w:rPrChange w:id="822" w:author="Nguyen Thi Thuy Duong" w:date="2019-12-23T23:51:00Z">
                  <w:rPr>
                    <w:rFonts w:asciiTheme="minorHAnsi" w:eastAsiaTheme="minorEastAsia" w:hAnsiTheme="minorHAnsi" w:cstheme="minorBidi"/>
                    <w:noProof/>
                    <w:sz w:val="22"/>
                    <w:szCs w:val="22"/>
                    <w:lang w:eastAsia="ja-JP" w:bidi="ar-SA"/>
                  </w:rPr>
                </w:rPrChange>
              </w:rPr>
              <w:tab/>
            </w:r>
            <w:r w:rsidRPr="00F864E5">
              <w:rPr>
                <w:rStyle w:val="Hyperlink"/>
                <w:noProof/>
                <w:sz w:val="20"/>
                <w:rPrChange w:id="823" w:author="Nguyen Thi Thuy Duong" w:date="2019-12-23T23:51:00Z">
                  <w:rPr>
                    <w:rStyle w:val="Hyperlink"/>
                    <w:noProof/>
                  </w:rPr>
                </w:rPrChange>
              </w:rPr>
              <w:t>Quản lý công việc</w:t>
            </w:r>
            <w:r w:rsidRPr="00F864E5">
              <w:rPr>
                <w:noProof/>
                <w:webHidden/>
                <w:sz w:val="20"/>
                <w:rPrChange w:id="824" w:author="Nguyen Thi Thuy Duong" w:date="2019-12-23T23:51:00Z">
                  <w:rPr>
                    <w:noProof/>
                    <w:webHidden/>
                  </w:rPr>
                </w:rPrChange>
              </w:rPr>
              <w:tab/>
            </w:r>
            <w:r w:rsidRPr="00F864E5">
              <w:rPr>
                <w:noProof/>
                <w:webHidden/>
                <w:sz w:val="20"/>
                <w:rPrChange w:id="825" w:author="Nguyen Thi Thuy Duong" w:date="2019-12-23T23:51:00Z">
                  <w:rPr>
                    <w:noProof/>
                    <w:webHidden/>
                  </w:rPr>
                </w:rPrChange>
              </w:rPr>
              <w:fldChar w:fldCharType="begin"/>
            </w:r>
            <w:r w:rsidRPr="00F864E5">
              <w:rPr>
                <w:noProof/>
                <w:webHidden/>
                <w:sz w:val="20"/>
                <w:rPrChange w:id="826" w:author="Nguyen Thi Thuy Duong" w:date="2019-12-23T23:51:00Z">
                  <w:rPr>
                    <w:noProof/>
                    <w:webHidden/>
                  </w:rPr>
                </w:rPrChange>
              </w:rPr>
              <w:instrText xml:space="preserve"> PAGEREF _Toc28037577 \h </w:instrText>
            </w:r>
          </w:ins>
          <w:r w:rsidRPr="00F864E5">
            <w:rPr>
              <w:noProof/>
              <w:webHidden/>
              <w:sz w:val="20"/>
              <w:rPrChange w:id="827" w:author="Nguyen Thi Thuy Duong" w:date="2019-12-23T23:51:00Z">
                <w:rPr>
                  <w:noProof/>
                  <w:webHidden/>
                  <w:sz w:val="20"/>
                </w:rPr>
              </w:rPrChange>
            </w:rPr>
          </w:r>
          <w:r w:rsidRPr="00F864E5">
            <w:rPr>
              <w:noProof/>
              <w:webHidden/>
              <w:sz w:val="20"/>
              <w:rPrChange w:id="828" w:author="Nguyen Thi Thuy Duong" w:date="2019-12-23T23:51:00Z">
                <w:rPr>
                  <w:noProof/>
                  <w:webHidden/>
                </w:rPr>
              </w:rPrChange>
            </w:rPr>
            <w:fldChar w:fldCharType="separate"/>
          </w:r>
          <w:ins w:id="829" w:author="Nguyen Thi Thuy Duong" w:date="2019-12-23T23:51:00Z">
            <w:r w:rsidRPr="00F864E5">
              <w:rPr>
                <w:noProof/>
                <w:webHidden/>
                <w:sz w:val="20"/>
                <w:rPrChange w:id="830" w:author="Nguyen Thi Thuy Duong" w:date="2019-12-23T23:51:00Z">
                  <w:rPr>
                    <w:noProof/>
                    <w:webHidden/>
                  </w:rPr>
                </w:rPrChange>
              </w:rPr>
              <w:t>23</w:t>
            </w:r>
            <w:r w:rsidRPr="00F864E5">
              <w:rPr>
                <w:noProof/>
                <w:webHidden/>
                <w:sz w:val="20"/>
                <w:rPrChange w:id="831" w:author="Nguyen Thi Thuy Duong" w:date="2019-12-23T23:51:00Z">
                  <w:rPr>
                    <w:noProof/>
                    <w:webHidden/>
                  </w:rPr>
                </w:rPrChange>
              </w:rPr>
              <w:fldChar w:fldCharType="end"/>
            </w:r>
            <w:r w:rsidRPr="00F864E5">
              <w:rPr>
                <w:rStyle w:val="Hyperlink"/>
                <w:noProof/>
                <w:sz w:val="20"/>
                <w:rPrChange w:id="832" w:author="Nguyen Thi Thuy Duong" w:date="2019-12-23T23:51:00Z">
                  <w:rPr>
                    <w:rStyle w:val="Hyperlink"/>
                    <w:noProof/>
                  </w:rPr>
                </w:rPrChange>
              </w:rPr>
              <w:fldChar w:fldCharType="end"/>
            </w:r>
          </w:ins>
        </w:p>
        <w:p w14:paraId="7867CA25" w14:textId="10AE4118" w:rsidR="00F864E5" w:rsidRPr="00F864E5" w:rsidRDefault="00F864E5">
          <w:pPr>
            <w:pStyle w:val="TOC1"/>
            <w:rPr>
              <w:ins w:id="833" w:author="Nguyen Thi Thuy Duong" w:date="2019-12-23T23:51:00Z"/>
              <w:rFonts w:asciiTheme="minorHAnsi" w:eastAsiaTheme="minorEastAsia" w:hAnsiTheme="minorHAnsi" w:cstheme="minorBidi"/>
              <w:b w:val="0"/>
              <w:bCs w:val="0"/>
              <w:caps w:val="0"/>
              <w:noProof/>
              <w:sz w:val="20"/>
              <w:lang w:eastAsia="ja-JP" w:bidi="ar-SA"/>
              <w:rPrChange w:id="834" w:author="Nguyen Thi Thuy Duong" w:date="2019-12-23T23:51:00Z">
                <w:rPr>
                  <w:ins w:id="835" w:author="Nguyen Thi Thuy Duong" w:date="2019-12-23T23:51:00Z"/>
                  <w:rFonts w:asciiTheme="minorHAnsi" w:eastAsiaTheme="minorEastAsia" w:hAnsiTheme="minorHAnsi" w:cstheme="minorBidi"/>
                  <w:b w:val="0"/>
                  <w:bCs w:val="0"/>
                  <w:caps w:val="0"/>
                  <w:noProof/>
                  <w:sz w:val="22"/>
                  <w:szCs w:val="22"/>
                  <w:lang w:eastAsia="ja-JP" w:bidi="ar-SA"/>
                </w:rPr>
              </w:rPrChange>
            </w:rPr>
          </w:pPr>
          <w:ins w:id="836" w:author="Nguyen Thi Thuy Duong" w:date="2019-12-23T23:51:00Z">
            <w:r w:rsidRPr="00F864E5">
              <w:rPr>
                <w:rStyle w:val="Hyperlink"/>
                <w:noProof/>
                <w:sz w:val="20"/>
                <w:rPrChange w:id="837" w:author="Nguyen Thi Thuy Duong" w:date="2019-12-23T23:51:00Z">
                  <w:rPr>
                    <w:rStyle w:val="Hyperlink"/>
                    <w:noProof/>
                  </w:rPr>
                </w:rPrChange>
              </w:rPr>
              <w:fldChar w:fldCharType="begin"/>
            </w:r>
            <w:r w:rsidRPr="00F864E5">
              <w:rPr>
                <w:rStyle w:val="Hyperlink"/>
                <w:noProof/>
                <w:sz w:val="20"/>
                <w:rPrChange w:id="838" w:author="Nguyen Thi Thuy Duong" w:date="2019-12-23T23:51:00Z">
                  <w:rPr>
                    <w:rStyle w:val="Hyperlink"/>
                    <w:noProof/>
                  </w:rPr>
                </w:rPrChange>
              </w:rPr>
              <w:instrText xml:space="preserve"> </w:instrText>
            </w:r>
            <w:r w:rsidRPr="00F864E5">
              <w:rPr>
                <w:noProof/>
                <w:sz w:val="20"/>
                <w:rPrChange w:id="839" w:author="Nguyen Thi Thuy Duong" w:date="2019-12-23T23:51:00Z">
                  <w:rPr>
                    <w:noProof/>
                  </w:rPr>
                </w:rPrChange>
              </w:rPr>
              <w:instrText>HYPERLINK \l "_Toc28037578"</w:instrText>
            </w:r>
            <w:r w:rsidRPr="00F864E5">
              <w:rPr>
                <w:rStyle w:val="Hyperlink"/>
                <w:noProof/>
                <w:sz w:val="20"/>
                <w:rPrChange w:id="840" w:author="Nguyen Thi Thuy Duong" w:date="2019-12-23T23:51:00Z">
                  <w:rPr>
                    <w:rStyle w:val="Hyperlink"/>
                    <w:noProof/>
                  </w:rPr>
                </w:rPrChange>
              </w:rPr>
              <w:instrText xml:space="preserve"> </w:instrText>
            </w:r>
            <w:r w:rsidRPr="00F864E5">
              <w:rPr>
                <w:rStyle w:val="Hyperlink"/>
                <w:noProof/>
                <w:sz w:val="20"/>
                <w:rPrChange w:id="841" w:author="Nguyen Thi Thuy Duong" w:date="2019-12-23T23:51:00Z">
                  <w:rPr>
                    <w:rStyle w:val="Hyperlink"/>
                    <w:noProof/>
                  </w:rPr>
                </w:rPrChange>
              </w:rPr>
              <w:fldChar w:fldCharType="separate"/>
            </w:r>
            <w:r w:rsidRPr="00F864E5">
              <w:rPr>
                <w:rStyle w:val="Hyperlink"/>
                <w:noProof/>
                <w:sz w:val="20"/>
                <w:lang w:eastAsia="en-US"/>
                <w:rPrChange w:id="842" w:author="Nguyen Thi Thuy Duong" w:date="2019-12-23T23:51:00Z">
                  <w:rPr>
                    <w:rStyle w:val="Hyperlink"/>
                    <w:noProof/>
                    <w:lang w:eastAsia="en-US"/>
                  </w:rPr>
                </w:rPrChange>
              </w:rPr>
              <w:t>11.</w:t>
            </w:r>
            <w:r w:rsidRPr="00F864E5">
              <w:rPr>
                <w:rFonts w:asciiTheme="minorHAnsi" w:eastAsiaTheme="minorEastAsia" w:hAnsiTheme="minorHAnsi" w:cstheme="minorBidi"/>
                <w:b w:val="0"/>
                <w:bCs w:val="0"/>
                <w:caps w:val="0"/>
                <w:noProof/>
                <w:sz w:val="20"/>
                <w:lang w:eastAsia="ja-JP" w:bidi="ar-SA"/>
                <w:rPrChange w:id="843"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F864E5">
              <w:rPr>
                <w:rStyle w:val="Hyperlink"/>
                <w:noProof/>
                <w:sz w:val="20"/>
                <w:lang w:eastAsia="en-US"/>
                <w:rPrChange w:id="844" w:author="Nguyen Thi Thuy Duong" w:date="2019-12-23T23:51:00Z">
                  <w:rPr>
                    <w:rStyle w:val="Hyperlink"/>
                    <w:noProof/>
                    <w:lang w:eastAsia="en-US"/>
                  </w:rPr>
                </w:rPrChange>
              </w:rPr>
              <w:t>Danh mục tài liệu liên quan</w:t>
            </w:r>
            <w:r w:rsidRPr="00F864E5">
              <w:rPr>
                <w:noProof/>
                <w:webHidden/>
                <w:sz w:val="20"/>
                <w:rPrChange w:id="845" w:author="Nguyen Thi Thuy Duong" w:date="2019-12-23T23:51:00Z">
                  <w:rPr>
                    <w:noProof/>
                    <w:webHidden/>
                  </w:rPr>
                </w:rPrChange>
              </w:rPr>
              <w:tab/>
            </w:r>
            <w:r w:rsidRPr="00F864E5">
              <w:rPr>
                <w:noProof/>
                <w:webHidden/>
                <w:sz w:val="20"/>
                <w:rPrChange w:id="846" w:author="Nguyen Thi Thuy Duong" w:date="2019-12-23T23:51:00Z">
                  <w:rPr>
                    <w:noProof/>
                    <w:webHidden/>
                  </w:rPr>
                </w:rPrChange>
              </w:rPr>
              <w:fldChar w:fldCharType="begin"/>
            </w:r>
            <w:r w:rsidRPr="00F864E5">
              <w:rPr>
                <w:noProof/>
                <w:webHidden/>
                <w:sz w:val="20"/>
                <w:rPrChange w:id="847" w:author="Nguyen Thi Thuy Duong" w:date="2019-12-23T23:51:00Z">
                  <w:rPr>
                    <w:noProof/>
                    <w:webHidden/>
                  </w:rPr>
                </w:rPrChange>
              </w:rPr>
              <w:instrText xml:space="preserve"> PAGEREF _Toc28037578 \h </w:instrText>
            </w:r>
          </w:ins>
          <w:r w:rsidRPr="00F864E5">
            <w:rPr>
              <w:noProof/>
              <w:webHidden/>
              <w:sz w:val="20"/>
              <w:rPrChange w:id="848" w:author="Nguyen Thi Thuy Duong" w:date="2019-12-23T23:51:00Z">
                <w:rPr>
                  <w:noProof/>
                  <w:webHidden/>
                  <w:sz w:val="20"/>
                </w:rPr>
              </w:rPrChange>
            </w:rPr>
          </w:r>
          <w:r w:rsidRPr="00F864E5">
            <w:rPr>
              <w:noProof/>
              <w:webHidden/>
              <w:sz w:val="20"/>
              <w:rPrChange w:id="849" w:author="Nguyen Thi Thuy Duong" w:date="2019-12-23T23:51:00Z">
                <w:rPr>
                  <w:noProof/>
                  <w:webHidden/>
                </w:rPr>
              </w:rPrChange>
            </w:rPr>
            <w:fldChar w:fldCharType="separate"/>
          </w:r>
          <w:ins w:id="850" w:author="Nguyen Thi Thuy Duong" w:date="2019-12-23T23:51:00Z">
            <w:r w:rsidRPr="00F864E5">
              <w:rPr>
                <w:noProof/>
                <w:webHidden/>
                <w:sz w:val="20"/>
                <w:rPrChange w:id="851" w:author="Nguyen Thi Thuy Duong" w:date="2019-12-23T23:51:00Z">
                  <w:rPr>
                    <w:noProof/>
                    <w:webHidden/>
                  </w:rPr>
                </w:rPrChange>
              </w:rPr>
              <w:t>25</w:t>
            </w:r>
            <w:r w:rsidRPr="00F864E5">
              <w:rPr>
                <w:noProof/>
                <w:webHidden/>
                <w:sz w:val="20"/>
                <w:rPrChange w:id="852" w:author="Nguyen Thi Thuy Duong" w:date="2019-12-23T23:51:00Z">
                  <w:rPr>
                    <w:noProof/>
                    <w:webHidden/>
                  </w:rPr>
                </w:rPrChange>
              </w:rPr>
              <w:fldChar w:fldCharType="end"/>
            </w:r>
            <w:r w:rsidRPr="00F864E5">
              <w:rPr>
                <w:rStyle w:val="Hyperlink"/>
                <w:noProof/>
                <w:sz w:val="20"/>
                <w:rPrChange w:id="853" w:author="Nguyen Thi Thuy Duong" w:date="2019-12-23T23:51:00Z">
                  <w:rPr>
                    <w:rStyle w:val="Hyperlink"/>
                    <w:noProof/>
                  </w:rPr>
                </w:rPrChange>
              </w:rPr>
              <w:fldChar w:fldCharType="end"/>
            </w:r>
          </w:ins>
        </w:p>
        <w:p w14:paraId="29EEC88C" w14:textId="41332FBA" w:rsidR="005F20E4" w:rsidRPr="00F864E5" w:rsidDel="00F864E5" w:rsidRDefault="005F20E4">
          <w:pPr>
            <w:pStyle w:val="TOC1"/>
            <w:rPr>
              <w:del w:id="854" w:author="Nguyen Thi Thuy Duong" w:date="2019-12-23T23:51:00Z"/>
              <w:rFonts w:asciiTheme="minorHAnsi" w:eastAsiaTheme="minorEastAsia" w:hAnsiTheme="minorHAnsi" w:cstheme="minorBidi"/>
              <w:b w:val="0"/>
              <w:bCs w:val="0"/>
              <w:caps w:val="0"/>
              <w:noProof/>
              <w:sz w:val="20"/>
              <w:lang w:eastAsia="en-US" w:bidi="ar-SA"/>
              <w:rPrChange w:id="855" w:author="Nguyen Thi Thuy Duong" w:date="2019-12-23T23:51:00Z">
                <w:rPr>
                  <w:del w:id="856" w:author="Nguyen Thi Thuy Duong" w:date="2019-12-23T23:51:00Z"/>
                  <w:rFonts w:asciiTheme="minorHAnsi" w:eastAsiaTheme="minorEastAsia" w:hAnsiTheme="minorHAnsi" w:cstheme="minorBidi"/>
                  <w:b w:val="0"/>
                  <w:bCs w:val="0"/>
                  <w:caps w:val="0"/>
                  <w:noProof/>
                  <w:sz w:val="22"/>
                  <w:szCs w:val="22"/>
                  <w:lang w:eastAsia="en-US" w:bidi="ar-SA"/>
                </w:rPr>
              </w:rPrChange>
            </w:rPr>
          </w:pPr>
          <w:del w:id="857" w:author="Nguyen Thi Thuy Duong" w:date="2019-12-23T23:51:00Z">
            <w:r w:rsidRPr="00F864E5" w:rsidDel="00F864E5">
              <w:rPr>
                <w:sz w:val="20"/>
                <w:rPrChange w:id="858" w:author="Nguyen Thi Thuy Duong" w:date="2019-12-23T23:51:00Z">
                  <w:rPr>
                    <w:rStyle w:val="Hyperlink"/>
                    <w:b w:val="0"/>
                    <w:bCs w:val="0"/>
                    <w:caps w:val="0"/>
                    <w:noProof/>
                  </w:rPr>
                </w:rPrChange>
              </w:rPr>
              <w:delText>1.</w:delText>
            </w:r>
            <w:r w:rsidRPr="00F864E5" w:rsidDel="00F864E5">
              <w:rPr>
                <w:rFonts w:asciiTheme="minorHAnsi" w:eastAsiaTheme="minorEastAsia" w:hAnsiTheme="minorHAnsi" w:cstheme="minorBidi"/>
                <w:noProof/>
                <w:sz w:val="20"/>
                <w:lang w:eastAsia="en-US" w:bidi="ar-SA"/>
                <w:rPrChange w:id="859"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860" w:author="Nguyen Thi Thuy Duong" w:date="2019-12-23T23:51:00Z">
                  <w:rPr>
                    <w:rStyle w:val="Hyperlink"/>
                    <w:b w:val="0"/>
                    <w:bCs w:val="0"/>
                    <w:caps w:val="0"/>
                    <w:noProof/>
                  </w:rPr>
                </w:rPrChange>
              </w:rPr>
              <w:delText>Giới thiệu dự án</w:delText>
            </w:r>
            <w:r w:rsidRPr="00F864E5" w:rsidDel="00F864E5">
              <w:rPr>
                <w:b w:val="0"/>
                <w:bCs w:val="0"/>
                <w:caps w:val="0"/>
                <w:noProof/>
                <w:webHidden/>
                <w:sz w:val="20"/>
                <w:rPrChange w:id="861" w:author="Nguyen Thi Thuy Duong" w:date="2019-12-23T23:51:00Z">
                  <w:rPr>
                    <w:b w:val="0"/>
                    <w:bCs w:val="0"/>
                    <w:caps w:val="0"/>
                    <w:noProof/>
                    <w:webHidden/>
                  </w:rPr>
                </w:rPrChange>
              </w:rPr>
              <w:tab/>
              <w:delText>2</w:delText>
            </w:r>
          </w:del>
        </w:p>
        <w:p w14:paraId="489062B3" w14:textId="728CF050" w:rsidR="005F20E4" w:rsidRPr="00F864E5" w:rsidDel="00F864E5" w:rsidRDefault="005F20E4">
          <w:pPr>
            <w:pStyle w:val="TOC2"/>
            <w:rPr>
              <w:del w:id="862" w:author="Nguyen Thi Thuy Duong" w:date="2019-12-23T23:51:00Z"/>
              <w:rFonts w:asciiTheme="minorHAnsi" w:eastAsiaTheme="minorEastAsia" w:hAnsiTheme="minorHAnsi" w:cstheme="minorBidi"/>
              <w:noProof/>
              <w:sz w:val="20"/>
              <w:lang w:eastAsia="en-US" w:bidi="ar-SA"/>
              <w:rPrChange w:id="863" w:author="Nguyen Thi Thuy Duong" w:date="2019-12-23T23:51:00Z">
                <w:rPr>
                  <w:del w:id="864" w:author="Nguyen Thi Thuy Duong" w:date="2019-12-23T23:51:00Z"/>
                  <w:rFonts w:asciiTheme="minorHAnsi" w:eastAsiaTheme="minorEastAsia" w:hAnsiTheme="minorHAnsi" w:cstheme="minorBidi"/>
                  <w:noProof/>
                  <w:sz w:val="22"/>
                  <w:szCs w:val="22"/>
                  <w:lang w:eastAsia="en-US" w:bidi="ar-SA"/>
                </w:rPr>
              </w:rPrChange>
            </w:rPr>
          </w:pPr>
          <w:del w:id="865" w:author="Nguyen Thi Thuy Duong" w:date="2019-12-23T23:51:00Z">
            <w:r w:rsidRPr="00F864E5" w:rsidDel="00F864E5">
              <w:rPr>
                <w:sz w:val="20"/>
                <w:rPrChange w:id="866" w:author="Nguyen Thi Thuy Duong" w:date="2019-12-23T23:51:00Z">
                  <w:rPr>
                    <w:rStyle w:val="Hyperlink"/>
                    <w:rFonts w:cs="Tahoma"/>
                    <w:noProof/>
                  </w:rPr>
                </w:rPrChange>
              </w:rPr>
              <w:delText>1.1.</w:delText>
            </w:r>
            <w:r w:rsidRPr="00F864E5" w:rsidDel="00F864E5">
              <w:rPr>
                <w:rFonts w:asciiTheme="minorHAnsi" w:eastAsiaTheme="minorEastAsia" w:hAnsiTheme="minorHAnsi" w:cstheme="minorBidi"/>
                <w:noProof/>
                <w:sz w:val="20"/>
                <w:lang w:eastAsia="en-US" w:bidi="ar-SA"/>
                <w:rPrChange w:id="867"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868" w:author="Nguyen Thi Thuy Duong" w:date="2019-12-23T23:51:00Z">
                  <w:rPr>
                    <w:rStyle w:val="Hyperlink"/>
                    <w:noProof/>
                  </w:rPr>
                </w:rPrChange>
              </w:rPr>
              <w:delText>Mô tả dự án</w:delText>
            </w:r>
            <w:r w:rsidRPr="00F864E5" w:rsidDel="00F864E5">
              <w:rPr>
                <w:noProof/>
                <w:webHidden/>
                <w:sz w:val="20"/>
                <w:rPrChange w:id="869" w:author="Nguyen Thi Thuy Duong" w:date="2019-12-23T23:51:00Z">
                  <w:rPr>
                    <w:noProof/>
                    <w:webHidden/>
                  </w:rPr>
                </w:rPrChange>
              </w:rPr>
              <w:tab/>
              <w:delText>2</w:delText>
            </w:r>
          </w:del>
        </w:p>
        <w:p w14:paraId="66273D93" w14:textId="10D27DED" w:rsidR="005F20E4" w:rsidRPr="00F864E5" w:rsidDel="00F864E5" w:rsidRDefault="005F20E4">
          <w:pPr>
            <w:pStyle w:val="TOC2"/>
            <w:rPr>
              <w:del w:id="870" w:author="Nguyen Thi Thuy Duong" w:date="2019-12-23T23:51:00Z"/>
              <w:rFonts w:asciiTheme="minorHAnsi" w:eastAsiaTheme="minorEastAsia" w:hAnsiTheme="minorHAnsi" w:cstheme="minorBidi"/>
              <w:noProof/>
              <w:sz w:val="20"/>
              <w:lang w:eastAsia="en-US" w:bidi="ar-SA"/>
              <w:rPrChange w:id="871" w:author="Nguyen Thi Thuy Duong" w:date="2019-12-23T23:51:00Z">
                <w:rPr>
                  <w:del w:id="872" w:author="Nguyen Thi Thuy Duong" w:date="2019-12-23T23:51:00Z"/>
                  <w:rFonts w:asciiTheme="minorHAnsi" w:eastAsiaTheme="minorEastAsia" w:hAnsiTheme="minorHAnsi" w:cstheme="minorBidi"/>
                  <w:noProof/>
                  <w:sz w:val="22"/>
                  <w:szCs w:val="22"/>
                  <w:lang w:eastAsia="en-US" w:bidi="ar-SA"/>
                </w:rPr>
              </w:rPrChange>
            </w:rPr>
          </w:pPr>
          <w:del w:id="873" w:author="Nguyen Thi Thuy Duong" w:date="2019-12-23T23:51:00Z">
            <w:r w:rsidRPr="00F864E5" w:rsidDel="00F864E5">
              <w:rPr>
                <w:sz w:val="20"/>
                <w:rPrChange w:id="874" w:author="Nguyen Thi Thuy Duong" w:date="2019-12-23T23:51:00Z">
                  <w:rPr>
                    <w:rStyle w:val="Hyperlink"/>
                    <w:rFonts w:cs="Tahoma"/>
                    <w:noProof/>
                  </w:rPr>
                </w:rPrChange>
              </w:rPr>
              <w:delText>1.2.</w:delText>
            </w:r>
            <w:r w:rsidRPr="00F864E5" w:rsidDel="00F864E5">
              <w:rPr>
                <w:rFonts w:asciiTheme="minorHAnsi" w:eastAsiaTheme="minorEastAsia" w:hAnsiTheme="minorHAnsi" w:cstheme="minorBidi"/>
                <w:noProof/>
                <w:sz w:val="20"/>
                <w:lang w:eastAsia="en-US" w:bidi="ar-SA"/>
                <w:rPrChange w:id="875"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876" w:author="Nguyen Thi Thuy Duong" w:date="2019-12-23T23:51:00Z">
                  <w:rPr>
                    <w:rStyle w:val="Hyperlink"/>
                    <w:noProof/>
                  </w:rPr>
                </w:rPrChange>
              </w:rPr>
              <w:delText>Công cụ quản lý</w:delText>
            </w:r>
            <w:r w:rsidRPr="00F864E5" w:rsidDel="00F864E5">
              <w:rPr>
                <w:noProof/>
                <w:webHidden/>
                <w:sz w:val="20"/>
                <w:rPrChange w:id="877" w:author="Nguyen Thi Thuy Duong" w:date="2019-12-23T23:51:00Z">
                  <w:rPr>
                    <w:noProof/>
                    <w:webHidden/>
                  </w:rPr>
                </w:rPrChange>
              </w:rPr>
              <w:tab/>
              <w:delText>2</w:delText>
            </w:r>
          </w:del>
        </w:p>
        <w:p w14:paraId="0A72145C" w14:textId="60899D12" w:rsidR="005F20E4" w:rsidRPr="00F864E5" w:rsidDel="00F864E5" w:rsidRDefault="005F20E4">
          <w:pPr>
            <w:pStyle w:val="TOC1"/>
            <w:rPr>
              <w:del w:id="878" w:author="Nguyen Thi Thuy Duong" w:date="2019-12-23T23:51:00Z"/>
              <w:rFonts w:asciiTheme="minorHAnsi" w:eastAsiaTheme="minorEastAsia" w:hAnsiTheme="minorHAnsi" w:cstheme="minorBidi"/>
              <w:b w:val="0"/>
              <w:bCs w:val="0"/>
              <w:caps w:val="0"/>
              <w:noProof/>
              <w:sz w:val="20"/>
              <w:lang w:eastAsia="en-US" w:bidi="ar-SA"/>
              <w:rPrChange w:id="879" w:author="Nguyen Thi Thuy Duong" w:date="2019-12-23T23:51:00Z">
                <w:rPr>
                  <w:del w:id="880" w:author="Nguyen Thi Thuy Duong" w:date="2019-12-23T23:51:00Z"/>
                  <w:rFonts w:asciiTheme="minorHAnsi" w:eastAsiaTheme="minorEastAsia" w:hAnsiTheme="minorHAnsi" w:cstheme="minorBidi"/>
                  <w:b w:val="0"/>
                  <w:bCs w:val="0"/>
                  <w:caps w:val="0"/>
                  <w:noProof/>
                  <w:sz w:val="22"/>
                  <w:szCs w:val="22"/>
                  <w:lang w:eastAsia="en-US" w:bidi="ar-SA"/>
                </w:rPr>
              </w:rPrChange>
            </w:rPr>
          </w:pPr>
          <w:del w:id="881" w:author="Nguyen Thi Thuy Duong" w:date="2019-12-23T23:51:00Z">
            <w:r w:rsidRPr="00F864E5" w:rsidDel="00F864E5">
              <w:rPr>
                <w:sz w:val="20"/>
                <w:rPrChange w:id="882" w:author="Nguyen Thi Thuy Duong" w:date="2019-12-23T23:51:00Z">
                  <w:rPr>
                    <w:rStyle w:val="Hyperlink"/>
                    <w:b w:val="0"/>
                    <w:bCs w:val="0"/>
                    <w:caps w:val="0"/>
                    <w:noProof/>
                  </w:rPr>
                </w:rPrChange>
              </w:rPr>
              <w:delText>2.</w:delText>
            </w:r>
            <w:r w:rsidRPr="00F864E5" w:rsidDel="00F864E5">
              <w:rPr>
                <w:rFonts w:asciiTheme="minorHAnsi" w:eastAsiaTheme="minorEastAsia" w:hAnsiTheme="minorHAnsi" w:cstheme="minorBidi"/>
                <w:noProof/>
                <w:sz w:val="20"/>
                <w:lang w:eastAsia="en-US" w:bidi="ar-SA"/>
                <w:rPrChange w:id="883"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884" w:author="Nguyen Thi Thuy Duong" w:date="2019-12-23T23:51:00Z">
                  <w:rPr>
                    <w:rStyle w:val="Hyperlink"/>
                    <w:b w:val="0"/>
                    <w:bCs w:val="0"/>
                    <w:caps w:val="0"/>
                    <w:noProof/>
                  </w:rPr>
                </w:rPrChange>
              </w:rPr>
              <w:delText>Các nhân sự tham gia dự án</w:delText>
            </w:r>
            <w:r w:rsidRPr="00F864E5" w:rsidDel="00F864E5">
              <w:rPr>
                <w:b w:val="0"/>
                <w:bCs w:val="0"/>
                <w:caps w:val="0"/>
                <w:noProof/>
                <w:webHidden/>
                <w:sz w:val="20"/>
                <w:rPrChange w:id="885" w:author="Nguyen Thi Thuy Duong" w:date="2019-12-23T23:51:00Z">
                  <w:rPr>
                    <w:b w:val="0"/>
                    <w:bCs w:val="0"/>
                    <w:caps w:val="0"/>
                    <w:noProof/>
                    <w:webHidden/>
                  </w:rPr>
                </w:rPrChange>
              </w:rPr>
              <w:tab/>
              <w:delText>3</w:delText>
            </w:r>
          </w:del>
        </w:p>
        <w:p w14:paraId="5583CCBC" w14:textId="0CC9431A" w:rsidR="005F20E4" w:rsidRPr="00F864E5" w:rsidDel="00F864E5" w:rsidRDefault="005F20E4">
          <w:pPr>
            <w:pStyle w:val="TOC2"/>
            <w:rPr>
              <w:del w:id="886" w:author="Nguyen Thi Thuy Duong" w:date="2019-12-23T23:51:00Z"/>
              <w:rFonts w:asciiTheme="minorHAnsi" w:eastAsiaTheme="minorEastAsia" w:hAnsiTheme="minorHAnsi" w:cstheme="minorBidi"/>
              <w:noProof/>
              <w:sz w:val="20"/>
              <w:lang w:eastAsia="en-US" w:bidi="ar-SA"/>
              <w:rPrChange w:id="887" w:author="Nguyen Thi Thuy Duong" w:date="2019-12-23T23:51:00Z">
                <w:rPr>
                  <w:del w:id="888" w:author="Nguyen Thi Thuy Duong" w:date="2019-12-23T23:51:00Z"/>
                  <w:rFonts w:asciiTheme="minorHAnsi" w:eastAsiaTheme="minorEastAsia" w:hAnsiTheme="minorHAnsi" w:cstheme="minorBidi"/>
                  <w:noProof/>
                  <w:sz w:val="22"/>
                  <w:szCs w:val="22"/>
                  <w:lang w:eastAsia="en-US" w:bidi="ar-SA"/>
                </w:rPr>
              </w:rPrChange>
            </w:rPr>
          </w:pPr>
          <w:del w:id="889" w:author="Nguyen Thi Thuy Duong" w:date="2019-12-23T23:51:00Z">
            <w:r w:rsidRPr="00F864E5" w:rsidDel="00F864E5">
              <w:rPr>
                <w:sz w:val="20"/>
                <w:rPrChange w:id="890" w:author="Nguyen Thi Thuy Duong" w:date="2019-12-23T23:51:00Z">
                  <w:rPr>
                    <w:rStyle w:val="Hyperlink"/>
                    <w:rFonts w:cs="Tahoma"/>
                    <w:noProof/>
                  </w:rPr>
                </w:rPrChange>
              </w:rPr>
              <w:delText>2.1.</w:delText>
            </w:r>
            <w:r w:rsidRPr="00F864E5" w:rsidDel="00F864E5">
              <w:rPr>
                <w:rFonts w:asciiTheme="minorHAnsi" w:eastAsiaTheme="minorEastAsia" w:hAnsiTheme="minorHAnsi" w:cstheme="minorBidi"/>
                <w:noProof/>
                <w:sz w:val="20"/>
                <w:lang w:eastAsia="en-US" w:bidi="ar-SA"/>
                <w:rPrChange w:id="891"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892" w:author="Nguyen Thi Thuy Duong" w:date="2019-12-23T23:51:00Z">
                  <w:rPr>
                    <w:rStyle w:val="Hyperlink"/>
                    <w:noProof/>
                  </w:rPr>
                </w:rPrChange>
              </w:rPr>
              <w:delText>Thông tin liên hệ phía khách hàng</w:delText>
            </w:r>
            <w:r w:rsidRPr="00F864E5" w:rsidDel="00F864E5">
              <w:rPr>
                <w:noProof/>
                <w:webHidden/>
                <w:sz w:val="20"/>
                <w:rPrChange w:id="893" w:author="Nguyen Thi Thuy Duong" w:date="2019-12-23T23:51:00Z">
                  <w:rPr>
                    <w:noProof/>
                    <w:webHidden/>
                  </w:rPr>
                </w:rPrChange>
              </w:rPr>
              <w:tab/>
              <w:delText>3</w:delText>
            </w:r>
          </w:del>
        </w:p>
        <w:p w14:paraId="3C5234CB" w14:textId="379B5558" w:rsidR="005F20E4" w:rsidRPr="00F864E5" w:rsidDel="00F864E5" w:rsidRDefault="005F20E4">
          <w:pPr>
            <w:pStyle w:val="TOC2"/>
            <w:rPr>
              <w:del w:id="894" w:author="Nguyen Thi Thuy Duong" w:date="2019-12-23T23:51:00Z"/>
              <w:rFonts w:asciiTheme="minorHAnsi" w:eastAsiaTheme="minorEastAsia" w:hAnsiTheme="minorHAnsi" w:cstheme="minorBidi"/>
              <w:noProof/>
              <w:sz w:val="20"/>
              <w:lang w:eastAsia="en-US" w:bidi="ar-SA"/>
              <w:rPrChange w:id="895" w:author="Nguyen Thi Thuy Duong" w:date="2019-12-23T23:51:00Z">
                <w:rPr>
                  <w:del w:id="896" w:author="Nguyen Thi Thuy Duong" w:date="2019-12-23T23:51:00Z"/>
                  <w:rFonts w:asciiTheme="minorHAnsi" w:eastAsiaTheme="minorEastAsia" w:hAnsiTheme="minorHAnsi" w:cstheme="minorBidi"/>
                  <w:noProof/>
                  <w:sz w:val="22"/>
                  <w:szCs w:val="22"/>
                  <w:lang w:eastAsia="en-US" w:bidi="ar-SA"/>
                </w:rPr>
              </w:rPrChange>
            </w:rPr>
          </w:pPr>
          <w:del w:id="897" w:author="Nguyen Thi Thuy Duong" w:date="2019-12-23T23:51:00Z">
            <w:r w:rsidRPr="00F864E5" w:rsidDel="00F864E5">
              <w:rPr>
                <w:sz w:val="20"/>
                <w:rPrChange w:id="898" w:author="Nguyen Thi Thuy Duong" w:date="2019-12-23T23:51:00Z">
                  <w:rPr>
                    <w:rStyle w:val="Hyperlink"/>
                    <w:rFonts w:cs="Tahoma"/>
                    <w:noProof/>
                  </w:rPr>
                </w:rPrChange>
              </w:rPr>
              <w:delText>2.2.</w:delText>
            </w:r>
            <w:r w:rsidRPr="00F864E5" w:rsidDel="00F864E5">
              <w:rPr>
                <w:rFonts w:asciiTheme="minorHAnsi" w:eastAsiaTheme="minorEastAsia" w:hAnsiTheme="minorHAnsi" w:cstheme="minorBidi"/>
                <w:noProof/>
                <w:sz w:val="20"/>
                <w:lang w:eastAsia="en-US" w:bidi="ar-SA"/>
                <w:rPrChange w:id="899"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00" w:author="Nguyen Thi Thuy Duong" w:date="2019-12-23T23:51:00Z">
                  <w:rPr>
                    <w:rStyle w:val="Hyperlink"/>
                    <w:noProof/>
                  </w:rPr>
                </w:rPrChange>
              </w:rPr>
              <w:delText>Thông tin liên hệ phía công ty</w:delText>
            </w:r>
            <w:r w:rsidRPr="00F864E5" w:rsidDel="00F864E5">
              <w:rPr>
                <w:noProof/>
                <w:webHidden/>
                <w:sz w:val="20"/>
                <w:rPrChange w:id="901" w:author="Nguyen Thi Thuy Duong" w:date="2019-12-23T23:51:00Z">
                  <w:rPr>
                    <w:noProof/>
                    <w:webHidden/>
                  </w:rPr>
                </w:rPrChange>
              </w:rPr>
              <w:tab/>
              <w:delText>3</w:delText>
            </w:r>
          </w:del>
        </w:p>
        <w:p w14:paraId="38C02A2F" w14:textId="109AAD7F" w:rsidR="005F20E4" w:rsidRPr="00F864E5" w:rsidDel="00F864E5" w:rsidRDefault="005F20E4">
          <w:pPr>
            <w:pStyle w:val="TOC2"/>
            <w:rPr>
              <w:del w:id="902" w:author="Nguyen Thi Thuy Duong" w:date="2019-12-23T23:51:00Z"/>
              <w:rFonts w:asciiTheme="minorHAnsi" w:eastAsiaTheme="minorEastAsia" w:hAnsiTheme="minorHAnsi" w:cstheme="minorBidi"/>
              <w:noProof/>
              <w:sz w:val="20"/>
              <w:lang w:eastAsia="en-US" w:bidi="ar-SA"/>
              <w:rPrChange w:id="903" w:author="Nguyen Thi Thuy Duong" w:date="2019-12-23T23:51:00Z">
                <w:rPr>
                  <w:del w:id="904" w:author="Nguyen Thi Thuy Duong" w:date="2019-12-23T23:51:00Z"/>
                  <w:rFonts w:asciiTheme="minorHAnsi" w:eastAsiaTheme="minorEastAsia" w:hAnsiTheme="minorHAnsi" w:cstheme="minorBidi"/>
                  <w:noProof/>
                  <w:sz w:val="22"/>
                  <w:szCs w:val="22"/>
                  <w:lang w:eastAsia="en-US" w:bidi="ar-SA"/>
                </w:rPr>
              </w:rPrChange>
            </w:rPr>
          </w:pPr>
          <w:del w:id="905" w:author="Nguyen Thi Thuy Duong" w:date="2019-12-23T23:51:00Z">
            <w:r w:rsidRPr="00F864E5" w:rsidDel="00F864E5">
              <w:rPr>
                <w:sz w:val="20"/>
                <w:rPrChange w:id="906" w:author="Nguyen Thi Thuy Duong" w:date="2019-12-23T23:51:00Z">
                  <w:rPr>
                    <w:rStyle w:val="Hyperlink"/>
                    <w:rFonts w:cs="Tahoma"/>
                    <w:noProof/>
                  </w:rPr>
                </w:rPrChange>
              </w:rPr>
              <w:delText>2.3.</w:delText>
            </w:r>
            <w:r w:rsidRPr="00F864E5" w:rsidDel="00F864E5">
              <w:rPr>
                <w:rFonts w:asciiTheme="minorHAnsi" w:eastAsiaTheme="minorEastAsia" w:hAnsiTheme="minorHAnsi" w:cstheme="minorBidi"/>
                <w:noProof/>
                <w:sz w:val="20"/>
                <w:lang w:eastAsia="en-US" w:bidi="ar-SA"/>
                <w:rPrChange w:id="907"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08" w:author="Nguyen Thi Thuy Duong" w:date="2019-12-23T23:51:00Z">
                  <w:rPr>
                    <w:rStyle w:val="Hyperlink"/>
                    <w:noProof/>
                  </w:rPr>
                </w:rPrChange>
              </w:rPr>
              <w:delText>Phân chia vai trò của thành viên dự án và khách hàng</w:delText>
            </w:r>
            <w:r w:rsidRPr="00F864E5" w:rsidDel="00F864E5">
              <w:rPr>
                <w:noProof/>
                <w:webHidden/>
                <w:sz w:val="20"/>
                <w:rPrChange w:id="909" w:author="Nguyen Thi Thuy Duong" w:date="2019-12-23T23:51:00Z">
                  <w:rPr>
                    <w:noProof/>
                    <w:webHidden/>
                  </w:rPr>
                </w:rPrChange>
              </w:rPr>
              <w:tab/>
              <w:delText>3</w:delText>
            </w:r>
          </w:del>
        </w:p>
        <w:p w14:paraId="3F1F3021" w14:textId="202765E9" w:rsidR="005F20E4" w:rsidRPr="00F864E5" w:rsidDel="00F864E5" w:rsidRDefault="005F20E4">
          <w:pPr>
            <w:pStyle w:val="TOC1"/>
            <w:rPr>
              <w:del w:id="910" w:author="Nguyen Thi Thuy Duong" w:date="2019-12-23T23:51:00Z"/>
              <w:rFonts w:asciiTheme="minorHAnsi" w:eastAsiaTheme="minorEastAsia" w:hAnsiTheme="minorHAnsi" w:cstheme="minorBidi"/>
              <w:b w:val="0"/>
              <w:bCs w:val="0"/>
              <w:caps w:val="0"/>
              <w:noProof/>
              <w:sz w:val="20"/>
              <w:lang w:eastAsia="en-US" w:bidi="ar-SA"/>
              <w:rPrChange w:id="911" w:author="Nguyen Thi Thuy Duong" w:date="2019-12-23T23:51:00Z">
                <w:rPr>
                  <w:del w:id="912" w:author="Nguyen Thi Thuy Duong" w:date="2019-12-23T23:51:00Z"/>
                  <w:rFonts w:asciiTheme="minorHAnsi" w:eastAsiaTheme="minorEastAsia" w:hAnsiTheme="minorHAnsi" w:cstheme="minorBidi"/>
                  <w:b w:val="0"/>
                  <w:bCs w:val="0"/>
                  <w:caps w:val="0"/>
                  <w:noProof/>
                  <w:sz w:val="22"/>
                  <w:szCs w:val="22"/>
                  <w:lang w:eastAsia="en-US" w:bidi="ar-SA"/>
                </w:rPr>
              </w:rPrChange>
            </w:rPr>
          </w:pPr>
          <w:del w:id="913" w:author="Nguyen Thi Thuy Duong" w:date="2019-12-23T23:51:00Z">
            <w:r w:rsidRPr="00F864E5" w:rsidDel="00F864E5">
              <w:rPr>
                <w:sz w:val="20"/>
                <w:rPrChange w:id="914" w:author="Nguyen Thi Thuy Duong" w:date="2019-12-23T23:51:00Z">
                  <w:rPr>
                    <w:rStyle w:val="Hyperlink"/>
                    <w:b w:val="0"/>
                    <w:bCs w:val="0"/>
                    <w:caps w:val="0"/>
                    <w:noProof/>
                  </w:rPr>
                </w:rPrChange>
              </w:rPr>
              <w:delText>3.</w:delText>
            </w:r>
            <w:r w:rsidRPr="00F864E5" w:rsidDel="00F864E5">
              <w:rPr>
                <w:rFonts w:asciiTheme="minorHAnsi" w:eastAsiaTheme="minorEastAsia" w:hAnsiTheme="minorHAnsi" w:cstheme="minorBidi"/>
                <w:noProof/>
                <w:sz w:val="20"/>
                <w:lang w:eastAsia="en-US" w:bidi="ar-SA"/>
                <w:rPrChange w:id="915"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16" w:author="Nguyen Thi Thuy Duong" w:date="2019-12-23T23:51:00Z">
                  <w:rPr>
                    <w:rStyle w:val="Hyperlink"/>
                    <w:b w:val="0"/>
                    <w:bCs w:val="0"/>
                    <w:caps w:val="0"/>
                    <w:noProof/>
                  </w:rPr>
                </w:rPrChange>
              </w:rPr>
              <w:delText>Khảo sát dự án</w:delText>
            </w:r>
            <w:r w:rsidRPr="00F864E5" w:rsidDel="00F864E5">
              <w:rPr>
                <w:b w:val="0"/>
                <w:bCs w:val="0"/>
                <w:caps w:val="0"/>
                <w:noProof/>
                <w:webHidden/>
                <w:sz w:val="20"/>
                <w:rPrChange w:id="917" w:author="Nguyen Thi Thuy Duong" w:date="2019-12-23T23:51:00Z">
                  <w:rPr>
                    <w:b w:val="0"/>
                    <w:bCs w:val="0"/>
                    <w:caps w:val="0"/>
                    <w:noProof/>
                    <w:webHidden/>
                  </w:rPr>
                </w:rPrChange>
              </w:rPr>
              <w:tab/>
              <w:delText>4</w:delText>
            </w:r>
          </w:del>
        </w:p>
        <w:p w14:paraId="2A8640C6" w14:textId="3AA76C38" w:rsidR="005F20E4" w:rsidRPr="00F864E5" w:rsidDel="00F864E5" w:rsidRDefault="005F20E4">
          <w:pPr>
            <w:pStyle w:val="TOC2"/>
            <w:rPr>
              <w:del w:id="918" w:author="Nguyen Thi Thuy Duong" w:date="2019-12-23T23:51:00Z"/>
              <w:rFonts w:asciiTheme="minorHAnsi" w:eastAsiaTheme="minorEastAsia" w:hAnsiTheme="minorHAnsi" w:cstheme="minorBidi"/>
              <w:noProof/>
              <w:sz w:val="20"/>
              <w:lang w:eastAsia="en-US" w:bidi="ar-SA"/>
              <w:rPrChange w:id="919" w:author="Nguyen Thi Thuy Duong" w:date="2019-12-23T23:51:00Z">
                <w:rPr>
                  <w:del w:id="920" w:author="Nguyen Thi Thuy Duong" w:date="2019-12-23T23:51:00Z"/>
                  <w:rFonts w:asciiTheme="minorHAnsi" w:eastAsiaTheme="minorEastAsia" w:hAnsiTheme="minorHAnsi" w:cstheme="minorBidi"/>
                  <w:noProof/>
                  <w:sz w:val="22"/>
                  <w:szCs w:val="22"/>
                  <w:lang w:eastAsia="en-US" w:bidi="ar-SA"/>
                </w:rPr>
              </w:rPrChange>
            </w:rPr>
          </w:pPr>
          <w:del w:id="921" w:author="Nguyen Thi Thuy Duong" w:date="2019-12-23T23:51:00Z">
            <w:r w:rsidRPr="00F864E5" w:rsidDel="00F864E5">
              <w:rPr>
                <w:sz w:val="20"/>
                <w:rPrChange w:id="922" w:author="Nguyen Thi Thuy Duong" w:date="2019-12-23T23:51:00Z">
                  <w:rPr>
                    <w:rStyle w:val="Hyperlink"/>
                    <w:rFonts w:cs="Tahoma"/>
                    <w:noProof/>
                  </w:rPr>
                </w:rPrChange>
              </w:rPr>
              <w:delText>3.1.</w:delText>
            </w:r>
            <w:r w:rsidRPr="00F864E5" w:rsidDel="00F864E5">
              <w:rPr>
                <w:rFonts w:asciiTheme="minorHAnsi" w:eastAsiaTheme="minorEastAsia" w:hAnsiTheme="minorHAnsi" w:cstheme="minorBidi"/>
                <w:noProof/>
                <w:sz w:val="20"/>
                <w:lang w:eastAsia="en-US" w:bidi="ar-SA"/>
                <w:rPrChange w:id="923"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24" w:author="Nguyen Thi Thuy Duong" w:date="2019-12-23T23:51:00Z">
                  <w:rPr>
                    <w:rStyle w:val="Hyperlink"/>
                    <w:noProof/>
                  </w:rPr>
                </w:rPrChange>
              </w:rPr>
              <w:delText>Yêu cầu khách hàng</w:delText>
            </w:r>
            <w:r w:rsidRPr="00F864E5" w:rsidDel="00F864E5">
              <w:rPr>
                <w:noProof/>
                <w:webHidden/>
                <w:sz w:val="20"/>
                <w:rPrChange w:id="925" w:author="Nguyen Thi Thuy Duong" w:date="2019-12-23T23:51:00Z">
                  <w:rPr>
                    <w:noProof/>
                    <w:webHidden/>
                  </w:rPr>
                </w:rPrChange>
              </w:rPr>
              <w:tab/>
              <w:delText>4</w:delText>
            </w:r>
          </w:del>
        </w:p>
        <w:p w14:paraId="7B6FBD26" w14:textId="572AE951" w:rsidR="005F20E4" w:rsidRPr="00F864E5" w:rsidDel="00F864E5" w:rsidRDefault="005F20E4">
          <w:pPr>
            <w:pStyle w:val="TOC2"/>
            <w:rPr>
              <w:del w:id="926" w:author="Nguyen Thi Thuy Duong" w:date="2019-12-23T23:51:00Z"/>
              <w:rFonts w:asciiTheme="minorHAnsi" w:eastAsiaTheme="minorEastAsia" w:hAnsiTheme="minorHAnsi" w:cstheme="minorBidi"/>
              <w:noProof/>
              <w:sz w:val="20"/>
              <w:lang w:eastAsia="en-US" w:bidi="ar-SA"/>
              <w:rPrChange w:id="927" w:author="Nguyen Thi Thuy Duong" w:date="2019-12-23T23:51:00Z">
                <w:rPr>
                  <w:del w:id="928" w:author="Nguyen Thi Thuy Duong" w:date="2019-12-23T23:51:00Z"/>
                  <w:rFonts w:asciiTheme="minorHAnsi" w:eastAsiaTheme="minorEastAsia" w:hAnsiTheme="minorHAnsi" w:cstheme="minorBidi"/>
                  <w:noProof/>
                  <w:sz w:val="22"/>
                  <w:szCs w:val="22"/>
                  <w:lang w:eastAsia="en-US" w:bidi="ar-SA"/>
                </w:rPr>
              </w:rPrChange>
            </w:rPr>
          </w:pPr>
          <w:del w:id="929" w:author="Nguyen Thi Thuy Duong" w:date="2019-12-23T23:51:00Z">
            <w:r w:rsidRPr="00F864E5" w:rsidDel="00F864E5">
              <w:rPr>
                <w:sz w:val="20"/>
                <w:rPrChange w:id="930" w:author="Nguyen Thi Thuy Duong" w:date="2019-12-23T23:51:00Z">
                  <w:rPr>
                    <w:rStyle w:val="Hyperlink"/>
                    <w:rFonts w:cs="Tahoma"/>
                    <w:noProof/>
                  </w:rPr>
                </w:rPrChange>
              </w:rPr>
              <w:delText>3.2.</w:delText>
            </w:r>
            <w:r w:rsidRPr="00F864E5" w:rsidDel="00F864E5">
              <w:rPr>
                <w:rFonts w:asciiTheme="minorHAnsi" w:eastAsiaTheme="minorEastAsia" w:hAnsiTheme="minorHAnsi" w:cstheme="minorBidi"/>
                <w:noProof/>
                <w:sz w:val="20"/>
                <w:lang w:eastAsia="en-US" w:bidi="ar-SA"/>
                <w:rPrChange w:id="931"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32" w:author="Nguyen Thi Thuy Duong" w:date="2019-12-23T23:51:00Z">
                  <w:rPr>
                    <w:rStyle w:val="Hyperlink"/>
                    <w:noProof/>
                  </w:rPr>
                </w:rPrChange>
              </w:rPr>
              <w:delText>Mô hình hoạt động hiện thời – nghiệp vụ</w:delText>
            </w:r>
            <w:r w:rsidRPr="00F864E5" w:rsidDel="00F864E5">
              <w:rPr>
                <w:noProof/>
                <w:webHidden/>
                <w:sz w:val="20"/>
                <w:rPrChange w:id="933" w:author="Nguyen Thi Thuy Duong" w:date="2019-12-23T23:51:00Z">
                  <w:rPr>
                    <w:noProof/>
                    <w:webHidden/>
                  </w:rPr>
                </w:rPrChange>
              </w:rPr>
              <w:tab/>
              <w:delText>4</w:delText>
            </w:r>
          </w:del>
        </w:p>
        <w:p w14:paraId="08B8571D" w14:textId="7718955C" w:rsidR="005F20E4" w:rsidRPr="00F864E5" w:rsidDel="00F864E5" w:rsidRDefault="005F20E4">
          <w:pPr>
            <w:pStyle w:val="TOC2"/>
            <w:rPr>
              <w:del w:id="934" w:author="Nguyen Thi Thuy Duong" w:date="2019-12-23T23:51:00Z"/>
              <w:rFonts w:asciiTheme="minorHAnsi" w:eastAsiaTheme="minorEastAsia" w:hAnsiTheme="minorHAnsi" w:cstheme="minorBidi"/>
              <w:noProof/>
              <w:sz w:val="20"/>
              <w:lang w:eastAsia="en-US" w:bidi="ar-SA"/>
              <w:rPrChange w:id="935" w:author="Nguyen Thi Thuy Duong" w:date="2019-12-23T23:51:00Z">
                <w:rPr>
                  <w:del w:id="936" w:author="Nguyen Thi Thuy Duong" w:date="2019-12-23T23:51:00Z"/>
                  <w:rFonts w:asciiTheme="minorHAnsi" w:eastAsiaTheme="minorEastAsia" w:hAnsiTheme="minorHAnsi" w:cstheme="minorBidi"/>
                  <w:noProof/>
                  <w:sz w:val="22"/>
                  <w:szCs w:val="22"/>
                  <w:lang w:eastAsia="en-US" w:bidi="ar-SA"/>
                </w:rPr>
              </w:rPrChange>
            </w:rPr>
          </w:pPr>
          <w:del w:id="937" w:author="Nguyen Thi Thuy Duong" w:date="2019-12-23T23:51:00Z">
            <w:r w:rsidRPr="00F864E5" w:rsidDel="00F864E5">
              <w:rPr>
                <w:sz w:val="20"/>
                <w:rPrChange w:id="938" w:author="Nguyen Thi Thuy Duong" w:date="2019-12-23T23:51:00Z">
                  <w:rPr>
                    <w:rStyle w:val="Hyperlink"/>
                    <w:rFonts w:cs="Tahoma"/>
                    <w:noProof/>
                  </w:rPr>
                </w:rPrChange>
              </w:rPr>
              <w:delText>3.3.</w:delText>
            </w:r>
            <w:r w:rsidRPr="00F864E5" w:rsidDel="00F864E5">
              <w:rPr>
                <w:rFonts w:asciiTheme="minorHAnsi" w:eastAsiaTheme="minorEastAsia" w:hAnsiTheme="minorHAnsi" w:cstheme="minorBidi"/>
                <w:noProof/>
                <w:sz w:val="20"/>
                <w:lang w:eastAsia="en-US" w:bidi="ar-SA"/>
                <w:rPrChange w:id="939"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40" w:author="Nguyen Thi Thuy Duong" w:date="2019-12-23T23:51:00Z">
                  <w:rPr>
                    <w:rStyle w:val="Hyperlink"/>
                    <w:noProof/>
                  </w:rPr>
                </w:rPrChange>
              </w:rPr>
              <w:delText>Mô hình hoạt động dự kiến sau khi áp dụng sản phẩm mới</w:delText>
            </w:r>
            <w:r w:rsidRPr="00F864E5" w:rsidDel="00F864E5">
              <w:rPr>
                <w:noProof/>
                <w:webHidden/>
                <w:sz w:val="20"/>
                <w:rPrChange w:id="941" w:author="Nguyen Thi Thuy Duong" w:date="2019-12-23T23:51:00Z">
                  <w:rPr>
                    <w:noProof/>
                    <w:webHidden/>
                  </w:rPr>
                </w:rPrChange>
              </w:rPr>
              <w:tab/>
              <w:delText>4</w:delText>
            </w:r>
          </w:del>
        </w:p>
        <w:p w14:paraId="22F2B433" w14:textId="55DD2219" w:rsidR="005F20E4" w:rsidRPr="00F864E5" w:rsidDel="00F864E5" w:rsidRDefault="005F20E4">
          <w:pPr>
            <w:pStyle w:val="TOC2"/>
            <w:rPr>
              <w:del w:id="942" w:author="Nguyen Thi Thuy Duong" w:date="2019-12-23T23:51:00Z"/>
              <w:rFonts w:asciiTheme="minorHAnsi" w:eastAsiaTheme="minorEastAsia" w:hAnsiTheme="minorHAnsi" w:cstheme="minorBidi"/>
              <w:noProof/>
              <w:sz w:val="20"/>
              <w:lang w:eastAsia="en-US" w:bidi="ar-SA"/>
              <w:rPrChange w:id="943" w:author="Nguyen Thi Thuy Duong" w:date="2019-12-23T23:51:00Z">
                <w:rPr>
                  <w:del w:id="944" w:author="Nguyen Thi Thuy Duong" w:date="2019-12-23T23:51:00Z"/>
                  <w:rFonts w:asciiTheme="minorHAnsi" w:eastAsiaTheme="minorEastAsia" w:hAnsiTheme="minorHAnsi" w:cstheme="minorBidi"/>
                  <w:noProof/>
                  <w:sz w:val="22"/>
                  <w:szCs w:val="22"/>
                  <w:lang w:eastAsia="en-US" w:bidi="ar-SA"/>
                </w:rPr>
              </w:rPrChange>
            </w:rPr>
          </w:pPr>
          <w:del w:id="945" w:author="Nguyen Thi Thuy Duong" w:date="2019-12-23T23:51:00Z">
            <w:r w:rsidRPr="00F864E5" w:rsidDel="00F864E5">
              <w:rPr>
                <w:sz w:val="20"/>
                <w:rPrChange w:id="946" w:author="Nguyen Thi Thuy Duong" w:date="2019-12-23T23:51:00Z">
                  <w:rPr>
                    <w:rStyle w:val="Hyperlink"/>
                    <w:rFonts w:cs="Tahoma"/>
                    <w:noProof/>
                  </w:rPr>
                </w:rPrChange>
              </w:rPr>
              <w:delText>3.4.</w:delText>
            </w:r>
            <w:r w:rsidRPr="00F864E5" w:rsidDel="00F864E5">
              <w:rPr>
                <w:rFonts w:asciiTheme="minorHAnsi" w:eastAsiaTheme="minorEastAsia" w:hAnsiTheme="minorHAnsi" w:cstheme="minorBidi"/>
                <w:noProof/>
                <w:sz w:val="20"/>
                <w:lang w:eastAsia="en-US" w:bidi="ar-SA"/>
                <w:rPrChange w:id="947"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48" w:author="Nguyen Thi Thuy Duong" w:date="2019-12-23T23:51:00Z">
                  <w:rPr>
                    <w:rStyle w:val="Hyperlink"/>
                    <w:noProof/>
                  </w:rPr>
                </w:rPrChange>
              </w:rPr>
              <w:delText>Phạm vi dự án</w:delText>
            </w:r>
            <w:r w:rsidRPr="00F864E5" w:rsidDel="00F864E5">
              <w:rPr>
                <w:noProof/>
                <w:webHidden/>
                <w:sz w:val="20"/>
                <w:rPrChange w:id="949" w:author="Nguyen Thi Thuy Duong" w:date="2019-12-23T23:51:00Z">
                  <w:rPr>
                    <w:noProof/>
                    <w:webHidden/>
                  </w:rPr>
                </w:rPrChange>
              </w:rPr>
              <w:tab/>
              <w:delText>4</w:delText>
            </w:r>
          </w:del>
        </w:p>
        <w:p w14:paraId="53F7D900" w14:textId="22BF4A95" w:rsidR="005F20E4" w:rsidRPr="00F864E5" w:rsidDel="00F864E5" w:rsidRDefault="005F20E4">
          <w:pPr>
            <w:pStyle w:val="TOC1"/>
            <w:rPr>
              <w:del w:id="950" w:author="Nguyen Thi Thuy Duong" w:date="2019-12-23T23:51:00Z"/>
              <w:rFonts w:asciiTheme="minorHAnsi" w:eastAsiaTheme="minorEastAsia" w:hAnsiTheme="minorHAnsi" w:cstheme="minorBidi"/>
              <w:b w:val="0"/>
              <w:bCs w:val="0"/>
              <w:caps w:val="0"/>
              <w:noProof/>
              <w:sz w:val="20"/>
              <w:lang w:eastAsia="en-US" w:bidi="ar-SA"/>
              <w:rPrChange w:id="951" w:author="Nguyen Thi Thuy Duong" w:date="2019-12-23T23:51:00Z">
                <w:rPr>
                  <w:del w:id="952" w:author="Nguyen Thi Thuy Duong" w:date="2019-12-23T23:51:00Z"/>
                  <w:rFonts w:asciiTheme="minorHAnsi" w:eastAsiaTheme="minorEastAsia" w:hAnsiTheme="minorHAnsi" w:cstheme="minorBidi"/>
                  <w:b w:val="0"/>
                  <w:bCs w:val="0"/>
                  <w:caps w:val="0"/>
                  <w:noProof/>
                  <w:sz w:val="22"/>
                  <w:szCs w:val="22"/>
                  <w:lang w:eastAsia="en-US" w:bidi="ar-SA"/>
                </w:rPr>
              </w:rPrChange>
            </w:rPr>
          </w:pPr>
          <w:del w:id="953" w:author="Nguyen Thi Thuy Duong" w:date="2019-12-23T23:51:00Z">
            <w:r w:rsidRPr="00F864E5" w:rsidDel="00F864E5">
              <w:rPr>
                <w:sz w:val="20"/>
                <w:rPrChange w:id="954" w:author="Nguyen Thi Thuy Duong" w:date="2019-12-23T23:51:00Z">
                  <w:rPr>
                    <w:rStyle w:val="Hyperlink"/>
                    <w:b w:val="0"/>
                    <w:bCs w:val="0"/>
                    <w:caps w:val="0"/>
                    <w:noProof/>
                  </w:rPr>
                </w:rPrChange>
              </w:rPr>
              <w:delText>4.</w:delText>
            </w:r>
            <w:r w:rsidRPr="00F864E5" w:rsidDel="00F864E5">
              <w:rPr>
                <w:rFonts w:asciiTheme="minorHAnsi" w:eastAsiaTheme="minorEastAsia" w:hAnsiTheme="minorHAnsi" w:cstheme="minorBidi"/>
                <w:noProof/>
                <w:sz w:val="20"/>
                <w:lang w:eastAsia="en-US" w:bidi="ar-SA"/>
                <w:rPrChange w:id="955"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56" w:author="Nguyen Thi Thuy Duong" w:date="2019-12-23T23:51:00Z">
                  <w:rPr>
                    <w:rStyle w:val="Hyperlink"/>
                    <w:b w:val="0"/>
                    <w:bCs w:val="0"/>
                    <w:caps w:val="0"/>
                    <w:noProof/>
                  </w:rPr>
                </w:rPrChange>
              </w:rPr>
              <w:delText>Giao tiếp/Trao đổi thông tin</w:delText>
            </w:r>
            <w:r w:rsidRPr="00F864E5" w:rsidDel="00F864E5">
              <w:rPr>
                <w:b w:val="0"/>
                <w:bCs w:val="0"/>
                <w:caps w:val="0"/>
                <w:noProof/>
                <w:webHidden/>
                <w:sz w:val="20"/>
                <w:rPrChange w:id="957" w:author="Nguyen Thi Thuy Duong" w:date="2019-12-23T23:51:00Z">
                  <w:rPr>
                    <w:b w:val="0"/>
                    <w:bCs w:val="0"/>
                    <w:caps w:val="0"/>
                    <w:noProof/>
                    <w:webHidden/>
                  </w:rPr>
                </w:rPrChange>
              </w:rPr>
              <w:tab/>
              <w:delText>5</w:delText>
            </w:r>
          </w:del>
        </w:p>
        <w:p w14:paraId="664CB1FC" w14:textId="3B239E03" w:rsidR="005F20E4" w:rsidRPr="00F864E5" w:rsidDel="00F864E5" w:rsidRDefault="005F20E4">
          <w:pPr>
            <w:pStyle w:val="TOC2"/>
            <w:rPr>
              <w:del w:id="958" w:author="Nguyen Thi Thuy Duong" w:date="2019-12-23T23:51:00Z"/>
              <w:rFonts w:asciiTheme="minorHAnsi" w:eastAsiaTheme="minorEastAsia" w:hAnsiTheme="minorHAnsi" w:cstheme="minorBidi"/>
              <w:noProof/>
              <w:sz w:val="20"/>
              <w:lang w:eastAsia="en-US" w:bidi="ar-SA"/>
              <w:rPrChange w:id="959" w:author="Nguyen Thi Thuy Duong" w:date="2019-12-23T23:51:00Z">
                <w:rPr>
                  <w:del w:id="960" w:author="Nguyen Thi Thuy Duong" w:date="2019-12-23T23:51:00Z"/>
                  <w:rFonts w:asciiTheme="minorHAnsi" w:eastAsiaTheme="minorEastAsia" w:hAnsiTheme="minorHAnsi" w:cstheme="minorBidi"/>
                  <w:noProof/>
                  <w:sz w:val="22"/>
                  <w:szCs w:val="22"/>
                  <w:lang w:eastAsia="en-US" w:bidi="ar-SA"/>
                </w:rPr>
              </w:rPrChange>
            </w:rPr>
          </w:pPr>
          <w:del w:id="961" w:author="Nguyen Thi Thuy Duong" w:date="2019-12-23T23:51:00Z">
            <w:r w:rsidRPr="00F864E5" w:rsidDel="00F864E5">
              <w:rPr>
                <w:sz w:val="20"/>
                <w:rPrChange w:id="962" w:author="Nguyen Thi Thuy Duong" w:date="2019-12-23T23:51:00Z">
                  <w:rPr>
                    <w:rStyle w:val="Hyperlink"/>
                    <w:rFonts w:cs="Tahoma"/>
                    <w:noProof/>
                  </w:rPr>
                </w:rPrChange>
              </w:rPr>
              <w:delText>4.1.</w:delText>
            </w:r>
            <w:r w:rsidRPr="00F864E5" w:rsidDel="00F864E5">
              <w:rPr>
                <w:rFonts w:asciiTheme="minorHAnsi" w:eastAsiaTheme="minorEastAsia" w:hAnsiTheme="minorHAnsi" w:cstheme="minorBidi"/>
                <w:noProof/>
                <w:sz w:val="20"/>
                <w:lang w:eastAsia="en-US" w:bidi="ar-SA"/>
                <w:rPrChange w:id="963"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64" w:author="Nguyen Thi Thuy Duong" w:date="2019-12-23T23:51:00Z">
                  <w:rPr>
                    <w:rStyle w:val="Hyperlink"/>
                    <w:noProof/>
                  </w:rPr>
                </w:rPrChange>
              </w:rPr>
              <w:delText>Kênh liên lạc chính thống – Email</w:delText>
            </w:r>
            <w:r w:rsidRPr="00F864E5" w:rsidDel="00F864E5">
              <w:rPr>
                <w:noProof/>
                <w:webHidden/>
                <w:sz w:val="20"/>
                <w:rPrChange w:id="965" w:author="Nguyen Thi Thuy Duong" w:date="2019-12-23T23:51:00Z">
                  <w:rPr>
                    <w:noProof/>
                    <w:webHidden/>
                  </w:rPr>
                </w:rPrChange>
              </w:rPr>
              <w:tab/>
              <w:delText>5</w:delText>
            </w:r>
          </w:del>
        </w:p>
        <w:p w14:paraId="2754FA59" w14:textId="1A2E0D6F" w:rsidR="005F20E4" w:rsidRPr="00F864E5" w:rsidDel="00F864E5" w:rsidRDefault="005F20E4">
          <w:pPr>
            <w:pStyle w:val="TOC2"/>
            <w:rPr>
              <w:del w:id="966" w:author="Nguyen Thi Thuy Duong" w:date="2019-12-23T23:51:00Z"/>
              <w:rFonts w:asciiTheme="minorHAnsi" w:eastAsiaTheme="minorEastAsia" w:hAnsiTheme="minorHAnsi" w:cstheme="minorBidi"/>
              <w:noProof/>
              <w:sz w:val="20"/>
              <w:lang w:eastAsia="en-US" w:bidi="ar-SA"/>
              <w:rPrChange w:id="967" w:author="Nguyen Thi Thuy Duong" w:date="2019-12-23T23:51:00Z">
                <w:rPr>
                  <w:del w:id="968" w:author="Nguyen Thi Thuy Duong" w:date="2019-12-23T23:51:00Z"/>
                  <w:rFonts w:asciiTheme="minorHAnsi" w:eastAsiaTheme="minorEastAsia" w:hAnsiTheme="minorHAnsi" w:cstheme="minorBidi"/>
                  <w:noProof/>
                  <w:sz w:val="22"/>
                  <w:szCs w:val="22"/>
                  <w:lang w:eastAsia="en-US" w:bidi="ar-SA"/>
                </w:rPr>
              </w:rPrChange>
            </w:rPr>
          </w:pPr>
          <w:del w:id="969" w:author="Nguyen Thi Thuy Duong" w:date="2019-12-23T23:51:00Z">
            <w:r w:rsidRPr="00F864E5" w:rsidDel="00F864E5">
              <w:rPr>
                <w:sz w:val="20"/>
                <w:rPrChange w:id="970" w:author="Nguyen Thi Thuy Duong" w:date="2019-12-23T23:51:00Z">
                  <w:rPr>
                    <w:rStyle w:val="Hyperlink"/>
                    <w:rFonts w:cs="Tahoma"/>
                    <w:noProof/>
                  </w:rPr>
                </w:rPrChange>
              </w:rPr>
              <w:delText>4.2.</w:delText>
            </w:r>
            <w:r w:rsidRPr="00F864E5" w:rsidDel="00F864E5">
              <w:rPr>
                <w:rFonts w:asciiTheme="minorHAnsi" w:eastAsiaTheme="minorEastAsia" w:hAnsiTheme="minorHAnsi" w:cstheme="minorBidi"/>
                <w:noProof/>
                <w:sz w:val="20"/>
                <w:lang w:eastAsia="en-US" w:bidi="ar-SA"/>
                <w:rPrChange w:id="971"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72" w:author="Nguyen Thi Thuy Duong" w:date="2019-12-23T23:51:00Z">
                  <w:rPr>
                    <w:rStyle w:val="Hyperlink"/>
                    <w:noProof/>
                  </w:rPr>
                </w:rPrChange>
              </w:rPr>
              <w:delText>Họp offline</w:delText>
            </w:r>
            <w:r w:rsidRPr="00F864E5" w:rsidDel="00F864E5">
              <w:rPr>
                <w:noProof/>
                <w:webHidden/>
                <w:sz w:val="20"/>
                <w:rPrChange w:id="973" w:author="Nguyen Thi Thuy Duong" w:date="2019-12-23T23:51:00Z">
                  <w:rPr>
                    <w:noProof/>
                    <w:webHidden/>
                  </w:rPr>
                </w:rPrChange>
              </w:rPr>
              <w:tab/>
              <w:delText>5</w:delText>
            </w:r>
          </w:del>
        </w:p>
        <w:p w14:paraId="0214EE18" w14:textId="508EEDB0" w:rsidR="005F20E4" w:rsidRPr="00F864E5" w:rsidDel="00F864E5" w:rsidRDefault="005F20E4">
          <w:pPr>
            <w:pStyle w:val="TOC2"/>
            <w:rPr>
              <w:del w:id="974" w:author="Nguyen Thi Thuy Duong" w:date="2019-12-23T23:51:00Z"/>
              <w:rFonts w:asciiTheme="minorHAnsi" w:eastAsiaTheme="minorEastAsia" w:hAnsiTheme="minorHAnsi" w:cstheme="minorBidi"/>
              <w:noProof/>
              <w:sz w:val="20"/>
              <w:lang w:eastAsia="en-US" w:bidi="ar-SA"/>
              <w:rPrChange w:id="975" w:author="Nguyen Thi Thuy Duong" w:date="2019-12-23T23:51:00Z">
                <w:rPr>
                  <w:del w:id="976" w:author="Nguyen Thi Thuy Duong" w:date="2019-12-23T23:51:00Z"/>
                  <w:rFonts w:asciiTheme="minorHAnsi" w:eastAsiaTheme="minorEastAsia" w:hAnsiTheme="minorHAnsi" w:cstheme="minorBidi"/>
                  <w:noProof/>
                  <w:sz w:val="22"/>
                  <w:szCs w:val="22"/>
                  <w:lang w:eastAsia="en-US" w:bidi="ar-SA"/>
                </w:rPr>
              </w:rPrChange>
            </w:rPr>
          </w:pPr>
          <w:del w:id="977" w:author="Nguyen Thi Thuy Duong" w:date="2019-12-23T23:51:00Z">
            <w:r w:rsidRPr="00F864E5" w:rsidDel="00F864E5">
              <w:rPr>
                <w:sz w:val="20"/>
                <w:rPrChange w:id="978" w:author="Nguyen Thi Thuy Duong" w:date="2019-12-23T23:51:00Z">
                  <w:rPr>
                    <w:rStyle w:val="Hyperlink"/>
                    <w:rFonts w:cs="Tahoma"/>
                    <w:iCs/>
                    <w:noProof/>
                  </w:rPr>
                </w:rPrChange>
              </w:rPr>
              <w:delText>4.3.</w:delText>
            </w:r>
            <w:r w:rsidRPr="00F864E5" w:rsidDel="00F864E5">
              <w:rPr>
                <w:rFonts w:asciiTheme="minorHAnsi" w:eastAsiaTheme="minorEastAsia" w:hAnsiTheme="minorHAnsi" w:cstheme="minorBidi"/>
                <w:noProof/>
                <w:sz w:val="20"/>
                <w:lang w:eastAsia="en-US" w:bidi="ar-SA"/>
                <w:rPrChange w:id="979"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80" w:author="Nguyen Thi Thuy Duong" w:date="2019-12-23T23:51:00Z">
                  <w:rPr>
                    <w:rStyle w:val="Hyperlink"/>
                    <w:iCs/>
                    <w:noProof/>
                  </w:rPr>
                </w:rPrChange>
              </w:rPr>
              <w:delText>Thư mục dự án</w:delText>
            </w:r>
            <w:r w:rsidRPr="00F864E5" w:rsidDel="00F864E5">
              <w:rPr>
                <w:noProof/>
                <w:webHidden/>
                <w:sz w:val="20"/>
                <w:rPrChange w:id="981" w:author="Nguyen Thi Thuy Duong" w:date="2019-12-23T23:51:00Z">
                  <w:rPr>
                    <w:noProof/>
                    <w:webHidden/>
                  </w:rPr>
                </w:rPrChange>
              </w:rPr>
              <w:tab/>
              <w:delText>5</w:delText>
            </w:r>
          </w:del>
        </w:p>
        <w:p w14:paraId="77FEC650" w14:textId="10510D18" w:rsidR="005F20E4" w:rsidRPr="00F864E5" w:rsidDel="00F864E5" w:rsidRDefault="005F20E4">
          <w:pPr>
            <w:pStyle w:val="TOC2"/>
            <w:rPr>
              <w:del w:id="982" w:author="Nguyen Thi Thuy Duong" w:date="2019-12-23T23:51:00Z"/>
              <w:rFonts w:asciiTheme="minorHAnsi" w:eastAsiaTheme="minorEastAsia" w:hAnsiTheme="minorHAnsi" w:cstheme="minorBidi"/>
              <w:noProof/>
              <w:sz w:val="20"/>
              <w:lang w:eastAsia="en-US" w:bidi="ar-SA"/>
              <w:rPrChange w:id="983" w:author="Nguyen Thi Thuy Duong" w:date="2019-12-23T23:51:00Z">
                <w:rPr>
                  <w:del w:id="984" w:author="Nguyen Thi Thuy Duong" w:date="2019-12-23T23:51:00Z"/>
                  <w:rFonts w:asciiTheme="minorHAnsi" w:eastAsiaTheme="minorEastAsia" w:hAnsiTheme="minorHAnsi" w:cstheme="minorBidi"/>
                  <w:noProof/>
                  <w:sz w:val="22"/>
                  <w:szCs w:val="22"/>
                  <w:lang w:eastAsia="en-US" w:bidi="ar-SA"/>
                </w:rPr>
              </w:rPrChange>
            </w:rPr>
          </w:pPr>
          <w:del w:id="985" w:author="Nguyen Thi Thuy Duong" w:date="2019-12-23T23:51:00Z">
            <w:r w:rsidRPr="00F864E5" w:rsidDel="00F864E5">
              <w:rPr>
                <w:sz w:val="20"/>
                <w:rPrChange w:id="986" w:author="Nguyen Thi Thuy Duong" w:date="2019-12-23T23:51:00Z">
                  <w:rPr>
                    <w:rStyle w:val="Hyperlink"/>
                    <w:rFonts w:cs="Tahoma"/>
                    <w:noProof/>
                  </w:rPr>
                </w:rPrChange>
              </w:rPr>
              <w:delText>4.4.</w:delText>
            </w:r>
            <w:r w:rsidRPr="00F864E5" w:rsidDel="00F864E5">
              <w:rPr>
                <w:rFonts w:asciiTheme="minorHAnsi" w:eastAsiaTheme="minorEastAsia" w:hAnsiTheme="minorHAnsi" w:cstheme="minorBidi"/>
                <w:noProof/>
                <w:sz w:val="20"/>
                <w:lang w:eastAsia="en-US" w:bidi="ar-SA"/>
                <w:rPrChange w:id="987"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88" w:author="Nguyen Thi Thuy Duong" w:date="2019-12-23T23:51:00Z">
                  <w:rPr>
                    <w:rStyle w:val="Hyperlink"/>
                    <w:noProof/>
                  </w:rPr>
                </w:rPrChange>
              </w:rPr>
              <w:delText>Quản lý mã nguồn</w:delText>
            </w:r>
            <w:r w:rsidRPr="00F864E5" w:rsidDel="00F864E5">
              <w:rPr>
                <w:noProof/>
                <w:webHidden/>
                <w:sz w:val="20"/>
                <w:rPrChange w:id="989" w:author="Nguyen Thi Thuy Duong" w:date="2019-12-23T23:51:00Z">
                  <w:rPr>
                    <w:noProof/>
                    <w:webHidden/>
                  </w:rPr>
                </w:rPrChange>
              </w:rPr>
              <w:tab/>
              <w:delText>6</w:delText>
            </w:r>
          </w:del>
        </w:p>
        <w:p w14:paraId="040AE2BB" w14:textId="63BC0A51" w:rsidR="005F20E4" w:rsidRPr="00F864E5" w:rsidDel="00F864E5" w:rsidRDefault="005F20E4">
          <w:pPr>
            <w:pStyle w:val="TOC2"/>
            <w:rPr>
              <w:del w:id="990" w:author="Nguyen Thi Thuy Duong" w:date="2019-12-23T23:51:00Z"/>
              <w:rFonts w:asciiTheme="minorHAnsi" w:eastAsiaTheme="minorEastAsia" w:hAnsiTheme="minorHAnsi" w:cstheme="minorBidi"/>
              <w:noProof/>
              <w:sz w:val="20"/>
              <w:lang w:eastAsia="en-US" w:bidi="ar-SA"/>
              <w:rPrChange w:id="991" w:author="Nguyen Thi Thuy Duong" w:date="2019-12-23T23:51:00Z">
                <w:rPr>
                  <w:del w:id="992" w:author="Nguyen Thi Thuy Duong" w:date="2019-12-23T23:51:00Z"/>
                  <w:rFonts w:asciiTheme="minorHAnsi" w:eastAsiaTheme="minorEastAsia" w:hAnsiTheme="minorHAnsi" w:cstheme="minorBidi"/>
                  <w:noProof/>
                  <w:sz w:val="22"/>
                  <w:szCs w:val="22"/>
                  <w:lang w:eastAsia="en-US" w:bidi="ar-SA"/>
                </w:rPr>
              </w:rPrChange>
            </w:rPr>
          </w:pPr>
          <w:del w:id="993" w:author="Nguyen Thi Thuy Duong" w:date="2019-12-23T23:51:00Z">
            <w:r w:rsidRPr="00F864E5" w:rsidDel="00F864E5">
              <w:rPr>
                <w:sz w:val="20"/>
                <w:rPrChange w:id="994" w:author="Nguyen Thi Thuy Duong" w:date="2019-12-23T23:51:00Z">
                  <w:rPr>
                    <w:rStyle w:val="Hyperlink"/>
                    <w:rFonts w:cs="Tahoma"/>
                    <w:noProof/>
                  </w:rPr>
                </w:rPrChange>
              </w:rPr>
              <w:delText>4.5.</w:delText>
            </w:r>
            <w:r w:rsidRPr="00F864E5" w:rsidDel="00F864E5">
              <w:rPr>
                <w:rFonts w:asciiTheme="minorHAnsi" w:eastAsiaTheme="minorEastAsia" w:hAnsiTheme="minorHAnsi" w:cstheme="minorBidi"/>
                <w:noProof/>
                <w:sz w:val="20"/>
                <w:lang w:eastAsia="en-US" w:bidi="ar-SA"/>
                <w:rPrChange w:id="995"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996" w:author="Nguyen Thi Thuy Duong" w:date="2019-12-23T23:51:00Z">
                  <w:rPr>
                    <w:rStyle w:val="Hyperlink"/>
                    <w:noProof/>
                  </w:rPr>
                </w:rPrChange>
              </w:rPr>
              <w:delText>Chia sẻ mã nguồn</w:delText>
            </w:r>
            <w:r w:rsidRPr="00F864E5" w:rsidDel="00F864E5">
              <w:rPr>
                <w:noProof/>
                <w:webHidden/>
                <w:sz w:val="20"/>
                <w:rPrChange w:id="997" w:author="Nguyen Thi Thuy Duong" w:date="2019-12-23T23:51:00Z">
                  <w:rPr>
                    <w:noProof/>
                    <w:webHidden/>
                  </w:rPr>
                </w:rPrChange>
              </w:rPr>
              <w:tab/>
              <w:delText>6</w:delText>
            </w:r>
          </w:del>
        </w:p>
        <w:p w14:paraId="30A8C71F" w14:textId="0943D107" w:rsidR="005F20E4" w:rsidRPr="00F864E5" w:rsidDel="00F864E5" w:rsidRDefault="005F20E4">
          <w:pPr>
            <w:pStyle w:val="TOC2"/>
            <w:rPr>
              <w:del w:id="998" w:author="Nguyen Thi Thuy Duong" w:date="2019-12-23T23:51:00Z"/>
              <w:rFonts w:asciiTheme="minorHAnsi" w:eastAsiaTheme="minorEastAsia" w:hAnsiTheme="minorHAnsi" w:cstheme="minorBidi"/>
              <w:noProof/>
              <w:sz w:val="20"/>
              <w:lang w:eastAsia="en-US" w:bidi="ar-SA"/>
              <w:rPrChange w:id="999" w:author="Nguyen Thi Thuy Duong" w:date="2019-12-23T23:51:00Z">
                <w:rPr>
                  <w:del w:id="1000" w:author="Nguyen Thi Thuy Duong" w:date="2019-12-23T23:51:00Z"/>
                  <w:rFonts w:asciiTheme="minorHAnsi" w:eastAsiaTheme="minorEastAsia" w:hAnsiTheme="minorHAnsi" w:cstheme="minorBidi"/>
                  <w:noProof/>
                  <w:sz w:val="22"/>
                  <w:szCs w:val="22"/>
                  <w:lang w:eastAsia="en-US" w:bidi="ar-SA"/>
                </w:rPr>
              </w:rPrChange>
            </w:rPr>
          </w:pPr>
          <w:del w:id="1001" w:author="Nguyen Thi Thuy Duong" w:date="2019-12-23T23:51:00Z">
            <w:r w:rsidRPr="00F864E5" w:rsidDel="00F864E5">
              <w:rPr>
                <w:sz w:val="20"/>
                <w:rPrChange w:id="1002" w:author="Nguyen Thi Thuy Duong" w:date="2019-12-23T23:51:00Z">
                  <w:rPr>
                    <w:rStyle w:val="Hyperlink"/>
                    <w:rFonts w:cs="Tahoma"/>
                    <w:noProof/>
                  </w:rPr>
                </w:rPrChange>
              </w:rPr>
              <w:delText>4.6.</w:delText>
            </w:r>
            <w:r w:rsidRPr="00F864E5" w:rsidDel="00F864E5">
              <w:rPr>
                <w:rFonts w:asciiTheme="minorHAnsi" w:eastAsiaTheme="minorEastAsia" w:hAnsiTheme="minorHAnsi" w:cstheme="minorBidi"/>
                <w:noProof/>
                <w:sz w:val="20"/>
                <w:lang w:eastAsia="en-US" w:bidi="ar-SA"/>
                <w:rPrChange w:id="1003"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04" w:author="Nguyen Thi Thuy Duong" w:date="2019-12-23T23:51:00Z">
                  <w:rPr>
                    <w:rStyle w:val="Hyperlink"/>
                    <w:noProof/>
                  </w:rPr>
                </w:rPrChange>
              </w:rPr>
              <w:delText>Một số gợi ý khác</w:delText>
            </w:r>
            <w:r w:rsidRPr="00F864E5" w:rsidDel="00F864E5">
              <w:rPr>
                <w:noProof/>
                <w:webHidden/>
                <w:sz w:val="20"/>
                <w:rPrChange w:id="1005" w:author="Nguyen Thi Thuy Duong" w:date="2019-12-23T23:51:00Z">
                  <w:rPr>
                    <w:noProof/>
                    <w:webHidden/>
                  </w:rPr>
                </w:rPrChange>
              </w:rPr>
              <w:tab/>
              <w:delText>6</w:delText>
            </w:r>
          </w:del>
        </w:p>
        <w:p w14:paraId="55EBCA06" w14:textId="0C010D15" w:rsidR="005F20E4" w:rsidRPr="00F864E5" w:rsidDel="00F864E5" w:rsidRDefault="005F20E4">
          <w:pPr>
            <w:pStyle w:val="TOC1"/>
            <w:rPr>
              <w:del w:id="1006" w:author="Nguyen Thi Thuy Duong" w:date="2019-12-23T23:51:00Z"/>
              <w:rFonts w:asciiTheme="minorHAnsi" w:eastAsiaTheme="minorEastAsia" w:hAnsiTheme="minorHAnsi" w:cstheme="minorBidi"/>
              <w:b w:val="0"/>
              <w:bCs w:val="0"/>
              <w:caps w:val="0"/>
              <w:noProof/>
              <w:sz w:val="20"/>
              <w:lang w:eastAsia="en-US" w:bidi="ar-SA"/>
              <w:rPrChange w:id="1007" w:author="Nguyen Thi Thuy Duong" w:date="2019-12-23T23:51:00Z">
                <w:rPr>
                  <w:del w:id="1008"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009" w:author="Nguyen Thi Thuy Duong" w:date="2019-12-23T23:51:00Z">
            <w:r w:rsidRPr="00F864E5" w:rsidDel="00F864E5">
              <w:rPr>
                <w:sz w:val="20"/>
                <w:rPrChange w:id="1010" w:author="Nguyen Thi Thuy Duong" w:date="2019-12-23T23:51:00Z">
                  <w:rPr>
                    <w:rStyle w:val="Hyperlink"/>
                    <w:b w:val="0"/>
                    <w:bCs w:val="0"/>
                    <w:caps w:val="0"/>
                    <w:noProof/>
                  </w:rPr>
                </w:rPrChange>
              </w:rPr>
              <w:delText>5.</w:delText>
            </w:r>
            <w:r w:rsidRPr="00F864E5" w:rsidDel="00F864E5">
              <w:rPr>
                <w:rFonts w:asciiTheme="minorHAnsi" w:eastAsiaTheme="minorEastAsia" w:hAnsiTheme="minorHAnsi" w:cstheme="minorBidi"/>
                <w:noProof/>
                <w:sz w:val="20"/>
                <w:lang w:eastAsia="en-US" w:bidi="ar-SA"/>
                <w:rPrChange w:id="1011"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12" w:author="Nguyen Thi Thuy Duong" w:date="2019-12-23T23:51:00Z">
                  <w:rPr>
                    <w:rStyle w:val="Hyperlink"/>
                    <w:b w:val="0"/>
                    <w:bCs w:val="0"/>
                    <w:caps w:val="0"/>
                    <w:noProof/>
                  </w:rPr>
                </w:rPrChange>
              </w:rPr>
              <w:delText>Ước lượng chung</w:delText>
            </w:r>
            <w:r w:rsidRPr="00F864E5" w:rsidDel="00F864E5">
              <w:rPr>
                <w:b w:val="0"/>
                <w:bCs w:val="0"/>
                <w:caps w:val="0"/>
                <w:noProof/>
                <w:webHidden/>
                <w:sz w:val="20"/>
                <w:rPrChange w:id="1013" w:author="Nguyen Thi Thuy Duong" w:date="2019-12-23T23:51:00Z">
                  <w:rPr>
                    <w:b w:val="0"/>
                    <w:bCs w:val="0"/>
                    <w:caps w:val="0"/>
                    <w:noProof/>
                    <w:webHidden/>
                  </w:rPr>
                </w:rPrChange>
              </w:rPr>
              <w:tab/>
              <w:delText>6</w:delText>
            </w:r>
          </w:del>
        </w:p>
        <w:p w14:paraId="51B2393F" w14:textId="2B4CF4B5" w:rsidR="005F20E4" w:rsidRPr="00F864E5" w:rsidDel="00F864E5" w:rsidRDefault="005F20E4">
          <w:pPr>
            <w:pStyle w:val="TOC2"/>
            <w:rPr>
              <w:del w:id="1014" w:author="Nguyen Thi Thuy Duong" w:date="2019-12-23T23:51:00Z"/>
              <w:rFonts w:asciiTheme="minorHAnsi" w:eastAsiaTheme="minorEastAsia" w:hAnsiTheme="minorHAnsi" w:cstheme="minorBidi"/>
              <w:noProof/>
              <w:sz w:val="20"/>
              <w:lang w:eastAsia="en-US" w:bidi="ar-SA"/>
              <w:rPrChange w:id="1015" w:author="Nguyen Thi Thuy Duong" w:date="2019-12-23T23:51:00Z">
                <w:rPr>
                  <w:del w:id="1016" w:author="Nguyen Thi Thuy Duong" w:date="2019-12-23T23:51:00Z"/>
                  <w:rFonts w:asciiTheme="minorHAnsi" w:eastAsiaTheme="minorEastAsia" w:hAnsiTheme="minorHAnsi" w:cstheme="minorBidi"/>
                  <w:noProof/>
                  <w:sz w:val="22"/>
                  <w:szCs w:val="22"/>
                  <w:lang w:eastAsia="en-US" w:bidi="ar-SA"/>
                </w:rPr>
              </w:rPrChange>
            </w:rPr>
          </w:pPr>
          <w:del w:id="1017" w:author="Nguyen Thi Thuy Duong" w:date="2019-12-23T23:51:00Z">
            <w:r w:rsidRPr="00F864E5" w:rsidDel="00F864E5">
              <w:rPr>
                <w:sz w:val="20"/>
                <w:rPrChange w:id="1018" w:author="Nguyen Thi Thuy Duong" w:date="2019-12-23T23:51:00Z">
                  <w:rPr>
                    <w:rStyle w:val="Hyperlink"/>
                    <w:rFonts w:cs="Tahoma"/>
                    <w:noProof/>
                  </w:rPr>
                </w:rPrChange>
              </w:rPr>
              <w:delText>5.1.</w:delText>
            </w:r>
            <w:r w:rsidRPr="00F864E5" w:rsidDel="00F864E5">
              <w:rPr>
                <w:rFonts w:asciiTheme="minorHAnsi" w:eastAsiaTheme="minorEastAsia" w:hAnsiTheme="minorHAnsi" w:cstheme="minorBidi"/>
                <w:noProof/>
                <w:sz w:val="20"/>
                <w:lang w:eastAsia="en-US" w:bidi="ar-SA"/>
                <w:rPrChange w:id="1019"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20" w:author="Nguyen Thi Thuy Duong" w:date="2019-12-23T23:51:00Z">
                  <w:rPr>
                    <w:rStyle w:val="Hyperlink"/>
                    <w:noProof/>
                  </w:rPr>
                </w:rPrChange>
              </w:rPr>
              <w:delText>Ước lượng tính năng</w:delText>
            </w:r>
            <w:r w:rsidRPr="00F864E5" w:rsidDel="00F864E5">
              <w:rPr>
                <w:noProof/>
                <w:webHidden/>
                <w:sz w:val="20"/>
                <w:rPrChange w:id="1021" w:author="Nguyen Thi Thuy Duong" w:date="2019-12-23T23:51:00Z">
                  <w:rPr>
                    <w:noProof/>
                    <w:webHidden/>
                  </w:rPr>
                </w:rPrChange>
              </w:rPr>
              <w:tab/>
              <w:delText>6</w:delText>
            </w:r>
          </w:del>
        </w:p>
        <w:p w14:paraId="3D4B0366" w14:textId="1A03FE3C" w:rsidR="005F20E4" w:rsidRPr="00F864E5" w:rsidDel="00F864E5" w:rsidRDefault="005F20E4">
          <w:pPr>
            <w:pStyle w:val="TOC2"/>
            <w:rPr>
              <w:del w:id="1022" w:author="Nguyen Thi Thuy Duong" w:date="2019-12-23T23:51:00Z"/>
              <w:rFonts w:asciiTheme="minorHAnsi" w:eastAsiaTheme="minorEastAsia" w:hAnsiTheme="minorHAnsi" w:cstheme="minorBidi"/>
              <w:noProof/>
              <w:sz w:val="20"/>
              <w:lang w:eastAsia="en-US" w:bidi="ar-SA"/>
              <w:rPrChange w:id="1023" w:author="Nguyen Thi Thuy Duong" w:date="2019-12-23T23:51:00Z">
                <w:rPr>
                  <w:del w:id="1024" w:author="Nguyen Thi Thuy Duong" w:date="2019-12-23T23:51:00Z"/>
                  <w:rFonts w:asciiTheme="minorHAnsi" w:eastAsiaTheme="minorEastAsia" w:hAnsiTheme="minorHAnsi" w:cstheme="minorBidi"/>
                  <w:noProof/>
                  <w:sz w:val="22"/>
                  <w:szCs w:val="22"/>
                  <w:lang w:eastAsia="en-US" w:bidi="ar-SA"/>
                </w:rPr>
              </w:rPrChange>
            </w:rPr>
          </w:pPr>
          <w:del w:id="1025" w:author="Nguyen Thi Thuy Duong" w:date="2019-12-23T23:51:00Z">
            <w:r w:rsidRPr="00F864E5" w:rsidDel="00F864E5">
              <w:rPr>
                <w:rFonts w:asciiTheme="minorHAnsi" w:eastAsiaTheme="minorEastAsia" w:hAnsiTheme="minorHAnsi" w:cstheme="minorBidi"/>
                <w:noProof/>
                <w:sz w:val="20"/>
                <w:lang w:eastAsia="en-US" w:bidi="ar-SA"/>
                <w:rPrChange w:id="1026"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27" w:author="Nguyen Thi Thuy Duong" w:date="2019-12-23T23:51:00Z">
                  <w:rPr>
                    <w:rStyle w:val="Hyperlink"/>
                    <w:noProof/>
                  </w:rPr>
                </w:rPrChange>
              </w:rPr>
              <w:delText>Work Breakdown Structure</w:delText>
            </w:r>
            <w:r w:rsidRPr="00F864E5" w:rsidDel="00F864E5">
              <w:rPr>
                <w:noProof/>
                <w:webHidden/>
                <w:sz w:val="20"/>
                <w:rPrChange w:id="1028" w:author="Nguyen Thi Thuy Duong" w:date="2019-12-23T23:51:00Z">
                  <w:rPr>
                    <w:noProof/>
                    <w:webHidden/>
                  </w:rPr>
                </w:rPrChange>
              </w:rPr>
              <w:tab/>
              <w:delText>7</w:delText>
            </w:r>
          </w:del>
        </w:p>
        <w:p w14:paraId="01CE2DE9" w14:textId="0ECC0621" w:rsidR="005F20E4" w:rsidRPr="00F864E5" w:rsidDel="00F864E5" w:rsidRDefault="005F20E4">
          <w:pPr>
            <w:pStyle w:val="TOC2"/>
            <w:rPr>
              <w:del w:id="1029" w:author="Nguyen Thi Thuy Duong" w:date="2019-12-23T23:51:00Z"/>
              <w:rFonts w:asciiTheme="minorHAnsi" w:eastAsiaTheme="minorEastAsia" w:hAnsiTheme="minorHAnsi" w:cstheme="minorBidi"/>
              <w:noProof/>
              <w:sz w:val="20"/>
              <w:lang w:eastAsia="en-US" w:bidi="ar-SA"/>
              <w:rPrChange w:id="1030" w:author="Nguyen Thi Thuy Duong" w:date="2019-12-23T23:51:00Z">
                <w:rPr>
                  <w:del w:id="1031" w:author="Nguyen Thi Thuy Duong" w:date="2019-12-23T23:51:00Z"/>
                  <w:rFonts w:asciiTheme="minorHAnsi" w:eastAsiaTheme="minorEastAsia" w:hAnsiTheme="minorHAnsi" w:cstheme="minorBidi"/>
                  <w:noProof/>
                  <w:sz w:val="22"/>
                  <w:szCs w:val="22"/>
                  <w:lang w:eastAsia="en-US" w:bidi="ar-SA"/>
                </w:rPr>
              </w:rPrChange>
            </w:rPr>
          </w:pPr>
          <w:del w:id="1032" w:author="Nguyen Thi Thuy Duong" w:date="2019-12-23T23:51:00Z">
            <w:r w:rsidRPr="00F864E5" w:rsidDel="00F864E5">
              <w:rPr>
                <w:sz w:val="20"/>
                <w:rPrChange w:id="1033" w:author="Nguyen Thi Thuy Duong" w:date="2019-12-23T23:51:00Z">
                  <w:rPr>
                    <w:rStyle w:val="Hyperlink"/>
                    <w:rFonts w:cs="Tahoma"/>
                    <w:noProof/>
                  </w:rPr>
                </w:rPrChange>
              </w:rPr>
              <w:delText>5.2.</w:delText>
            </w:r>
            <w:r w:rsidRPr="00F864E5" w:rsidDel="00F864E5">
              <w:rPr>
                <w:noProof/>
                <w:webHidden/>
                <w:sz w:val="20"/>
                <w:rPrChange w:id="1034" w:author="Nguyen Thi Thuy Duong" w:date="2019-12-23T23:51:00Z">
                  <w:rPr>
                    <w:noProof/>
                    <w:webHidden/>
                  </w:rPr>
                </w:rPrChange>
              </w:rPr>
              <w:tab/>
              <w:delText>7</w:delText>
            </w:r>
          </w:del>
        </w:p>
        <w:p w14:paraId="5DC3EC8E" w14:textId="058794F8" w:rsidR="005F20E4" w:rsidRPr="00F864E5" w:rsidDel="00F864E5" w:rsidRDefault="005F20E4">
          <w:pPr>
            <w:pStyle w:val="TOC2"/>
            <w:rPr>
              <w:del w:id="1035" w:author="Nguyen Thi Thuy Duong" w:date="2019-12-23T23:51:00Z"/>
              <w:rFonts w:asciiTheme="minorHAnsi" w:eastAsiaTheme="minorEastAsia" w:hAnsiTheme="minorHAnsi" w:cstheme="minorBidi"/>
              <w:noProof/>
              <w:sz w:val="20"/>
              <w:lang w:eastAsia="en-US" w:bidi="ar-SA"/>
              <w:rPrChange w:id="1036" w:author="Nguyen Thi Thuy Duong" w:date="2019-12-23T23:51:00Z">
                <w:rPr>
                  <w:del w:id="1037" w:author="Nguyen Thi Thuy Duong" w:date="2019-12-23T23:51:00Z"/>
                  <w:rFonts w:asciiTheme="minorHAnsi" w:eastAsiaTheme="minorEastAsia" w:hAnsiTheme="minorHAnsi" w:cstheme="minorBidi"/>
                  <w:noProof/>
                  <w:sz w:val="22"/>
                  <w:szCs w:val="22"/>
                  <w:lang w:eastAsia="en-US" w:bidi="ar-SA"/>
                </w:rPr>
              </w:rPrChange>
            </w:rPr>
          </w:pPr>
          <w:del w:id="1038" w:author="Nguyen Thi Thuy Duong" w:date="2019-12-23T23:51:00Z">
            <w:r w:rsidRPr="00F864E5" w:rsidDel="00F864E5">
              <w:rPr>
                <w:sz w:val="20"/>
                <w:rPrChange w:id="1039" w:author="Nguyen Thi Thuy Duong" w:date="2019-12-23T23:51:00Z">
                  <w:rPr>
                    <w:rStyle w:val="Hyperlink"/>
                    <w:rFonts w:cs="Tahoma"/>
                    <w:noProof/>
                  </w:rPr>
                </w:rPrChange>
              </w:rPr>
              <w:delText>5.3.</w:delText>
            </w:r>
            <w:r w:rsidRPr="00F864E5" w:rsidDel="00F864E5">
              <w:rPr>
                <w:rFonts w:asciiTheme="minorHAnsi" w:eastAsiaTheme="minorEastAsia" w:hAnsiTheme="minorHAnsi" w:cstheme="minorBidi"/>
                <w:noProof/>
                <w:sz w:val="20"/>
                <w:lang w:eastAsia="en-US" w:bidi="ar-SA"/>
                <w:rPrChange w:id="1040"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41" w:author="Nguyen Thi Thuy Duong" w:date="2019-12-23T23:51:00Z">
                  <w:rPr>
                    <w:rStyle w:val="Hyperlink"/>
                    <w:noProof/>
                  </w:rPr>
                </w:rPrChange>
              </w:rPr>
              <w:delText>Ước lượng thời gian</w:delText>
            </w:r>
            <w:r w:rsidRPr="00F864E5" w:rsidDel="00F864E5">
              <w:rPr>
                <w:noProof/>
                <w:webHidden/>
                <w:sz w:val="20"/>
                <w:rPrChange w:id="1042" w:author="Nguyen Thi Thuy Duong" w:date="2019-12-23T23:51:00Z">
                  <w:rPr>
                    <w:noProof/>
                    <w:webHidden/>
                  </w:rPr>
                </w:rPrChange>
              </w:rPr>
              <w:tab/>
              <w:delText>7</w:delText>
            </w:r>
          </w:del>
        </w:p>
        <w:p w14:paraId="4056E42C" w14:textId="6E625488" w:rsidR="005F20E4" w:rsidRPr="00F864E5" w:rsidDel="00F864E5" w:rsidRDefault="005F20E4">
          <w:pPr>
            <w:pStyle w:val="TOC2"/>
            <w:rPr>
              <w:del w:id="1043" w:author="Nguyen Thi Thuy Duong" w:date="2019-12-23T23:51:00Z"/>
              <w:rFonts w:asciiTheme="minorHAnsi" w:eastAsiaTheme="minorEastAsia" w:hAnsiTheme="minorHAnsi" w:cstheme="minorBidi"/>
              <w:noProof/>
              <w:sz w:val="20"/>
              <w:lang w:eastAsia="en-US" w:bidi="ar-SA"/>
              <w:rPrChange w:id="1044" w:author="Nguyen Thi Thuy Duong" w:date="2019-12-23T23:51:00Z">
                <w:rPr>
                  <w:del w:id="1045" w:author="Nguyen Thi Thuy Duong" w:date="2019-12-23T23:51:00Z"/>
                  <w:rFonts w:asciiTheme="minorHAnsi" w:eastAsiaTheme="minorEastAsia" w:hAnsiTheme="minorHAnsi" w:cstheme="minorBidi"/>
                  <w:noProof/>
                  <w:sz w:val="22"/>
                  <w:szCs w:val="22"/>
                  <w:lang w:eastAsia="en-US" w:bidi="ar-SA"/>
                </w:rPr>
              </w:rPrChange>
            </w:rPr>
          </w:pPr>
          <w:del w:id="1046" w:author="Nguyen Thi Thuy Duong" w:date="2019-12-23T23:51:00Z">
            <w:r w:rsidRPr="00F864E5" w:rsidDel="00F864E5">
              <w:rPr>
                <w:sz w:val="20"/>
                <w:rPrChange w:id="1047" w:author="Nguyen Thi Thuy Duong" w:date="2019-12-23T23:51:00Z">
                  <w:rPr>
                    <w:rStyle w:val="Hyperlink"/>
                    <w:rFonts w:cs="Tahoma"/>
                    <w:noProof/>
                  </w:rPr>
                </w:rPrChange>
              </w:rPr>
              <w:delText>5.4.</w:delText>
            </w:r>
            <w:r w:rsidRPr="00F864E5" w:rsidDel="00F864E5">
              <w:rPr>
                <w:rFonts w:asciiTheme="minorHAnsi" w:eastAsiaTheme="minorEastAsia" w:hAnsiTheme="minorHAnsi" w:cstheme="minorBidi"/>
                <w:noProof/>
                <w:sz w:val="20"/>
                <w:lang w:eastAsia="en-US" w:bidi="ar-SA"/>
                <w:rPrChange w:id="1048"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49" w:author="Nguyen Thi Thuy Duong" w:date="2019-12-23T23:51:00Z">
                  <w:rPr>
                    <w:rStyle w:val="Hyperlink"/>
                    <w:noProof/>
                  </w:rPr>
                </w:rPrChange>
              </w:rPr>
              <w:delText>Ước lượng rủi ro</w:delText>
            </w:r>
            <w:r w:rsidRPr="00F864E5" w:rsidDel="00F864E5">
              <w:rPr>
                <w:noProof/>
                <w:webHidden/>
                <w:sz w:val="20"/>
                <w:rPrChange w:id="1050" w:author="Nguyen Thi Thuy Duong" w:date="2019-12-23T23:51:00Z">
                  <w:rPr>
                    <w:noProof/>
                    <w:webHidden/>
                  </w:rPr>
                </w:rPrChange>
              </w:rPr>
              <w:tab/>
              <w:delText>9</w:delText>
            </w:r>
          </w:del>
        </w:p>
        <w:p w14:paraId="607C3BA2" w14:textId="3901050B" w:rsidR="005F20E4" w:rsidRPr="00F864E5" w:rsidDel="00F864E5" w:rsidRDefault="005F20E4">
          <w:pPr>
            <w:pStyle w:val="TOC1"/>
            <w:rPr>
              <w:del w:id="1051" w:author="Nguyen Thi Thuy Duong" w:date="2019-12-23T23:51:00Z"/>
              <w:rFonts w:asciiTheme="minorHAnsi" w:eastAsiaTheme="minorEastAsia" w:hAnsiTheme="minorHAnsi" w:cstheme="minorBidi"/>
              <w:b w:val="0"/>
              <w:bCs w:val="0"/>
              <w:caps w:val="0"/>
              <w:noProof/>
              <w:sz w:val="20"/>
              <w:lang w:eastAsia="en-US" w:bidi="ar-SA"/>
              <w:rPrChange w:id="1052" w:author="Nguyen Thi Thuy Duong" w:date="2019-12-23T23:51:00Z">
                <w:rPr>
                  <w:del w:id="1053"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054" w:author="Nguyen Thi Thuy Duong" w:date="2019-12-23T23:51:00Z">
            <w:r w:rsidRPr="00F864E5" w:rsidDel="00F864E5">
              <w:rPr>
                <w:sz w:val="20"/>
                <w:rPrChange w:id="1055" w:author="Nguyen Thi Thuy Duong" w:date="2019-12-23T23:51:00Z">
                  <w:rPr>
                    <w:rStyle w:val="Hyperlink"/>
                    <w:b w:val="0"/>
                    <w:bCs w:val="0"/>
                    <w:caps w:val="0"/>
                    <w:noProof/>
                  </w:rPr>
                </w:rPrChange>
              </w:rPr>
              <w:delText>6.</w:delText>
            </w:r>
            <w:r w:rsidRPr="00F864E5" w:rsidDel="00F864E5">
              <w:rPr>
                <w:rFonts w:asciiTheme="minorHAnsi" w:eastAsiaTheme="minorEastAsia" w:hAnsiTheme="minorHAnsi" w:cstheme="minorBidi"/>
                <w:noProof/>
                <w:sz w:val="20"/>
                <w:lang w:eastAsia="en-US" w:bidi="ar-SA"/>
                <w:rPrChange w:id="1056"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57" w:author="Nguyen Thi Thuy Duong" w:date="2019-12-23T23:51:00Z">
                  <w:rPr>
                    <w:rStyle w:val="Hyperlink"/>
                    <w:b w:val="0"/>
                    <w:bCs w:val="0"/>
                    <w:caps w:val="0"/>
                    <w:noProof/>
                  </w:rPr>
                </w:rPrChange>
              </w:rPr>
              <w:delText>Ước lượng giá thành</w:delText>
            </w:r>
            <w:r w:rsidRPr="00F864E5" w:rsidDel="00F864E5">
              <w:rPr>
                <w:b w:val="0"/>
                <w:bCs w:val="0"/>
                <w:caps w:val="0"/>
                <w:noProof/>
                <w:webHidden/>
                <w:sz w:val="20"/>
                <w:rPrChange w:id="1058" w:author="Nguyen Thi Thuy Duong" w:date="2019-12-23T23:51:00Z">
                  <w:rPr>
                    <w:b w:val="0"/>
                    <w:bCs w:val="0"/>
                    <w:caps w:val="0"/>
                    <w:noProof/>
                    <w:webHidden/>
                  </w:rPr>
                </w:rPrChange>
              </w:rPr>
              <w:tab/>
              <w:delText>9</w:delText>
            </w:r>
          </w:del>
        </w:p>
        <w:p w14:paraId="190892EA" w14:textId="683B120F" w:rsidR="005F20E4" w:rsidRPr="00F864E5" w:rsidDel="00F864E5" w:rsidRDefault="005F20E4">
          <w:pPr>
            <w:pStyle w:val="TOC1"/>
            <w:rPr>
              <w:del w:id="1059" w:author="Nguyen Thi Thuy Duong" w:date="2019-12-23T23:51:00Z"/>
              <w:rFonts w:asciiTheme="minorHAnsi" w:eastAsiaTheme="minorEastAsia" w:hAnsiTheme="minorHAnsi" w:cstheme="minorBidi"/>
              <w:b w:val="0"/>
              <w:bCs w:val="0"/>
              <w:caps w:val="0"/>
              <w:noProof/>
              <w:sz w:val="20"/>
              <w:lang w:eastAsia="en-US" w:bidi="ar-SA"/>
              <w:rPrChange w:id="1060" w:author="Nguyen Thi Thuy Duong" w:date="2019-12-23T23:51:00Z">
                <w:rPr>
                  <w:del w:id="1061"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062" w:author="Nguyen Thi Thuy Duong" w:date="2019-12-23T23:51:00Z">
            <w:r w:rsidRPr="00F864E5" w:rsidDel="00F864E5">
              <w:rPr>
                <w:sz w:val="20"/>
                <w:rPrChange w:id="1063" w:author="Nguyen Thi Thuy Duong" w:date="2019-12-23T23:51:00Z">
                  <w:rPr>
                    <w:rStyle w:val="Hyperlink"/>
                    <w:b w:val="0"/>
                    <w:bCs w:val="0"/>
                    <w:caps w:val="0"/>
                    <w:noProof/>
                  </w:rPr>
                </w:rPrChange>
              </w:rPr>
              <w:delText>7.</w:delText>
            </w:r>
            <w:r w:rsidRPr="00F864E5" w:rsidDel="00F864E5">
              <w:rPr>
                <w:rFonts w:asciiTheme="minorHAnsi" w:eastAsiaTheme="minorEastAsia" w:hAnsiTheme="minorHAnsi" w:cstheme="minorBidi"/>
                <w:noProof/>
                <w:sz w:val="20"/>
                <w:lang w:eastAsia="en-US" w:bidi="ar-SA"/>
                <w:rPrChange w:id="1064"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65" w:author="Nguyen Thi Thuy Duong" w:date="2019-12-23T23:51:00Z">
                  <w:rPr>
                    <w:rStyle w:val="Hyperlink"/>
                    <w:b w:val="0"/>
                    <w:bCs w:val="0"/>
                    <w:caps w:val="0"/>
                    <w:noProof/>
                  </w:rPr>
                </w:rPrChange>
              </w:rPr>
              <w:delText>Ước lượng chất lượng</w:delText>
            </w:r>
            <w:r w:rsidRPr="00F864E5" w:rsidDel="00F864E5">
              <w:rPr>
                <w:b w:val="0"/>
                <w:bCs w:val="0"/>
                <w:caps w:val="0"/>
                <w:noProof/>
                <w:webHidden/>
                <w:sz w:val="20"/>
                <w:rPrChange w:id="1066" w:author="Nguyen Thi Thuy Duong" w:date="2019-12-23T23:51:00Z">
                  <w:rPr>
                    <w:b w:val="0"/>
                    <w:bCs w:val="0"/>
                    <w:caps w:val="0"/>
                    <w:noProof/>
                    <w:webHidden/>
                  </w:rPr>
                </w:rPrChange>
              </w:rPr>
              <w:tab/>
              <w:delText>9</w:delText>
            </w:r>
          </w:del>
        </w:p>
        <w:p w14:paraId="78F8E569" w14:textId="793EF7C0" w:rsidR="005F20E4" w:rsidRPr="00F864E5" w:rsidDel="00F864E5" w:rsidRDefault="005F20E4">
          <w:pPr>
            <w:pStyle w:val="TOC1"/>
            <w:rPr>
              <w:del w:id="1067" w:author="Nguyen Thi Thuy Duong" w:date="2019-12-23T23:51:00Z"/>
              <w:rFonts w:asciiTheme="minorHAnsi" w:eastAsiaTheme="minorEastAsia" w:hAnsiTheme="minorHAnsi" w:cstheme="minorBidi"/>
              <w:b w:val="0"/>
              <w:bCs w:val="0"/>
              <w:caps w:val="0"/>
              <w:noProof/>
              <w:sz w:val="20"/>
              <w:lang w:eastAsia="en-US" w:bidi="ar-SA"/>
              <w:rPrChange w:id="1068" w:author="Nguyen Thi Thuy Duong" w:date="2019-12-23T23:51:00Z">
                <w:rPr>
                  <w:del w:id="1069"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070" w:author="Nguyen Thi Thuy Duong" w:date="2019-12-23T23:51:00Z">
            <w:r w:rsidRPr="00F864E5" w:rsidDel="00F864E5">
              <w:rPr>
                <w:sz w:val="20"/>
                <w:rPrChange w:id="1071" w:author="Nguyen Thi Thuy Duong" w:date="2019-12-23T23:51:00Z">
                  <w:rPr>
                    <w:rStyle w:val="Hyperlink"/>
                    <w:b w:val="0"/>
                    <w:bCs w:val="0"/>
                    <w:caps w:val="0"/>
                    <w:noProof/>
                  </w:rPr>
                </w:rPrChange>
              </w:rPr>
              <w:delText>8.</w:delText>
            </w:r>
            <w:r w:rsidRPr="00F864E5" w:rsidDel="00F864E5">
              <w:rPr>
                <w:rFonts w:asciiTheme="minorHAnsi" w:eastAsiaTheme="minorEastAsia" w:hAnsiTheme="minorHAnsi" w:cstheme="minorBidi"/>
                <w:noProof/>
                <w:sz w:val="20"/>
                <w:lang w:eastAsia="en-US" w:bidi="ar-SA"/>
                <w:rPrChange w:id="1072"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73" w:author="Nguyen Thi Thuy Duong" w:date="2019-12-23T23:51:00Z">
                  <w:rPr>
                    <w:rStyle w:val="Hyperlink"/>
                    <w:b w:val="0"/>
                    <w:bCs w:val="0"/>
                    <w:caps w:val="0"/>
                    <w:noProof/>
                  </w:rPr>
                </w:rPrChange>
              </w:rPr>
              <w:delText>Phân tích thiết kế</w:delText>
            </w:r>
            <w:r w:rsidRPr="00F864E5" w:rsidDel="00F864E5">
              <w:rPr>
                <w:b w:val="0"/>
                <w:bCs w:val="0"/>
                <w:caps w:val="0"/>
                <w:noProof/>
                <w:webHidden/>
                <w:sz w:val="20"/>
                <w:rPrChange w:id="1074" w:author="Nguyen Thi Thuy Duong" w:date="2019-12-23T23:51:00Z">
                  <w:rPr>
                    <w:b w:val="0"/>
                    <w:bCs w:val="0"/>
                    <w:caps w:val="0"/>
                    <w:noProof/>
                    <w:webHidden/>
                  </w:rPr>
                </w:rPrChange>
              </w:rPr>
              <w:tab/>
              <w:delText>10</w:delText>
            </w:r>
          </w:del>
        </w:p>
        <w:p w14:paraId="7F85D524" w14:textId="06F40B72" w:rsidR="005F20E4" w:rsidRPr="00F864E5" w:rsidDel="00F864E5" w:rsidRDefault="005F20E4">
          <w:pPr>
            <w:pStyle w:val="TOC2"/>
            <w:rPr>
              <w:del w:id="1075" w:author="Nguyen Thi Thuy Duong" w:date="2019-12-23T23:51:00Z"/>
              <w:rFonts w:asciiTheme="minorHAnsi" w:eastAsiaTheme="minorEastAsia" w:hAnsiTheme="minorHAnsi" w:cstheme="minorBidi"/>
              <w:noProof/>
              <w:sz w:val="20"/>
              <w:lang w:eastAsia="en-US" w:bidi="ar-SA"/>
              <w:rPrChange w:id="1076" w:author="Nguyen Thi Thuy Duong" w:date="2019-12-23T23:51:00Z">
                <w:rPr>
                  <w:del w:id="1077" w:author="Nguyen Thi Thuy Duong" w:date="2019-12-23T23:51:00Z"/>
                  <w:rFonts w:asciiTheme="minorHAnsi" w:eastAsiaTheme="minorEastAsia" w:hAnsiTheme="minorHAnsi" w:cstheme="minorBidi"/>
                  <w:noProof/>
                  <w:sz w:val="22"/>
                  <w:szCs w:val="22"/>
                  <w:lang w:eastAsia="en-US" w:bidi="ar-SA"/>
                </w:rPr>
              </w:rPrChange>
            </w:rPr>
          </w:pPr>
          <w:del w:id="1078" w:author="Nguyen Thi Thuy Duong" w:date="2019-12-23T23:51:00Z">
            <w:r w:rsidRPr="00F864E5" w:rsidDel="00F864E5">
              <w:rPr>
                <w:sz w:val="20"/>
                <w:rPrChange w:id="1079" w:author="Nguyen Thi Thuy Duong" w:date="2019-12-23T23:51:00Z">
                  <w:rPr>
                    <w:rStyle w:val="Hyperlink"/>
                    <w:rFonts w:cs="Tahoma"/>
                    <w:noProof/>
                    <w:lang w:eastAsia="en-US"/>
                  </w:rPr>
                </w:rPrChange>
              </w:rPr>
              <w:delText>8.1.</w:delText>
            </w:r>
            <w:r w:rsidRPr="00F864E5" w:rsidDel="00F864E5">
              <w:rPr>
                <w:rFonts w:asciiTheme="minorHAnsi" w:eastAsiaTheme="minorEastAsia" w:hAnsiTheme="minorHAnsi" w:cstheme="minorBidi"/>
                <w:noProof/>
                <w:sz w:val="20"/>
                <w:lang w:eastAsia="en-US" w:bidi="ar-SA"/>
                <w:rPrChange w:id="1080"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81" w:author="Nguyen Thi Thuy Duong" w:date="2019-12-23T23:51:00Z">
                  <w:rPr>
                    <w:rStyle w:val="Hyperlink"/>
                    <w:noProof/>
                    <w:lang w:eastAsia="en-US"/>
                  </w:rPr>
                </w:rPrChange>
              </w:rPr>
              <w:delText>Mô hình tích hợp phần cứng/phần mềm</w:delText>
            </w:r>
            <w:r w:rsidRPr="00F864E5" w:rsidDel="00F864E5">
              <w:rPr>
                <w:noProof/>
                <w:webHidden/>
                <w:sz w:val="20"/>
                <w:rPrChange w:id="1082" w:author="Nguyen Thi Thuy Duong" w:date="2019-12-23T23:51:00Z">
                  <w:rPr>
                    <w:noProof/>
                    <w:webHidden/>
                  </w:rPr>
                </w:rPrChange>
              </w:rPr>
              <w:tab/>
              <w:delText>10</w:delText>
            </w:r>
          </w:del>
        </w:p>
        <w:p w14:paraId="4C4ECAC7" w14:textId="433E9D68" w:rsidR="005F20E4" w:rsidRPr="00F864E5" w:rsidDel="00F864E5" w:rsidRDefault="005F20E4">
          <w:pPr>
            <w:pStyle w:val="TOC2"/>
            <w:rPr>
              <w:del w:id="1083" w:author="Nguyen Thi Thuy Duong" w:date="2019-12-23T23:51:00Z"/>
              <w:rFonts w:asciiTheme="minorHAnsi" w:eastAsiaTheme="minorEastAsia" w:hAnsiTheme="minorHAnsi" w:cstheme="minorBidi"/>
              <w:noProof/>
              <w:sz w:val="20"/>
              <w:lang w:eastAsia="en-US" w:bidi="ar-SA"/>
              <w:rPrChange w:id="1084" w:author="Nguyen Thi Thuy Duong" w:date="2019-12-23T23:51:00Z">
                <w:rPr>
                  <w:del w:id="1085" w:author="Nguyen Thi Thuy Duong" w:date="2019-12-23T23:51:00Z"/>
                  <w:rFonts w:asciiTheme="minorHAnsi" w:eastAsiaTheme="minorEastAsia" w:hAnsiTheme="minorHAnsi" w:cstheme="minorBidi"/>
                  <w:noProof/>
                  <w:sz w:val="22"/>
                  <w:szCs w:val="22"/>
                  <w:lang w:eastAsia="en-US" w:bidi="ar-SA"/>
                </w:rPr>
              </w:rPrChange>
            </w:rPr>
          </w:pPr>
          <w:del w:id="1086" w:author="Nguyen Thi Thuy Duong" w:date="2019-12-23T23:51:00Z">
            <w:r w:rsidRPr="00F864E5" w:rsidDel="00F864E5">
              <w:rPr>
                <w:sz w:val="20"/>
                <w:rPrChange w:id="1087" w:author="Nguyen Thi Thuy Duong" w:date="2019-12-23T23:51:00Z">
                  <w:rPr>
                    <w:rStyle w:val="Hyperlink"/>
                    <w:rFonts w:cs="Tahoma"/>
                    <w:noProof/>
                    <w:lang w:eastAsia="en-US"/>
                  </w:rPr>
                </w:rPrChange>
              </w:rPr>
              <w:delText>8.2.</w:delText>
            </w:r>
            <w:r w:rsidRPr="00F864E5" w:rsidDel="00F864E5">
              <w:rPr>
                <w:rFonts w:asciiTheme="minorHAnsi" w:eastAsiaTheme="minorEastAsia" w:hAnsiTheme="minorHAnsi" w:cstheme="minorBidi"/>
                <w:noProof/>
                <w:sz w:val="20"/>
                <w:lang w:eastAsia="en-US" w:bidi="ar-SA"/>
                <w:rPrChange w:id="1088"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89" w:author="Nguyen Thi Thuy Duong" w:date="2019-12-23T23:51:00Z">
                  <w:rPr>
                    <w:rStyle w:val="Hyperlink"/>
                    <w:noProof/>
                    <w:lang w:eastAsia="en-US"/>
                  </w:rPr>
                </w:rPrChange>
              </w:rPr>
              <w:delText>Giao diện</w:delText>
            </w:r>
            <w:r w:rsidRPr="00F864E5" w:rsidDel="00F864E5">
              <w:rPr>
                <w:noProof/>
                <w:webHidden/>
                <w:sz w:val="20"/>
                <w:rPrChange w:id="1090" w:author="Nguyen Thi Thuy Duong" w:date="2019-12-23T23:51:00Z">
                  <w:rPr>
                    <w:noProof/>
                    <w:webHidden/>
                  </w:rPr>
                </w:rPrChange>
              </w:rPr>
              <w:tab/>
              <w:delText>10</w:delText>
            </w:r>
          </w:del>
        </w:p>
        <w:p w14:paraId="05C60226" w14:textId="74E2F9FB" w:rsidR="005F20E4" w:rsidRPr="00F864E5" w:rsidDel="00F864E5" w:rsidRDefault="005F20E4">
          <w:pPr>
            <w:pStyle w:val="TOC2"/>
            <w:rPr>
              <w:del w:id="1091" w:author="Nguyen Thi Thuy Duong" w:date="2019-12-23T23:51:00Z"/>
              <w:rFonts w:asciiTheme="minorHAnsi" w:eastAsiaTheme="minorEastAsia" w:hAnsiTheme="minorHAnsi" w:cstheme="minorBidi"/>
              <w:noProof/>
              <w:sz w:val="20"/>
              <w:lang w:eastAsia="en-US" w:bidi="ar-SA"/>
              <w:rPrChange w:id="1092" w:author="Nguyen Thi Thuy Duong" w:date="2019-12-23T23:51:00Z">
                <w:rPr>
                  <w:del w:id="1093" w:author="Nguyen Thi Thuy Duong" w:date="2019-12-23T23:51:00Z"/>
                  <w:rFonts w:asciiTheme="minorHAnsi" w:eastAsiaTheme="minorEastAsia" w:hAnsiTheme="minorHAnsi" w:cstheme="minorBidi"/>
                  <w:noProof/>
                  <w:sz w:val="22"/>
                  <w:szCs w:val="22"/>
                  <w:lang w:eastAsia="en-US" w:bidi="ar-SA"/>
                </w:rPr>
              </w:rPrChange>
            </w:rPr>
          </w:pPr>
          <w:del w:id="1094" w:author="Nguyen Thi Thuy Duong" w:date="2019-12-23T23:51:00Z">
            <w:r w:rsidRPr="00F864E5" w:rsidDel="00F864E5">
              <w:rPr>
                <w:sz w:val="20"/>
                <w:rPrChange w:id="1095" w:author="Nguyen Thi Thuy Duong" w:date="2019-12-23T23:51:00Z">
                  <w:rPr>
                    <w:rStyle w:val="Hyperlink"/>
                    <w:rFonts w:cs="Tahoma"/>
                    <w:noProof/>
                    <w:lang w:eastAsia="en-US"/>
                  </w:rPr>
                </w:rPrChange>
              </w:rPr>
              <w:delText>8.3.</w:delText>
            </w:r>
            <w:r w:rsidRPr="00F864E5" w:rsidDel="00F864E5">
              <w:rPr>
                <w:rFonts w:asciiTheme="minorHAnsi" w:eastAsiaTheme="minorEastAsia" w:hAnsiTheme="minorHAnsi" w:cstheme="minorBidi"/>
                <w:noProof/>
                <w:sz w:val="20"/>
                <w:lang w:eastAsia="en-US" w:bidi="ar-SA"/>
                <w:rPrChange w:id="1096"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097" w:author="Nguyen Thi Thuy Duong" w:date="2019-12-23T23:51:00Z">
                  <w:rPr>
                    <w:rStyle w:val="Hyperlink"/>
                    <w:noProof/>
                    <w:lang w:eastAsia="en-US"/>
                  </w:rPr>
                </w:rPrChange>
              </w:rPr>
              <w:delText>Cơ sở dữ liệu</w:delText>
            </w:r>
            <w:r w:rsidRPr="00F864E5" w:rsidDel="00F864E5">
              <w:rPr>
                <w:noProof/>
                <w:webHidden/>
                <w:sz w:val="20"/>
                <w:rPrChange w:id="1098" w:author="Nguyen Thi Thuy Duong" w:date="2019-12-23T23:51:00Z">
                  <w:rPr>
                    <w:noProof/>
                    <w:webHidden/>
                  </w:rPr>
                </w:rPrChange>
              </w:rPr>
              <w:tab/>
              <w:delText>17</w:delText>
            </w:r>
          </w:del>
        </w:p>
        <w:p w14:paraId="184D14B8" w14:textId="12A3A9DF" w:rsidR="005F20E4" w:rsidRPr="00F864E5" w:rsidDel="00F864E5" w:rsidRDefault="005F20E4">
          <w:pPr>
            <w:pStyle w:val="TOC2"/>
            <w:rPr>
              <w:del w:id="1099" w:author="Nguyen Thi Thuy Duong" w:date="2019-12-23T23:51:00Z"/>
              <w:rFonts w:asciiTheme="minorHAnsi" w:eastAsiaTheme="minorEastAsia" w:hAnsiTheme="minorHAnsi" w:cstheme="minorBidi"/>
              <w:noProof/>
              <w:sz w:val="20"/>
              <w:lang w:eastAsia="en-US" w:bidi="ar-SA"/>
              <w:rPrChange w:id="1100" w:author="Nguyen Thi Thuy Duong" w:date="2019-12-23T23:51:00Z">
                <w:rPr>
                  <w:del w:id="1101" w:author="Nguyen Thi Thuy Duong" w:date="2019-12-23T23:51:00Z"/>
                  <w:rFonts w:asciiTheme="minorHAnsi" w:eastAsiaTheme="minorEastAsia" w:hAnsiTheme="minorHAnsi" w:cstheme="minorBidi"/>
                  <w:noProof/>
                  <w:sz w:val="22"/>
                  <w:szCs w:val="22"/>
                  <w:lang w:eastAsia="en-US" w:bidi="ar-SA"/>
                </w:rPr>
              </w:rPrChange>
            </w:rPr>
          </w:pPr>
          <w:del w:id="1102" w:author="Nguyen Thi Thuy Duong" w:date="2019-12-23T23:51:00Z">
            <w:r w:rsidRPr="00F864E5" w:rsidDel="00F864E5">
              <w:rPr>
                <w:sz w:val="20"/>
                <w:rPrChange w:id="1103" w:author="Nguyen Thi Thuy Duong" w:date="2019-12-23T23:51:00Z">
                  <w:rPr>
                    <w:rStyle w:val="Hyperlink"/>
                    <w:rFonts w:cs="Tahoma"/>
                    <w:noProof/>
                    <w:lang w:eastAsia="en-US"/>
                  </w:rPr>
                </w:rPrChange>
              </w:rPr>
              <w:delText>8.4.</w:delText>
            </w:r>
            <w:r w:rsidRPr="00F864E5" w:rsidDel="00F864E5">
              <w:rPr>
                <w:rFonts w:asciiTheme="minorHAnsi" w:eastAsiaTheme="minorEastAsia" w:hAnsiTheme="minorHAnsi" w:cstheme="minorBidi"/>
                <w:noProof/>
                <w:sz w:val="20"/>
                <w:lang w:eastAsia="en-US" w:bidi="ar-SA"/>
                <w:rPrChange w:id="1104"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105" w:author="Nguyen Thi Thuy Duong" w:date="2019-12-23T23:51:00Z">
                  <w:rPr>
                    <w:rStyle w:val="Hyperlink"/>
                    <w:noProof/>
                    <w:lang w:eastAsia="en-US"/>
                  </w:rPr>
                </w:rPrChange>
              </w:rPr>
              <w:delText>Mạng</w:delText>
            </w:r>
            <w:r w:rsidRPr="00F864E5" w:rsidDel="00F864E5">
              <w:rPr>
                <w:noProof/>
                <w:webHidden/>
                <w:sz w:val="20"/>
                <w:rPrChange w:id="1106" w:author="Nguyen Thi Thuy Duong" w:date="2019-12-23T23:51:00Z">
                  <w:rPr>
                    <w:noProof/>
                    <w:webHidden/>
                  </w:rPr>
                </w:rPrChange>
              </w:rPr>
              <w:tab/>
              <w:delText>17</w:delText>
            </w:r>
          </w:del>
        </w:p>
        <w:p w14:paraId="60209110" w14:textId="3D13F4FC" w:rsidR="005F20E4" w:rsidRPr="00F864E5" w:rsidDel="00F864E5" w:rsidRDefault="005F20E4">
          <w:pPr>
            <w:pStyle w:val="TOC1"/>
            <w:rPr>
              <w:del w:id="1107" w:author="Nguyen Thi Thuy Duong" w:date="2019-12-23T23:51:00Z"/>
              <w:rFonts w:asciiTheme="minorHAnsi" w:eastAsiaTheme="minorEastAsia" w:hAnsiTheme="minorHAnsi" w:cstheme="minorBidi"/>
              <w:b w:val="0"/>
              <w:bCs w:val="0"/>
              <w:caps w:val="0"/>
              <w:noProof/>
              <w:sz w:val="20"/>
              <w:lang w:eastAsia="en-US" w:bidi="ar-SA"/>
              <w:rPrChange w:id="1108" w:author="Nguyen Thi Thuy Duong" w:date="2019-12-23T23:51:00Z">
                <w:rPr>
                  <w:del w:id="1109"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110" w:author="Nguyen Thi Thuy Duong" w:date="2019-12-23T23:51:00Z">
            <w:r w:rsidRPr="00F864E5" w:rsidDel="00F864E5">
              <w:rPr>
                <w:sz w:val="20"/>
                <w:rPrChange w:id="1111" w:author="Nguyen Thi Thuy Duong" w:date="2019-12-23T23:51:00Z">
                  <w:rPr>
                    <w:rStyle w:val="Hyperlink"/>
                    <w:b w:val="0"/>
                    <w:bCs w:val="0"/>
                    <w:caps w:val="0"/>
                    <w:noProof/>
                  </w:rPr>
                </w:rPrChange>
              </w:rPr>
              <w:delText>9.</w:delText>
            </w:r>
            <w:r w:rsidRPr="00F864E5" w:rsidDel="00F864E5">
              <w:rPr>
                <w:rFonts w:asciiTheme="minorHAnsi" w:eastAsiaTheme="minorEastAsia" w:hAnsiTheme="minorHAnsi" w:cstheme="minorBidi"/>
                <w:noProof/>
                <w:sz w:val="20"/>
                <w:lang w:eastAsia="en-US" w:bidi="ar-SA"/>
                <w:rPrChange w:id="1112"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113" w:author="Nguyen Thi Thuy Duong" w:date="2019-12-23T23:51:00Z">
                  <w:rPr>
                    <w:rStyle w:val="Hyperlink"/>
                    <w:b w:val="0"/>
                    <w:bCs w:val="0"/>
                    <w:caps w:val="0"/>
                    <w:noProof/>
                  </w:rPr>
                </w:rPrChange>
              </w:rPr>
              <w:delText>Giám sát dự án</w:delText>
            </w:r>
            <w:r w:rsidRPr="00F864E5" w:rsidDel="00F864E5">
              <w:rPr>
                <w:b w:val="0"/>
                <w:bCs w:val="0"/>
                <w:caps w:val="0"/>
                <w:noProof/>
                <w:webHidden/>
                <w:sz w:val="20"/>
                <w:rPrChange w:id="1114" w:author="Nguyen Thi Thuy Duong" w:date="2019-12-23T23:51:00Z">
                  <w:rPr>
                    <w:b w:val="0"/>
                    <w:bCs w:val="0"/>
                    <w:caps w:val="0"/>
                    <w:noProof/>
                    <w:webHidden/>
                  </w:rPr>
                </w:rPrChange>
              </w:rPr>
              <w:tab/>
              <w:delText>18</w:delText>
            </w:r>
          </w:del>
        </w:p>
        <w:p w14:paraId="5C69F1D2" w14:textId="0BF9A240" w:rsidR="005F20E4" w:rsidRPr="00F864E5" w:rsidDel="00F864E5" w:rsidRDefault="005F20E4">
          <w:pPr>
            <w:pStyle w:val="TOC2"/>
            <w:rPr>
              <w:del w:id="1115" w:author="Nguyen Thi Thuy Duong" w:date="2019-12-23T23:51:00Z"/>
              <w:rFonts w:asciiTheme="minorHAnsi" w:eastAsiaTheme="minorEastAsia" w:hAnsiTheme="minorHAnsi" w:cstheme="minorBidi"/>
              <w:noProof/>
              <w:sz w:val="20"/>
              <w:lang w:eastAsia="en-US" w:bidi="ar-SA"/>
              <w:rPrChange w:id="1116" w:author="Nguyen Thi Thuy Duong" w:date="2019-12-23T23:51:00Z">
                <w:rPr>
                  <w:del w:id="1117" w:author="Nguyen Thi Thuy Duong" w:date="2019-12-23T23:51:00Z"/>
                  <w:rFonts w:asciiTheme="minorHAnsi" w:eastAsiaTheme="minorEastAsia" w:hAnsiTheme="minorHAnsi" w:cstheme="minorBidi"/>
                  <w:noProof/>
                  <w:sz w:val="22"/>
                  <w:szCs w:val="22"/>
                  <w:lang w:eastAsia="en-US" w:bidi="ar-SA"/>
                </w:rPr>
              </w:rPrChange>
            </w:rPr>
          </w:pPr>
          <w:del w:id="1118" w:author="Nguyen Thi Thuy Duong" w:date="2019-12-23T23:51:00Z">
            <w:r w:rsidRPr="00F864E5" w:rsidDel="00F864E5">
              <w:rPr>
                <w:sz w:val="20"/>
                <w:rPrChange w:id="1119" w:author="Nguyen Thi Thuy Duong" w:date="2019-12-23T23:51:00Z">
                  <w:rPr>
                    <w:rStyle w:val="Hyperlink"/>
                    <w:rFonts w:cs="Tahoma"/>
                    <w:noProof/>
                  </w:rPr>
                </w:rPrChange>
              </w:rPr>
              <w:delText>9.1.</w:delText>
            </w:r>
            <w:r w:rsidRPr="00F864E5" w:rsidDel="00F864E5">
              <w:rPr>
                <w:rFonts w:asciiTheme="minorHAnsi" w:eastAsiaTheme="minorEastAsia" w:hAnsiTheme="minorHAnsi" w:cstheme="minorBidi"/>
                <w:noProof/>
                <w:sz w:val="20"/>
                <w:lang w:eastAsia="en-US" w:bidi="ar-SA"/>
                <w:rPrChange w:id="1120"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121" w:author="Nguyen Thi Thuy Duong" w:date="2019-12-23T23:51:00Z">
                  <w:rPr>
                    <w:rStyle w:val="Hyperlink"/>
                    <w:noProof/>
                  </w:rPr>
                </w:rPrChange>
              </w:rPr>
              <w:delText>Trả lời câu hỏi</w:delText>
            </w:r>
            <w:r w:rsidRPr="00F864E5" w:rsidDel="00F864E5">
              <w:rPr>
                <w:noProof/>
                <w:webHidden/>
                <w:sz w:val="20"/>
                <w:rPrChange w:id="1122" w:author="Nguyen Thi Thuy Duong" w:date="2019-12-23T23:51:00Z">
                  <w:rPr>
                    <w:noProof/>
                    <w:webHidden/>
                  </w:rPr>
                </w:rPrChange>
              </w:rPr>
              <w:tab/>
              <w:delText>18</w:delText>
            </w:r>
          </w:del>
        </w:p>
        <w:p w14:paraId="676EEB6A" w14:textId="5242B3A7" w:rsidR="005F20E4" w:rsidRPr="00F864E5" w:rsidDel="00F864E5" w:rsidRDefault="005F20E4">
          <w:pPr>
            <w:pStyle w:val="TOC1"/>
            <w:rPr>
              <w:del w:id="1123" w:author="Nguyen Thi Thuy Duong" w:date="2019-12-23T23:51:00Z"/>
              <w:rFonts w:asciiTheme="minorHAnsi" w:eastAsiaTheme="minorEastAsia" w:hAnsiTheme="minorHAnsi" w:cstheme="minorBidi"/>
              <w:b w:val="0"/>
              <w:bCs w:val="0"/>
              <w:caps w:val="0"/>
              <w:noProof/>
              <w:sz w:val="20"/>
              <w:lang w:eastAsia="en-US" w:bidi="ar-SA"/>
              <w:rPrChange w:id="1124" w:author="Nguyen Thi Thuy Duong" w:date="2019-12-23T23:51:00Z">
                <w:rPr>
                  <w:del w:id="1125"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126" w:author="Nguyen Thi Thuy Duong" w:date="2019-12-23T23:51:00Z">
            <w:r w:rsidRPr="00F864E5" w:rsidDel="00F864E5">
              <w:rPr>
                <w:sz w:val="20"/>
                <w:rPrChange w:id="1127" w:author="Nguyen Thi Thuy Duong" w:date="2019-12-23T23:51:00Z">
                  <w:rPr>
                    <w:rStyle w:val="Hyperlink"/>
                    <w:b w:val="0"/>
                    <w:bCs w:val="0"/>
                    <w:caps w:val="0"/>
                    <w:noProof/>
                  </w:rPr>
                </w:rPrChange>
              </w:rPr>
              <w:delText>10.</w:delText>
            </w:r>
            <w:r w:rsidRPr="00F864E5" w:rsidDel="00F864E5">
              <w:rPr>
                <w:rFonts w:asciiTheme="minorHAnsi" w:eastAsiaTheme="minorEastAsia" w:hAnsiTheme="minorHAnsi" w:cstheme="minorBidi"/>
                <w:noProof/>
                <w:sz w:val="20"/>
                <w:lang w:eastAsia="en-US" w:bidi="ar-SA"/>
                <w:rPrChange w:id="1128"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129" w:author="Nguyen Thi Thuy Duong" w:date="2019-12-23T23:51:00Z">
                  <w:rPr>
                    <w:rStyle w:val="Hyperlink"/>
                    <w:b w:val="0"/>
                    <w:bCs w:val="0"/>
                    <w:caps w:val="0"/>
                    <w:noProof/>
                  </w:rPr>
                </w:rPrChange>
              </w:rPr>
              <w:delText>Đóng dự án</w:delText>
            </w:r>
            <w:r w:rsidRPr="00F864E5" w:rsidDel="00F864E5">
              <w:rPr>
                <w:b w:val="0"/>
                <w:bCs w:val="0"/>
                <w:caps w:val="0"/>
                <w:noProof/>
                <w:webHidden/>
                <w:sz w:val="20"/>
                <w:rPrChange w:id="1130" w:author="Nguyen Thi Thuy Duong" w:date="2019-12-23T23:51:00Z">
                  <w:rPr>
                    <w:b w:val="0"/>
                    <w:bCs w:val="0"/>
                    <w:caps w:val="0"/>
                    <w:noProof/>
                    <w:webHidden/>
                  </w:rPr>
                </w:rPrChange>
              </w:rPr>
              <w:tab/>
              <w:delText>18</w:delText>
            </w:r>
          </w:del>
        </w:p>
        <w:p w14:paraId="254A3174" w14:textId="7ABB646B" w:rsidR="005F20E4" w:rsidRPr="00F864E5" w:rsidDel="00F864E5" w:rsidRDefault="005F20E4">
          <w:pPr>
            <w:pStyle w:val="TOC2"/>
            <w:rPr>
              <w:del w:id="1131" w:author="Nguyen Thi Thuy Duong" w:date="2019-12-23T23:51:00Z"/>
              <w:rFonts w:asciiTheme="minorHAnsi" w:eastAsiaTheme="minorEastAsia" w:hAnsiTheme="minorHAnsi" w:cstheme="minorBidi"/>
              <w:noProof/>
              <w:sz w:val="20"/>
              <w:lang w:eastAsia="en-US" w:bidi="ar-SA"/>
              <w:rPrChange w:id="1132" w:author="Nguyen Thi Thuy Duong" w:date="2019-12-23T23:51:00Z">
                <w:rPr>
                  <w:del w:id="1133" w:author="Nguyen Thi Thuy Duong" w:date="2019-12-23T23:51:00Z"/>
                  <w:rFonts w:asciiTheme="minorHAnsi" w:eastAsiaTheme="minorEastAsia" w:hAnsiTheme="minorHAnsi" w:cstheme="minorBidi"/>
                  <w:noProof/>
                  <w:sz w:val="22"/>
                  <w:szCs w:val="22"/>
                  <w:lang w:eastAsia="en-US" w:bidi="ar-SA"/>
                </w:rPr>
              </w:rPrChange>
            </w:rPr>
          </w:pPr>
          <w:del w:id="1134" w:author="Nguyen Thi Thuy Duong" w:date="2019-12-23T23:51:00Z">
            <w:r w:rsidRPr="00F864E5" w:rsidDel="00F864E5">
              <w:rPr>
                <w:sz w:val="20"/>
                <w:rPrChange w:id="1135" w:author="Nguyen Thi Thuy Duong" w:date="2019-12-23T23:51:00Z">
                  <w:rPr>
                    <w:rStyle w:val="Hyperlink"/>
                    <w:rFonts w:cs="Tahoma"/>
                    <w:noProof/>
                  </w:rPr>
                </w:rPrChange>
              </w:rPr>
              <w:delText>10.1.</w:delText>
            </w:r>
            <w:r w:rsidRPr="00F864E5" w:rsidDel="00F864E5">
              <w:rPr>
                <w:rFonts w:asciiTheme="minorHAnsi" w:eastAsiaTheme="minorEastAsia" w:hAnsiTheme="minorHAnsi" w:cstheme="minorBidi"/>
                <w:noProof/>
                <w:sz w:val="20"/>
                <w:lang w:eastAsia="en-US" w:bidi="ar-SA"/>
                <w:rPrChange w:id="1136"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137" w:author="Nguyen Thi Thuy Duong" w:date="2019-12-23T23:51:00Z">
                  <w:rPr>
                    <w:rStyle w:val="Hyperlink"/>
                    <w:noProof/>
                  </w:rPr>
                </w:rPrChange>
              </w:rPr>
              <w:delText>Quản lý mã nguồn</w:delText>
            </w:r>
            <w:r w:rsidRPr="00F864E5" w:rsidDel="00F864E5">
              <w:rPr>
                <w:noProof/>
                <w:webHidden/>
                <w:sz w:val="20"/>
                <w:rPrChange w:id="1138" w:author="Nguyen Thi Thuy Duong" w:date="2019-12-23T23:51:00Z">
                  <w:rPr>
                    <w:noProof/>
                    <w:webHidden/>
                  </w:rPr>
                </w:rPrChange>
              </w:rPr>
              <w:tab/>
              <w:delText>18</w:delText>
            </w:r>
          </w:del>
        </w:p>
        <w:p w14:paraId="2A57F0DB" w14:textId="20C5D508" w:rsidR="005F20E4" w:rsidRPr="00F864E5" w:rsidDel="00F864E5" w:rsidRDefault="005F20E4">
          <w:pPr>
            <w:pStyle w:val="TOC2"/>
            <w:rPr>
              <w:del w:id="1139" w:author="Nguyen Thi Thuy Duong" w:date="2019-12-23T23:51:00Z"/>
              <w:rFonts w:asciiTheme="minorHAnsi" w:eastAsiaTheme="minorEastAsia" w:hAnsiTheme="minorHAnsi" w:cstheme="minorBidi"/>
              <w:noProof/>
              <w:sz w:val="20"/>
              <w:lang w:eastAsia="en-US" w:bidi="ar-SA"/>
              <w:rPrChange w:id="1140" w:author="Nguyen Thi Thuy Duong" w:date="2019-12-23T23:51:00Z">
                <w:rPr>
                  <w:del w:id="1141" w:author="Nguyen Thi Thuy Duong" w:date="2019-12-23T23:51:00Z"/>
                  <w:rFonts w:asciiTheme="minorHAnsi" w:eastAsiaTheme="minorEastAsia" w:hAnsiTheme="minorHAnsi" w:cstheme="minorBidi"/>
                  <w:noProof/>
                  <w:sz w:val="22"/>
                  <w:szCs w:val="22"/>
                  <w:lang w:eastAsia="en-US" w:bidi="ar-SA"/>
                </w:rPr>
              </w:rPrChange>
            </w:rPr>
          </w:pPr>
          <w:del w:id="1142" w:author="Nguyen Thi Thuy Duong" w:date="2019-12-23T23:51:00Z">
            <w:r w:rsidRPr="00F864E5" w:rsidDel="00F864E5">
              <w:rPr>
                <w:sz w:val="20"/>
                <w:rPrChange w:id="1143" w:author="Nguyen Thi Thuy Duong" w:date="2019-12-23T23:51:00Z">
                  <w:rPr>
                    <w:rStyle w:val="Hyperlink"/>
                    <w:rFonts w:cs="Tahoma"/>
                    <w:noProof/>
                  </w:rPr>
                </w:rPrChange>
              </w:rPr>
              <w:delText>10.2.</w:delText>
            </w:r>
            <w:r w:rsidRPr="00F864E5" w:rsidDel="00F864E5">
              <w:rPr>
                <w:rFonts w:asciiTheme="minorHAnsi" w:eastAsiaTheme="minorEastAsia" w:hAnsiTheme="minorHAnsi" w:cstheme="minorBidi"/>
                <w:noProof/>
                <w:sz w:val="20"/>
                <w:lang w:eastAsia="en-US" w:bidi="ar-SA"/>
                <w:rPrChange w:id="1144"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145" w:author="Nguyen Thi Thuy Duong" w:date="2019-12-23T23:51:00Z">
                  <w:rPr>
                    <w:rStyle w:val="Hyperlink"/>
                    <w:noProof/>
                  </w:rPr>
                </w:rPrChange>
              </w:rPr>
              <w:delText>Quản lý công việc</w:delText>
            </w:r>
            <w:r w:rsidRPr="00F864E5" w:rsidDel="00F864E5">
              <w:rPr>
                <w:noProof/>
                <w:webHidden/>
                <w:sz w:val="20"/>
                <w:rPrChange w:id="1146" w:author="Nguyen Thi Thuy Duong" w:date="2019-12-23T23:51:00Z">
                  <w:rPr>
                    <w:noProof/>
                    <w:webHidden/>
                  </w:rPr>
                </w:rPrChange>
              </w:rPr>
              <w:tab/>
              <w:delText>19</w:delText>
            </w:r>
          </w:del>
        </w:p>
        <w:p w14:paraId="0ABFC080" w14:textId="3933180C" w:rsidR="005F20E4" w:rsidRPr="00F864E5" w:rsidDel="00F864E5" w:rsidRDefault="005F20E4">
          <w:pPr>
            <w:pStyle w:val="TOC1"/>
            <w:rPr>
              <w:del w:id="1147" w:author="Nguyen Thi Thuy Duong" w:date="2019-12-23T23:51:00Z"/>
              <w:rFonts w:asciiTheme="minorHAnsi" w:eastAsiaTheme="minorEastAsia" w:hAnsiTheme="minorHAnsi" w:cstheme="minorBidi"/>
              <w:b w:val="0"/>
              <w:bCs w:val="0"/>
              <w:caps w:val="0"/>
              <w:noProof/>
              <w:sz w:val="20"/>
              <w:lang w:eastAsia="en-US" w:bidi="ar-SA"/>
              <w:rPrChange w:id="1148" w:author="Nguyen Thi Thuy Duong" w:date="2019-12-23T23:51:00Z">
                <w:rPr>
                  <w:del w:id="1149" w:author="Nguyen Thi Thuy Duong" w:date="2019-12-23T23:51:00Z"/>
                  <w:rFonts w:asciiTheme="minorHAnsi" w:eastAsiaTheme="minorEastAsia" w:hAnsiTheme="minorHAnsi" w:cstheme="minorBidi"/>
                  <w:b w:val="0"/>
                  <w:bCs w:val="0"/>
                  <w:caps w:val="0"/>
                  <w:noProof/>
                  <w:sz w:val="22"/>
                  <w:szCs w:val="22"/>
                  <w:lang w:eastAsia="en-US" w:bidi="ar-SA"/>
                </w:rPr>
              </w:rPrChange>
            </w:rPr>
          </w:pPr>
          <w:del w:id="1150" w:author="Nguyen Thi Thuy Duong" w:date="2019-12-23T23:51:00Z">
            <w:r w:rsidRPr="00F864E5" w:rsidDel="00F864E5">
              <w:rPr>
                <w:sz w:val="20"/>
                <w:rPrChange w:id="1151" w:author="Nguyen Thi Thuy Duong" w:date="2019-12-23T23:51:00Z">
                  <w:rPr>
                    <w:rStyle w:val="Hyperlink"/>
                    <w:b w:val="0"/>
                    <w:bCs w:val="0"/>
                    <w:caps w:val="0"/>
                    <w:noProof/>
                    <w:lang w:eastAsia="en-US"/>
                  </w:rPr>
                </w:rPrChange>
              </w:rPr>
              <w:delText>11.</w:delText>
            </w:r>
            <w:r w:rsidRPr="00F864E5" w:rsidDel="00F864E5">
              <w:rPr>
                <w:rFonts w:asciiTheme="minorHAnsi" w:eastAsiaTheme="minorEastAsia" w:hAnsiTheme="minorHAnsi" w:cstheme="minorBidi"/>
                <w:noProof/>
                <w:sz w:val="20"/>
                <w:lang w:eastAsia="en-US" w:bidi="ar-SA"/>
                <w:rPrChange w:id="1152" w:author="Nguyen Thi Thuy Duong" w:date="2019-12-23T23:51:00Z">
                  <w:rPr>
                    <w:rFonts w:asciiTheme="minorHAnsi" w:eastAsiaTheme="minorEastAsia" w:hAnsiTheme="minorHAnsi" w:cstheme="minorBidi"/>
                    <w:noProof/>
                    <w:sz w:val="22"/>
                    <w:szCs w:val="22"/>
                    <w:lang w:eastAsia="en-US" w:bidi="ar-SA"/>
                  </w:rPr>
                </w:rPrChange>
              </w:rPr>
              <w:tab/>
            </w:r>
            <w:r w:rsidRPr="00F864E5" w:rsidDel="00F864E5">
              <w:rPr>
                <w:sz w:val="20"/>
                <w:rPrChange w:id="1153" w:author="Nguyen Thi Thuy Duong" w:date="2019-12-23T23:51:00Z">
                  <w:rPr>
                    <w:rStyle w:val="Hyperlink"/>
                    <w:b w:val="0"/>
                    <w:bCs w:val="0"/>
                    <w:caps w:val="0"/>
                    <w:noProof/>
                    <w:lang w:eastAsia="en-US"/>
                  </w:rPr>
                </w:rPrChange>
              </w:rPr>
              <w:delText>Danh mục tài liệu liên quan</w:delText>
            </w:r>
            <w:r w:rsidRPr="00F864E5" w:rsidDel="00F864E5">
              <w:rPr>
                <w:b w:val="0"/>
                <w:bCs w:val="0"/>
                <w:caps w:val="0"/>
                <w:noProof/>
                <w:webHidden/>
                <w:sz w:val="20"/>
                <w:rPrChange w:id="1154" w:author="Nguyen Thi Thuy Duong" w:date="2019-12-23T23:51:00Z">
                  <w:rPr>
                    <w:b w:val="0"/>
                    <w:bCs w:val="0"/>
                    <w:caps w:val="0"/>
                    <w:noProof/>
                    <w:webHidden/>
                  </w:rPr>
                </w:rPrChange>
              </w:rPr>
              <w:tab/>
              <w:delText>19</w:delText>
            </w:r>
          </w:del>
        </w:p>
        <w:p w14:paraId="5DA675F6" w14:textId="288299F6" w:rsidR="005F20E4" w:rsidDel="00F864E5" w:rsidRDefault="005F20E4">
          <w:pPr>
            <w:rPr>
              <w:ins w:id="1155" w:author="Khanh Linh Trinh" w:date="2019-12-19T23:23:00Z"/>
              <w:del w:id="1156" w:author="Nguyen Thi Thuy Duong" w:date="2019-12-23T23:52:00Z"/>
            </w:rPr>
          </w:pPr>
          <w:ins w:id="1157" w:author="Khanh Linh Trinh" w:date="2019-12-19T23:23:00Z">
            <w:r w:rsidRPr="00F864E5">
              <w:rPr>
                <w:b/>
                <w:bCs/>
                <w:noProof/>
                <w:sz w:val="20"/>
                <w:rPrChange w:id="1158" w:author="Nguyen Thi Thuy Duong" w:date="2019-12-23T23:51:00Z">
                  <w:rPr>
                    <w:b/>
                    <w:bCs/>
                    <w:noProof/>
                  </w:rPr>
                </w:rPrChange>
              </w:rPr>
              <w:fldChar w:fldCharType="end"/>
            </w:r>
          </w:ins>
        </w:p>
        <w:customXmlInsRangeStart w:id="1159" w:author="Khanh Linh Trinh" w:date="2019-12-19T23:23:00Z"/>
      </w:sdtContent>
    </w:sdt>
    <w:customXmlInsRangeEnd w:id="1159"/>
    <w:p w14:paraId="6C1612E7" w14:textId="77777777" w:rsidR="0079274C" w:rsidDel="00F864E5" w:rsidRDefault="0079274C" w:rsidP="0079274C">
      <w:pPr>
        <w:pStyle w:val="TOC2"/>
        <w:tabs>
          <w:tab w:val="clear" w:pos="1540"/>
          <w:tab w:val="left" w:pos="-110"/>
          <w:tab w:val="right" w:leader="dot" w:pos="8467"/>
        </w:tabs>
        <w:ind w:left="990" w:firstLine="0"/>
        <w:rPr>
          <w:del w:id="1160" w:author="Nguyen Thi Thuy Duong" w:date="2019-12-23T23:52:00Z"/>
          <w:b/>
          <w:bCs/>
        </w:rPr>
      </w:pPr>
    </w:p>
    <w:p w14:paraId="25E017CA" w14:textId="77777777" w:rsidR="0079274C" w:rsidRDefault="0079274C">
      <w:pPr>
        <w:pPrChange w:id="1161" w:author="Nguyen Thi Thuy Duong" w:date="2019-12-23T23:52:00Z">
          <w:pPr>
            <w:pStyle w:val="TOC3"/>
          </w:pPr>
        </w:pPrChange>
      </w:pPr>
      <w:r>
        <w:tab/>
      </w:r>
    </w:p>
    <w:p w14:paraId="28BE2AC9" w14:textId="77777777" w:rsidR="0079274C" w:rsidRDefault="0079274C" w:rsidP="0079274C">
      <w:pPr>
        <w:pStyle w:val="Heading1"/>
      </w:pPr>
      <w:bookmarkStart w:id="1162" w:name="_Toc25660378"/>
      <w:bookmarkStart w:id="1163" w:name="_Toc28037535"/>
      <w:r>
        <w:lastRenderedPageBreak/>
        <w:t>Giới thiệu dự án</w:t>
      </w:r>
      <w:bookmarkEnd w:id="1162"/>
      <w:bookmarkEnd w:id="1163"/>
    </w:p>
    <w:p w14:paraId="227C22BC" w14:textId="02B2702D" w:rsidR="0079274C" w:rsidRDefault="0079274C" w:rsidP="0079274C">
      <w:pPr>
        <w:pStyle w:val="Heading2"/>
        <w:rPr>
          <w:ins w:id="1164" w:author="Khanh Linh Trinh" w:date="2019-12-19T22:09:00Z"/>
        </w:rPr>
      </w:pPr>
      <w:bookmarkStart w:id="1165" w:name="_Toc25660379"/>
      <w:bookmarkStart w:id="1166" w:name="_Toc28037536"/>
      <w:r>
        <w:t>Mô tả dự án</w:t>
      </w:r>
      <w:bookmarkEnd w:id="1165"/>
      <w:bookmarkEnd w:id="1166"/>
    </w:p>
    <w:p w14:paraId="3F538740" w14:textId="3167E413" w:rsidR="009601E4" w:rsidRPr="008037DD" w:rsidDel="008037DD" w:rsidRDefault="008037DD">
      <w:pPr>
        <w:rPr>
          <w:ins w:id="1167" w:author="Khanh Linh Trinh" w:date="2019-12-19T22:09:00Z"/>
          <w:del w:id="1168" w:author="Nguyen Thi Thuy Duong" w:date="2019-12-23T23:13:00Z"/>
          <w:szCs w:val="24"/>
          <w:rPrChange w:id="1169" w:author="Nguyen Thi Thuy Duong" w:date="2019-12-23T23:15:00Z">
            <w:rPr>
              <w:ins w:id="1170" w:author="Khanh Linh Trinh" w:date="2019-12-19T22:09:00Z"/>
              <w:del w:id="1171" w:author="Nguyen Thi Thuy Duong" w:date="2019-12-23T23:13:00Z"/>
            </w:rPr>
          </w:rPrChange>
        </w:rPr>
      </w:pPr>
      <w:ins w:id="1172" w:author="Nguyen Thi Thuy Duong" w:date="2019-12-23T23:13:00Z">
        <w:r w:rsidRPr="008037DD">
          <w:rPr>
            <w:szCs w:val="24"/>
            <w:rPrChange w:id="1173" w:author="Nguyen Thi Thuy Duong" w:date="2019-12-23T23:15:00Z">
              <w:rPr/>
            </w:rPrChange>
          </w:rPr>
          <w:t xml:space="preserve">Ngày nay , việc áp dụng Website trong việc phát triển kinh doanh của cửa hàng trở nên rất phổ biến và hiệu quả, trong đó ngành thời trang cũng có sử dụng nhiều đến Website để giới thiệu và quảng bá sản phẩm của cửa hàng, công ty. Việc Lên mạng tìm kiếm và mua sản phầm trở nên  gần gũi với các bạn trẻ ngày nay. </w:t>
        </w:r>
      </w:ins>
      <w:ins w:id="1174" w:author="Khanh Linh Trinh" w:date="2019-12-19T22:09:00Z">
        <w:del w:id="1175" w:author="Nguyen Thi Thuy Duong" w:date="2019-12-23T23:13:00Z">
          <w:r w:rsidR="009601E4" w:rsidRPr="008037DD" w:rsidDel="008037DD">
            <w:rPr>
              <w:szCs w:val="24"/>
              <w:rPrChange w:id="1176" w:author="Nguyen Thi Thuy Duong" w:date="2019-12-23T23:15:00Z">
                <w:rPr/>
              </w:rPrChange>
            </w:rPr>
            <w:delText xml:space="preserve">Hiện nay, </w:delText>
          </w:r>
        </w:del>
      </w:ins>
      <w:ins w:id="1177" w:author="Khanh Linh Trinh" w:date="2019-12-19T22:10:00Z">
        <w:del w:id="1178" w:author="Nguyen Thi Thuy Duong" w:date="2019-12-23T23:13:00Z">
          <w:r w:rsidR="009601E4" w:rsidRPr="008037DD" w:rsidDel="008037DD">
            <w:rPr>
              <w:szCs w:val="24"/>
              <w:rPrChange w:id="1179" w:author="Nguyen Thi Thuy Duong" w:date="2019-12-23T23:15:00Z">
                <w:rPr/>
              </w:rPrChange>
            </w:rPr>
            <w:delText>thời buổi công nghiệp hóa hiện đại hóa ứng dụng công nghệ vào cuộc sống rất nhiều. Nhu cầu của mọi người về việc mua sắm online tăng lên.</w:delText>
          </w:r>
        </w:del>
      </w:ins>
    </w:p>
    <w:p w14:paraId="12862559" w14:textId="35A2D1BD" w:rsidR="009601E4" w:rsidRPr="008037DD" w:rsidRDefault="009601E4">
      <w:pPr>
        <w:rPr>
          <w:szCs w:val="24"/>
          <w:rPrChange w:id="1180" w:author="Nguyen Thi Thuy Duong" w:date="2019-12-23T23:15:00Z">
            <w:rPr/>
          </w:rPrChange>
        </w:rPr>
        <w:pPrChange w:id="1181" w:author="Nguyen Thi Thuy Duong" w:date="2019-12-23T23:13:00Z">
          <w:pPr>
            <w:pStyle w:val="Heading2"/>
          </w:pPr>
        </w:pPrChange>
      </w:pPr>
      <w:ins w:id="1182" w:author="Khanh Linh Trinh" w:date="2019-12-19T22:09:00Z">
        <w:r w:rsidRPr="008037DD">
          <w:rPr>
            <w:szCs w:val="24"/>
            <w:rPrChange w:id="1183" w:author="Nguyen Thi Thuy Duong" w:date="2019-12-23T23:15:00Z">
              <w:rPr>
                <w:b w:val="0"/>
              </w:rPr>
            </w:rPrChange>
          </w:rPr>
          <w:t xml:space="preserve">Vì vậy khách hàng yều cầu có 1 website </w:t>
        </w:r>
      </w:ins>
      <w:ins w:id="1184" w:author="Khanh Linh Trinh" w:date="2019-12-19T22:11:00Z">
        <w:r w:rsidRPr="008037DD">
          <w:rPr>
            <w:szCs w:val="24"/>
            <w:rPrChange w:id="1185" w:author="Nguyen Thi Thuy Duong" w:date="2019-12-23T23:15:00Z">
              <w:rPr>
                <w:b w:val="0"/>
              </w:rPr>
            </w:rPrChange>
          </w:rPr>
          <w:t xml:space="preserve">bán quần áo với mục đích phục vụ được các khác hàng không có thời gian </w:t>
        </w:r>
      </w:ins>
      <w:ins w:id="1186" w:author="Khanh Linh Trinh" w:date="2019-12-19T22:12:00Z">
        <w:r w:rsidR="00D7299A" w:rsidRPr="008037DD">
          <w:rPr>
            <w:szCs w:val="24"/>
            <w:rPrChange w:id="1187" w:author="Nguyen Thi Thuy Duong" w:date="2019-12-23T23:15:00Z">
              <w:rPr>
                <w:b w:val="0"/>
              </w:rPr>
            </w:rPrChange>
          </w:rPr>
          <w:t>đến cửa hàng mua sắm trực tiếp.</w:t>
        </w:r>
      </w:ins>
    </w:p>
    <w:p w14:paraId="65785DE2" w14:textId="77777777" w:rsidR="0079274C" w:rsidRDefault="0079274C" w:rsidP="0079274C">
      <w:pPr>
        <w:pStyle w:val="Heading2"/>
      </w:pPr>
      <w:bookmarkStart w:id="1188" w:name="_Toc25660380"/>
      <w:bookmarkStart w:id="1189" w:name="_Toc28037537"/>
      <w:r>
        <w:t>Công cụ quản lý</w:t>
      </w:r>
      <w:bookmarkEnd w:id="1188"/>
      <w:bookmarkEnd w:id="1189"/>
    </w:p>
    <w:p w14:paraId="55B68104" w14:textId="7DFC5554" w:rsidR="00570E93" w:rsidRPr="008037DD" w:rsidDel="008037DD" w:rsidRDefault="0079274C">
      <w:pPr>
        <w:jc w:val="left"/>
        <w:rPr>
          <w:del w:id="1190" w:author="Nguyen Thi Thuy Duong" w:date="2019-12-23T23:14:00Z"/>
          <w:color w:val="00B0F0"/>
          <w:szCs w:val="24"/>
          <w:u w:val="single"/>
          <w:rPrChange w:id="1191" w:author="Nguyen Thi Thuy Duong" w:date="2019-12-23T23:16:00Z">
            <w:rPr>
              <w:del w:id="1192" w:author="Nguyen Thi Thuy Duong" w:date="2019-12-23T23:14:00Z"/>
              <w:color w:val="000000" w:themeColor="text1"/>
            </w:rPr>
          </w:rPrChange>
        </w:rPr>
      </w:pPr>
      <w:r w:rsidRPr="008037DD">
        <w:rPr>
          <w:b/>
          <w:bCs/>
          <w:szCs w:val="24"/>
          <w:rPrChange w:id="1193" w:author="Nguyen Thi Thuy Duong" w:date="2019-12-23T23:16:00Z">
            <w:rPr>
              <w:b/>
              <w:bCs/>
            </w:rPr>
          </w:rPrChange>
        </w:rPr>
        <w:t>Link Quản lý và phân chia công việc:</w:t>
      </w:r>
      <w:r w:rsidRPr="008037DD">
        <w:rPr>
          <w:b/>
          <w:szCs w:val="24"/>
          <w:rPrChange w:id="1194" w:author="Nguyen Thi Thuy Duong" w:date="2019-12-23T23:16:00Z">
            <w:rPr/>
          </w:rPrChange>
        </w:rPr>
        <w:t xml:space="preserve"> </w:t>
      </w:r>
      <w:r w:rsidRPr="008037DD">
        <w:rPr>
          <w:szCs w:val="24"/>
          <w:rPrChange w:id="1195" w:author="Nguyen Thi Thuy Duong" w:date="2019-12-23T23:16:00Z">
            <w:rPr/>
          </w:rPrChange>
        </w:rPr>
        <w:t xml:space="preserve">MS </w:t>
      </w:r>
      <w:r w:rsidRPr="008037DD">
        <w:rPr>
          <w:color w:val="000000" w:themeColor="text1"/>
          <w:szCs w:val="24"/>
          <w:rPrChange w:id="1196" w:author="Nguyen Thi Thuy Duong" w:date="2019-12-23T23:16:00Z">
            <w:rPr>
              <w:color w:val="000000" w:themeColor="text1"/>
            </w:rPr>
          </w:rPrChange>
        </w:rPr>
        <w:t>Planner</w:t>
      </w:r>
      <w:r w:rsidR="003474F8" w:rsidRPr="008037DD">
        <w:rPr>
          <w:color w:val="000000" w:themeColor="text1"/>
          <w:szCs w:val="24"/>
          <w:rPrChange w:id="1197" w:author="Nguyen Thi Thuy Duong" w:date="2019-12-23T23:16:00Z">
            <w:rPr>
              <w:color w:val="000000" w:themeColor="text1"/>
            </w:rPr>
          </w:rPrChange>
        </w:rPr>
        <w:t>:</w:t>
      </w:r>
      <w:ins w:id="1198" w:author="Nguyen Thi Thuy Duong" w:date="2019-12-23T23:14:00Z">
        <w:r w:rsidR="008037DD" w:rsidRPr="008037DD">
          <w:rPr>
            <w:color w:val="1F497D" w:themeColor="text2"/>
            <w:szCs w:val="24"/>
            <w:rPrChange w:id="1199" w:author="Nguyen Thi Thuy Duong" w:date="2019-12-23T23:16:00Z">
              <w:rPr>
                <w:color w:val="1F497D" w:themeColor="text2"/>
              </w:rPr>
            </w:rPrChange>
          </w:rPr>
          <w:t xml:space="preserve"> </w:t>
        </w:r>
      </w:ins>
    </w:p>
    <w:p w14:paraId="55804F18" w14:textId="132F233F" w:rsidR="008264A6" w:rsidRPr="008037DD" w:rsidRDefault="008264A6">
      <w:pPr>
        <w:jc w:val="left"/>
        <w:rPr>
          <w:color w:val="00B0F0"/>
          <w:szCs w:val="24"/>
          <w:u w:val="single"/>
          <w:rPrChange w:id="1200" w:author="Nguyen Thi Thuy Duong" w:date="2019-12-23T23:16:00Z">
            <w:rPr>
              <w:color w:val="1F497D" w:themeColor="text2"/>
            </w:rPr>
          </w:rPrChange>
        </w:rPr>
        <w:pPrChange w:id="1201" w:author="Nguyen Thi Thuy Duong" w:date="2019-12-23T23:14:00Z">
          <w:pPr/>
        </w:pPrChange>
      </w:pPr>
      <w:del w:id="1202" w:author="Nguyen Thi Thuy Duong" w:date="2019-12-23T23:14:00Z">
        <w:r w:rsidRPr="008037DD" w:rsidDel="008037DD">
          <w:rPr>
            <w:color w:val="00B0F0"/>
            <w:szCs w:val="24"/>
            <w:u w:val="single"/>
            <w:rPrChange w:id="1203" w:author="Nguyen Thi Thuy Duong" w:date="2019-12-23T23:16:00Z">
              <w:rPr>
                <w:color w:val="1F497D" w:themeColor="text2"/>
              </w:rPr>
            </w:rPrChange>
          </w:rPr>
          <w:tab/>
        </w:r>
      </w:del>
      <w:ins w:id="1204" w:author="Khanh Linh Trinh" w:date="2019-12-19T22:05:00Z">
        <w:r w:rsidR="009601E4" w:rsidRPr="008037DD">
          <w:rPr>
            <w:color w:val="00B0F0"/>
            <w:szCs w:val="24"/>
            <w:u w:val="single"/>
            <w:rPrChange w:id="1205" w:author="Nguyen Thi Thuy Duong" w:date="2019-12-23T23:16:00Z">
              <w:rPr>
                <w:color w:val="1F497D" w:themeColor="text2"/>
              </w:rPr>
            </w:rPrChange>
          </w:rPr>
          <w:t>https://tasks.office.com/husteduvn.onmicrosoft.com/vi-vn/Home/PlanViews/1sdJ6J10k023MIntXVPQvMkAEWIR?Type=PlanLink&amp;Channel=Link&amp;CreatedTime=637123646945280000</w:t>
        </w:r>
      </w:ins>
    </w:p>
    <w:p w14:paraId="366720FD" w14:textId="77777777" w:rsidR="00570E93" w:rsidRPr="008037DD" w:rsidDel="008037DD" w:rsidRDefault="0079274C">
      <w:pPr>
        <w:jc w:val="left"/>
        <w:rPr>
          <w:del w:id="1206" w:author="Nguyen Thi Thuy Duong" w:date="2019-12-23T23:14:00Z"/>
          <w:color w:val="00B0F0"/>
          <w:szCs w:val="24"/>
          <w:rPrChange w:id="1207" w:author="Nguyen Thi Thuy Duong" w:date="2019-12-23T23:16:00Z">
            <w:rPr>
              <w:del w:id="1208" w:author="Nguyen Thi Thuy Duong" w:date="2019-12-23T23:14:00Z"/>
            </w:rPr>
          </w:rPrChange>
        </w:rPr>
        <w:pPrChange w:id="1209" w:author="Nguyen Thi Thuy Duong" w:date="2019-12-23T23:14:00Z">
          <w:pPr/>
        </w:pPrChange>
      </w:pPr>
      <w:r w:rsidRPr="008037DD">
        <w:rPr>
          <w:b/>
          <w:bCs/>
          <w:szCs w:val="24"/>
          <w:rPrChange w:id="1210" w:author="Nguyen Thi Thuy Duong" w:date="2019-12-23T23:16:00Z">
            <w:rPr>
              <w:b/>
              <w:bCs/>
            </w:rPr>
          </w:rPrChange>
        </w:rPr>
        <w:t>Link Quản lý mã nguồn:</w:t>
      </w:r>
      <w:r w:rsidRPr="008037DD">
        <w:rPr>
          <w:b/>
          <w:szCs w:val="24"/>
          <w:rPrChange w:id="1211" w:author="Nguyen Thi Thuy Duong" w:date="2019-12-23T23:16:00Z">
            <w:rPr/>
          </w:rPrChange>
        </w:rPr>
        <w:t xml:space="preserve"> </w:t>
      </w:r>
      <w:r w:rsidRPr="008037DD">
        <w:rPr>
          <w:szCs w:val="24"/>
          <w:rPrChange w:id="1212" w:author="Nguyen Thi Thuy Duong" w:date="2019-12-23T23:16:00Z">
            <w:rPr/>
          </w:rPrChange>
        </w:rPr>
        <w:t>GitHub</w:t>
      </w:r>
      <w:del w:id="1213" w:author="Nguyen Thi Thuy Duong" w:date="2019-12-23T23:15:00Z">
        <w:r w:rsidRPr="008037DD" w:rsidDel="008037DD">
          <w:rPr>
            <w:szCs w:val="24"/>
            <w:rPrChange w:id="1214" w:author="Nguyen Thi Thuy Duong" w:date="2019-12-23T23:16:00Z">
              <w:rPr/>
            </w:rPrChange>
          </w:rPr>
          <w:delText>/GitLab</w:delText>
        </w:r>
      </w:del>
      <w:r w:rsidR="003474F8" w:rsidRPr="008037DD">
        <w:rPr>
          <w:szCs w:val="24"/>
          <w:rPrChange w:id="1215" w:author="Nguyen Thi Thuy Duong" w:date="2019-12-23T23:16:00Z">
            <w:rPr/>
          </w:rPrChange>
        </w:rPr>
        <w:t>:</w:t>
      </w:r>
      <w:r w:rsidR="003474F8" w:rsidRPr="008037DD">
        <w:rPr>
          <w:b/>
          <w:szCs w:val="24"/>
          <w:rPrChange w:id="1216" w:author="Nguyen Thi Thuy Duong" w:date="2019-12-23T23:16:00Z">
            <w:rPr/>
          </w:rPrChange>
        </w:rPr>
        <w:t xml:space="preserve"> </w:t>
      </w:r>
    </w:p>
    <w:p w14:paraId="590B8189" w14:textId="50C4013C" w:rsidR="002752DC" w:rsidRPr="008037DD" w:rsidRDefault="009601E4">
      <w:pPr>
        <w:jc w:val="left"/>
        <w:rPr>
          <w:rStyle w:val="Hyperlink"/>
          <w:szCs w:val="24"/>
          <w:rPrChange w:id="1217" w:author="Nguyen Thi Thuy Duong" w:date="2019-12-23T23:16:00Z">
            <w:rPr>
              <w:rStyle w:val="Hyperlink"/>
            </w:rPr>
          </w:rPrChange>
        </w:rPr>
        <w:pPrChange w:id="1218" w:author="Nguyen Thi Thuy Duong" w:date="2019-12-23T23:14:00Z">
          <w:pPr>
            <w:ind w:firstLine="720"/>
          </w:pPr>
        </w:pPrChange>
      </w:pPr>
      <w:ins w:id="1219" w:author="Khanh Linh Trinh" w:date="2019-12-19T22:06:00Z">
        <w:r w:rsidRPr="008037DD">
          <w:rPr>
            <w:color w:val="00B0F0"/>
            <w:szCs w:val="24"/>
            <w:rPrChange w:id="1220" w:author="Nguyen Thi Thuy Duong" w:date="2019-12-23T23:16:00Z">
              <w:rPr>
                <w:color w:val="0000FF"/>
                <w:u w:val="single"/>
              </w:rPr>
            </w:rPrChange>
          </w:rPr>
          <w:fldChar w:fldCharType="begin"/>
        </w:r>
        <w:r w:rsidRPr="008037DD">
          <w:rPr>
            <w:color w:val="00B0F0"/>
            <w:szCs w:val="24"/>
            <w:rPrChange w:id="1221" w:author="Nguyen Thi Thuy Duong" w:date="2019-12-23T23:16:00Z">
              <w:rPr/>
            </w:rPrChange>
          </w:rPr>
          <w:instrText xml:space="preserve"> HYPERLINK "https://github.com/thuyduongbka/webbanhang-qtda2019-team29" </w:instrText>
        </w:r>
        <w:r w:rsidRPr="008037DD">
          <w:rPr>
            <w:color w:val="00B0F0"/>
            <w:szCs w:val="24"/>
            <w:rPrChange w:id="1222" w:author="Nguyen Thi Thuy Duong" w:date="2019-12-23T23:16:00Z">
              <w:rPr/>
            </w:rPrChange>
          </w:rPr>
          <w:fldChar w:fldCharType="separate"/>
        </w:r>
        <w:r w:rsidRPr="008037DD">
          <w:rPr>
            <w:rStyle w:val="Hyperlink"/>
            <w:color w:val="00B0F0"/>
            <w:szCs w:val="24"/>
            <w:rPrChange w:id="1223" w:author="Nguyen Thi Thuy Duong" w:date="2019-12-23T23:16:00Z">
              <w:rPr>
                <w:rStyle w:val="Hyperlink"/>
              </w:rPr>
            </w:rPrChange>
          </w:rPr>
          <w:t>https://github.com/thuyduongbka/webbanhang-qtda2019-team29</w:t>
        </w:r>
        <w:r w:rsidRPr="008037DD">
          <w:rPr>
            <w:color w:val="00B0F0"/>
            <w:szCs w:val="24"/>
            <w:rPrChange w:id="1224" w:author="Nguyen Thi Thuy Duong" w:date="2019-12-23T23:16:00Z">
              <w:rPr/>
            </w:rPrChange>
          </w:rPr>
          <w:fldChar w:fldCharType="end"/>
        </w:r>
      </w:ins>
    </w:p>
    <w:p w14:paraId="15F1EA2D" w14:textId="250986DE" w:rsidR="002752DC" w:rsidRPr="008037DD" w:rsidRDefault="002752DC" w:rsidP="00570E93">
      <w:pPr>
        <w:ind w:firstLine="720"/>
        <w:rPr>
          <w:rStyle w:val="Hyperlink"/>
        </w:rPr>
      </w:pPr>
    </w:p>
    <w:p w14:paraId="7987A8E5" w14:textId="1606F19A" w:rsidR="002752DC" w:rsidRDefault="002752DC" w:rsidP="00570E93">
      <w:pPr>
        <w:ind w:firstLine="720"/>
        <w:rPr>
          <w:rStyle w:val="Hyperlink"/>
        </w:rPr>
      </w:pPr>
    </w:p>
    <w:p w14:paraId="236F595E" w14:textId="7FFEEF17" w:rsidR="002752DC" w:rsidRDefault="002752DC" w:rsidP="00570E93">
      <w:pPr>
        <w:ind w:firstLine="720"/>
        <w:rPr>
          <w:rStyle w:val="Hyperlink"/>
        </w:rPr>
      </w:pPr>
    </w:p>
    <w:p w14:paraId="72274C39" w14:textId="6DB1114F" w:rsidR="002752DC" w:rsidRDefault="002752DC" w:rsidP="00570E93">
      <w:pPr>
        <w:ind w:firstLine="720"/>
        <w:rPr>
          <w:rStyle w:val="Hyperlink"/>
        </w:rPr>
      </w:pPr>
    </w:p>
    <w:p w14:paraId="3CF1EB53" w14:textId="59D86E7E" w:rsidR="002752DC" w:rsidRDefault="002752DC" w:rsidP="00570E93">
      <w:pPr>
        <w:ind w:firstLine="720"/>
        <w:rPr>
          <w:rStyle w:val="Hyperlink"/>
        </w:rPr>
      </w:pPr>
    </w:p>
    <w:p w14:paraId="5F13CE89" w14:textId="4DCA49EF" w:rsidR="002752DC" w:rsidRDefault="002752DC" w:rsidP="00570E93">
      <w:pPr>
        <w:ind w:firstLine="720"/>
        <w:rPr>
          <w:rStyle w:val="Hyperlink"/>
        </w:rPr>
      </w:pPr>
    </w:p>
    <w:p w14:paraId="6483374E" w14:textId="5B7FEE9A" w:rsidR="002752DC" w:rsidRDefault="002752DC" w:rsidP="00570E93">
      <w:pPr>
        <w:ind w:firstLine="720"/>
        <w:rPr>
          <w:rStyle w:val="Hyperlink"/>
        </w:rPr>
      </w:pPr>
    </w:p>
    <w:p w14:paraId="55F16E46" w14:textId="124012EB" w:rsidR="002752DC" w:rsidRDefault="002752DC" w:rsidP="00570E93">
      <w:pPr>
        <w:ind w:firstLine="720"/>
        <w:rPr>
          <w:rStyle w:val="Hyperlink"/>
        </w:rPr>
      </w:pPr>
    </w:p>
    <w:p w14:paraId="3F226C75" w14:textId="069AF522" w:rsidR="002752DC" w:rsidRDefault="002752DC" w:rsidP="00570E93">
      <w:pPr>
        <w:ind w:firstLine="720"/>
        <w:rPr>
          <w:rStyle w:val="Hyperlink"/>
        </w:rPr>
      </w:pPr>
    </w:p>
    <w:p w14:paraId="01BAC989" w14:textId="007729D4" w:rsidR="002752DC" w:rsidRDefault="002752DC" w:rsidP="00570E93">
      <w:pPr>
        <w:ind w:firstLine="720"/>
        <w:rPr>
          <w:rStyle w:val="Hyperlink"/>
        </w:rPr>
      </w:pPr>
    </w:p>
    <w:p w14:paraId="768C47D6" w14:textId="0F66807F" w:rsidR="002752DC" w:rsidRDefault="002752DC" w:rsidP="00570E93">
      <w:pPr>
        <w:ind w:firstLine="720"/>
        <w:rPr>
          <w:rStyle w:val="Hyperlink"/>
        </w:rPr>
      </w:pPr>
    </w:p>
    <w:p w14:paraId="6A5C2FD9" w14:textId="7126DDD4" w:rsidR="002752DC" w:rsidRDefault="002752DC" w:rsidP="00570E93">
      <w:pPr>
        <w:ind w:firstLine="720"/>
        <w:rPr>
          <w:rStyle w:val="Hyperlink"/>
        </w:rPr>
      </w:pPr>
    </w:p>
    <w:p w14:paraId="7B190FF0" w14:textId="51592B02" w:rsidR="002752DC" w:rsidRDefault="002752DC" w:rsidP="00570E93">
      <w:pPr>
        <w:ind w:firstLine="720"/>
        <w:rPr>
          <w:rStyle w:val="Hyperlink"/>
        </w:rPr>
      </w:pPr>
    </w:p>
    <w:p w14:paraId="64D3D633" w14:textId="3F59EC72" w:rsidR="002752DC" w:rsidRDefault="002752DC" w:rsidP="00570E93">
      <w:pPr>
        <w:ind w:firstLine="720"/>
        <w:rPr>
          <w:rStyle w:val="Hyperlink"/>
        </w:rPr>
      </w:pPr>
    </w:p>
    <w:p w14:paraId="77D0B4FE" w14:textId="1B79003E" w:rsidR="002752DC" w:rsidRDefault="002752DC" w:rsidP="00570E93">
      <w:pPr>
        <w:ind w:firstLine="720"/>
        <w:rPr>
          <w:ins w:id="1225" w:author="Khanh Linh Trinh" w:date="2019-12-19T23:25:00Z"/>
          <w:color w:val="1F497D" w:themeColor="text2"/>
        </w:rPr>
      </w:pPr>
    </w:p>
    <w:p w14:paraId="0C0B100F" w14:textId="1F73D882" w:rsidR="00C56E39" w:rsidRDefault="00C56E39" w:rsidP="00570E93">
      <w:pPr>
        <w:ind w:firstLine="720"/>
        <w:rPr>
          <w:ins w:id="1226"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Heading1"/>
      </w:pPr>
      <w:bookmarkStart w:id="1227" w:name="_Toc25660381"/>
      <w:bookmarkStart w:id="1228" w:name="_Toc28037538"/>
      <w:r>
        <w:lastRenderedPageBreak/>
        <w:t>Các nhân sự tham gia dự án</w:t>
      </w:r>
      <w:bookmarkEnd w:id="1227"/>
      <w:bookmarkEnd w:id="1228"/>
    </w:p>
    <w:p w14:paraId="5B369306" w14:textId="77777777" w:rsidR="0079274C" w:rsidRDefault="0079274C" w:rsidP="0079274C">
      <w:pPr>
        <w:pStyle w:val="Heading2"/>
      </w:pPr>
      <w:bookmarkStart w:id="1229" w:name="_Toc25660382"/>
      <w:bookmarkStart w:id="1230" w:name="_Toc28037539"/>
      <w:r>
        <w:t>Thông tin liên hệ phía khách hàng</w:t>
      </w:r>
      <w:bookmarkEnd w:id="1229"/>
      <w:bookmarkEnd w:id="1230"/>
    </w:p>
    <w:p w14:paraId="57B32FEF" w14:textId="77777777" w:rsidR="003474F8" w:rsidRPr="008037DD" w:rsidRDefault="001B64A9" w:rsidP="003474F8">
      <w:pPr>
        <w:rPr>
          <w:iCs/>
          <w:szCs w:val="24"/>
          <w:rPrChange w:id="1231" w:author="Nguyen Thi Thuy Duong" w:date="2019-12-23T23:16:00Z">
            <w:rPr>
              <w:iCs/>
            </w:rPr>
          </w:rPrChange>
        </w:rPr>
      </w:pPr>
      <w:r w:rsidRPr="008037DD">
        <w:rPr>
          <w:iCs/>
          <w:szCs w:val="24"/>
          <w:rPrChange w:id="1232" w:author="Nguyen Thi Thuy Duong" w:date="2019-12-23T23:16:00Z">
            <w:rPr>
              <w:iCs/>
            </w:rPr>
          </w:rPrChange>
        </w:rPr>
        <w:t>Giám đốc:</w:t>
      </w:r>
      <w:r w:rsidR="0079274C" w:rsidRPr="008037DD">
        <w:rPr>
          <w:iCs/>
          <w:szCs w:val="24"/>
          <w:rPrChange w:id="1233" w:author="Nguyen Thi Thuy Duong" w:date="2019-12-23T23:16:00Z">
            <w:rPr>
              <w:iCs/>
            </w:rPr>
          </w:rPrChange>
        </w:rPr>
        <w:t xml:space="preserve"> </w:t>
      </w:r>
      <w:r w:rsidR="006E02F6" w:rsidRPr="008037DD">
        <w:rPr>
          <w:iCs/>
          <w:szCs w:val="24"/>
          <w:rPrChange w:id="1234" w:author="Nguyen Thi Thuy Duong" w:date="2019-12-23T23:16:00Z">
            <w:rPr>
              <w:iCs/>
            </w:rPr>
          </w:rPrChange>
        </w:rPr>
        <w:t>Nguyễn Đức Tiến</w:t>
      </w:r>
    </w:p>
    <w:p w14:paraId="1042CD1A" w14:textId="77777777" w:rsidR="003474F8" w:rsidRPr="008037DD" w:rsidRDefault="003474F8" w:rsidP="006E02F6">
      <w:pPr>
        <w:pStyle w:val="ListParagraph"/>
        <w:numPr>
          <w:ilvl w:val="0"/>
          <w:numId w:val="24"/>
        </w:numPr>
        <w:rPr>
          <w:iCs/>
          <w:szCs w:val="24"/>
          <w:rPrChange w:id="1235" w:author="Nguyen Thi Thuy Duong" w:date="2019-12-23T23:16:00Z">
            <w:rPr>
              <w:iCs/>
            </w:rPr>
          </w:rPrChange>
        </w:rPr>
      </w:pPr>
      <w:r w:rsidRPr="008037DD">
        <w:rPr>
          <w:iCs/>
          <w:szCs w:val="24"/>
          <w:rPrChange w:id="1236" w:author="Nguyen Thi Thuy Duong" w:date="2019-12-23T23:16:00Z">
            <w:rPr>
              <w:iCs/>
            </w:rPr>
          </w:rPrChange>
        </w:rPr>
        <w:t>Email: t</w:t>
      </w:r>
      <w:r w:rsidR="006E02F6" w:rsidRPr="008037DD">
        <w:rPr>
          <w:iCs/>
          <w:szCs w:val="24"/>
          <w:rPrChange w:id="1237" w:author="Nguyen Thi Thuy Duong" w:date="2019-12-23T23:16:00Z">
            <w:rPr>
              <w:iCs/>
            </w:rPr>
          </w:rPrChange>
        </w:rPr>
        <w:t>ien.nguyenduc@hust.edu.vn</w:t>
      </w:r>
    </w:p>
    <w:p w14:paraId="6DC319C9" w14:textId="77777777" w:rsidR="0079274C" w:rsidRPr="008037DD" w:rsidRDefault="003474F8" w:rsidP="006E02F6">
      <w:pPr>
        <w:pStyle w:val="ListParagraph"/>
        <w:numPr>
          <w:ilvl w:val="0"/>
          <w:numId w:val="24"/>
        </w:numPr>
        <w:rPr>
          <w:iCs/>
          <w:szCs w:val="24"/>
          <w:rPrChange w:id="1238" w:author="Nguyen Thi Thuy Duong" w:date="2019-12-23T23:16:00Z">
            <w:rPr>
              <w:iCs/>
            </w:rPr>
          </w:rPrChange>
        </w:rPr>
      </w:pPr>
      <w:r w:rsidRPr="008037DD">
        <w:rPr>
          <w:iCs/>
          <w:szCs w:val="24"/>
          <w:rPrChange w:id="1239" w:author="Nguyen Thi Thuy Duong" w:date="2019-12-23T23:16:00Z">
            <w:rPr>
              <w:iCs/>
            </w:rPr>
          </w:rPrChange>
        </w:rPr>
        <w:t>SĐT: 0123 456 788</w:t>
      </w:r>
    </w:p>
    <w:p w14:paraId="70C12ED3" w14:textId="77777777" w:rsidR="006901CF" w:rsidRPr="008037DD" w:rsidRDefault="006901CF" w:rsidP="006901CF">
      <w:pPr>
        <w:rPr>
          <w:iCs/>
          <w:szCs w:val="24"/>
          <w:rPrChange w:id="1240" w:author="Nguyen Thi Thuy Duong" w:date="2019-12-23T23:16:00Z">
            <w:rPr>
              <w:iCs/>
            </w:rPr>
          </w:rPrChange>
        </w:rPr>
      </w:pPr>
      <w:r w:rsidRPr="008037DD">
        <w:rPr>
          <w:iCs/>
          <w:szCs w:val="24"/>
          <w:rPrChange w:id="1241" w:author="Nguyen Thi Thuy Duong" w:date="2019-12-23T23:16:00Z">
            <w:rPr>
              <w:iCs/>
            </w:rPr>
          </w:rPrChange>
        </w:rPr>
        <w:t>Kỹ thuật viên:</w:t>
      </w:r>
    </w:p>
    <w:p w14:paraId="3E2E49C4" w14:textId="24824A01" w:rsidR="006901CF" w:rsidRPr="008037DD" w:rsidRDefault="006901CF" w:rsidP="00980AD7">
      <w:pPr>
        <w:pStyle w:val="ListParagraph"/>
        <w:numPr>
          <w:ilvl w:val="0"/>
          <w:numId w:val="31"/>
        </w:numPr>
        <w:rPr>
          <w:iCs/>
          <w:szCs w:val="24"/>
          <w:rPrChange w:id="1242" w:author="Nguyen Thi Thuy Duong" w:date="2019-12-23T23:16:00Z">
            <w:rPr>
              <w:iCs/>
            </w:rPr>
          </w:rPrChange>
        </w:rPr>
      </w:pPr>
      <w:r w:rsidRPr="008037DD">
        <w:rPr>
          <w:iCs/>
          <w:szCs w:val="24"/>
          <w:rPrChange w:id="1243" w:author="Nguyen Thi Thuy Duong" w:date="2019-12-23T23:16:00Z">
            <w:rPr>
              <w:iCs/>
            </w:rPr>
          </w:rPrChange>
        </w:rPr>
        <w:t xml:space="preserve">Tên: Đoàn Văn </w:t>
      </w:r>
      <w:ins w:id="1244" w:author="Nguyen Thi Thuy Duong" w:date="2019-12-23T23:16:00Z">
        <w:r w:rsidR="008037DD">
          <w:rPr>
            <w:iCs/>
            <w:szCs w:val="24"/>
          </w:rPr>
          <w:t>Toàn</w:t>
        </w:r>
      </w:ins>
      <w:del w:id="1245" w:author="Nguyen Thi Thuy Duong" w:date="2019-12-23T23:16:00Z">
        <w:r w:rsidRPr="008037DD" w:rsidDel="008037DD">
          <w:rPr>
            <w:iCs/>
            <w:szCs w:val="24"/>
            <w:rPrChange w:id="1246" w:author="Nguyen Thi Thuy Duong" w:date="2019-12-23T23:16:00Z">
              <w:rPr>
                <w:iCs/>
              </w:rPr>
            </w:rPrChange>
          </w:rPr>
          <w:delText>Hậu</w:delText>
        </w:r>
      </w:del>
    </w:p>
    <w:p w14:paraId="10D0BA73" w14:textId="70156F70" w:rsidR="006901CF" w:rsidRPr="008037DD" w:rsidRDefault="006901CF" w:rsidP="00980AD7">
      <w:pPr>
        <w:pStyle w:val="ListParagraph"/>
        <w:numPr>
          <w:ilvl w:val="0"/>
          <w:numId w:val="31"/>
        </w:numPr>
        <w:rPr>
          <w:iCs/>
          <w:szCs w:val="24"/>
          <w:rPrChange w:id="1247" w:author="Nguyen Thi Thuy Duong" w:date="2019-12-23T23:16:00Z">
            <w:rPr>
              <w:iCs/>
            </w:rPr>
          </w:rPrChange>
        </w:rPr>
      </w:pPr>
      <w:r w:rsidRPr="008037DD">
        <w:rPr>
          <w:iCs/>
          <w:szCs w:val="24"/>
          <w:rPrChange w:id="1248" w:author="Nguyen Thi Thuy Duong" w:date="2019-12-23T23:16:00Z">
            <w:rPr>
              <w:iCs/>
            </w:rPr>
          </w:rPrChange>
        </w:rPr>
        <w:t xml:space="preserve">Email: </w:t>
      </w:r>
      <w:del w:id="1249" w:author="Nguyen Thi Thuy Duong" w:date="2019-12-23T23:16:00Z">
        <w:r w:rsidR="008037DD" w:rsidRPr="008037DD" w:rsidDel="008037DD">
          <w:rPr>
            <w:szCs w:val="24"/>
            <w:rPrChange w:id="1250" w:author="Nguyen Thi Thuy Duong" w:date="2019-12-23T23:16:00Z">
              <w:rPr/>
            </w:rPrChange>
          </w:rPr>
          <w:fldChar w:fldCharType="begin"/>
        </w:r>
        <w:r w:rsidR="008037DD" w:rsidRPr="008037DD" w:rsidDel="008037DD">
          <w:rPr>
            <w:szCs w:val="24"/>
            <w:rPrChange w:id="1251" w:author="Nguyen Thi Thuy Duong" w:date="2019-12-23T23:16:00Z">
              <w:rPr/>
            </w:rPrChange>
          </w:rPr>
          <w:delInstrText xml:space="preserve"> HYPERLINK "mailto:hau.doanvan@hust.edu.vn" </w:delInstrText>
        </w:r>
        <w:r w:rsidR="008037DD" w:rsidRPr="008037DD" w:rsidDel="008037DD">
          <w:rPr>
            <w:szCs w:val="24"/>
            <w:rPrChange w:id="1252" w:author="Nguyen Thi Thuy Duong" w:date="2019-12-23T23:16:00Z">
              <w:rPr>
                <w:rStyle w:val="Hyperlink"/>
                <w:iCs/>
              </w:rPr>
            </w:rPrChange>
          </w:rPr>
          <w:fldChar w:fldCharType="separate"/>
        </w:r>
        <w:r w:rsidRPr="008037DD" w:rsidDel="008037DD">
          <w:rPr>
            <w:rStyle w:val="Hyperlink"/>
            <w:iCs/>
            <w:szCs w:val="24"/>
            <w:rPrChange w:id="1253" w:author="Nguyen Thi Thuy Duong" w:date="2019-12-23T23:16:00Z">
              <w:rPr>
                <w:rStyle w:val="Hyperlink"/>
                <w:iCs/>
              </w:rPr>
            </w:rPrChange>
          </w:rPr>
          <w:delText>hau.doanvan@hust.edu.vn</w:delText>
        </w:r>
        <w:r w:rsidR="008037DD" w:rsidRPr="008037DD" w:rsidDel="008037DD">
          <w:rPr>
            <w:rStyle w:val="Hyperlink"/>
            <w:iCs/>
            <w:szCs w:val="24"/>
            <w:rPrChange w:id="1254" w:author="Nguyen Thi Thuy Duong" w:date="2019-12-23T23:16:00Z">
              <w:rPr>
                <w:rStyle w:val="Hyperlink"/>
                <w:iCs/>
              </w:rPr>
            </w:rPrChange>
          </w:rPr>
          <w:fldChar w:fldCharType="end"/>
        </w:r>
      </w:del>
      <w:ins w:id="1255" w:author="Nguyen Thi Thuy Duong" w:date="2019-12-23T23:16:00Z">
        <w:r w:rsidR="008037DD" w:rsidRPr="008037DD">
          <w:rPr>
            <w:szCs w:val="24"/>
            <w:rPrChange w:id="1256" w:author="Nguyen Thi Thuy Duong" w:date="2019-12-23T23:16:00Z">
              <w:rPr/>
            </w:rPrChange>
          </w:rPr>
          <w:fldChar w:fldCharType="begin"/>
        </w:r>
        <w:r w:rsidR="008037DD" w:rsidRPr="008037DD">
          <w:rPr>
            <w:szCs w:val="24"/>
            <w:rPrChange w:id="1257" w:author="Nguyen Thi Thuy Duong" w:date="2019-12-23T23:16:00Z">
              <w:rPr/>
            </w:rPrChange>
          </w:rPr>
          <w:instrText xml:space="preserve"> HYPERLINK "mailto:hau.doanvan@hust.edu.vn" </w:instrText>
        </w:r>
        <w:r w:rsidR="008037DD" w:rsidRPr="008037DD">
          <w:rPr>
            <w:szCs w:val="24"/>
            <w:rPrChange w:id="1258" w:author="Nguyen Thi Thuy Duong" w:date="2019-12-23T23:16:00Z">
              <w:rPr>
                <w:rStyle w:val="Hyperlink"/>
                <w:iCs/>
              </w:rPr>
            </w:rPrChange>
          </w:rPr>
          <w:fldChar w:fldCharType="separate"/>
        </w:r>
        <w:r w:rsidR="008037DD">
          <w:rPr>
            <w:rStyle w:val="Hyperlink"/>
            <w:iCs/>
            <w:szCs w:val="24"/>
          </w:rPr>
          <w:t>toan</w:t>
        </w:r>
        <w:r w:rsidR="008037DD" w:rsidRPr="008037DD">
          <w:rPr>
            <w:rStyle w:val="Hyperlink"/>
            <w:iCs/>
            <w:szCs w:val="24"/>
            <w:rPrChange w:id="1259" w:author="Nguyen Thi Thuy Duong" w:date="2019-12-23T23:16:00Z">
              <w:rPr>
                <w:rStyle w:val="Hyperlink"/>
                <w:iCs/>
              </w:rPr>
            </w:rPrChange>
          </w:rPr>
          <w:t>.doanvan@hust.edu.vn</w:t>
        </w:r>
        <w:r w:rsidR="008037DD" w:rsidRPr="008037DD">
          <w:rPr>
            <w:rStyle w:val="Hyperlink"/>
            <w:iCs/>
            <w:szCs w:val="24"/>
            <w:rPrChange w:id="1260" w:author="Nguyen Thi Thuy Duong" w:date="2019-12-23T23:16:00Z">
              <w:rPr>
                <w:rStyle w:val="Hyperlink"/>
                <w:iCs/>
              </w:rPr>
            </w:rPrChange>
          </w:rPr>
          <w:fldChar w:fldCharType="end"/>
        </w:r>
      </w:ins>
    </w:p>
    <w:p w14:paraId="328D83E0" w14:textId="77777777" w:rsidR="006901CF" w:rsidRPr="008037DD" w:rsidRDefault="006901CF" w:rsidP="00980AD7">
      <w:pPr>
        <w:pStyle w:val="ListParagraph"/>
        <w:numPr>
          <w:ilvl w:val="0"/>
          <w:numId w:val="31"/>
        </w:numPr>
        <w:rPr>
          <w:iCs/>
          <w:szCs w:val="24"/>
          <w:rPrChange w:id="1261" w:author="Nguyen Thi Thuy Duong" w:date="2019-12-23T23:16:00Z">
            <w:rPr>
              <w:iCs/>
            </w:rPr>
          </w:rPrChange>
        </w:rPr>
      </w:pPr>
      <w:r w:rsidRPr="008037DD">
        <w:rPr>
          <w:iCs/>
          <w:szCs w:val="24"/>
          <w:rPrChange w:id="1262" w:author="Nguyen Thi Thuy Duong" w:date="2019-12-23T23:16:00Z">
            <w:rPr>
              <w:iCs/>
            </w:rPr>
          </w:rPrChange>
        </w:rPr>
        <w:t>SĐT: 0345 555 555</w:t>
      </w:r>
    </w:p>
    <w:p w14:paraId="7A0907C1" w14:textId="77777777" w:rsidR="00980AD7" w:rsidRPr="008037DD" w:rsidRDefault="00980AD7" w:rsidP="00980AD7">
      <w:pPr>
        <w:rPr>
          <w:iCs/>
          <w:szCs w:val="24"/>
          <w:rPrChange w:id="1263" w:author="Nguyen Thi Thuy Duong" w:date="2019-12-23T23:16:00Z">
            <w:rPr>
              <w:iCs/>
            </w:rPr>
          </w:rPrChange>
        </w:rPr>
      </w:pPr>
      <w:r w:rsidRPr="008037DD">
        <w:rPr>
          <w:iCs/>
          <w:szCs w:val="24"/>
          <w:rPrChange w:id="1264" w:author="Nguyen Thi Thuy Duong" w:date="2019-12-23T23:16:00Z">
            <w:rPr>
              <w:iCs/>
            </w:rPr>
          </w:rPrChange>
        </w:rPr>
        <w:t>Thư ký:</w:t>
      </w:r>
    </w:p>
    <w:p w14:paraId="477B8015" w14:textId="5A1EA562" w:rsidR="00980AD7" w:rsidRPr="008037DD" w:rsidRDefault="00525A11" w:rsidP="00426239">
      <w:pPr>
        <w:pStyle w:val="ListParagraph"/>
        <w:numPr>
          <w:ilvl w:val="0"/>
          <w:numId w:val="32"/>
        </w:numPr>
        <w:rPr>
          <w:iCs/>
          <w:szCs w:val="24"/>
          <w:rPrChange w:id="1265" w:author="Nguyen Thi Thuy Duong" w:date="2019-12-23T23:16:00Z">
            <w:rPr>
              <w:iCs/>
            </w:rPr>
          </w:rPrChange>
        </w:rPr>
      </w:pPr>
      <w:r w:rsidRPr="008037DD">
        <w:rPr>
          <w:iCs/>
          <w:szCs w:val="24"/>
          <w:rPrChange w:id="1266" w:author="Nguyen Thi Thuy Duong" w:date="2019-12-23T23:16:00Z">
            <w:rPr>
              <w:iCs/>
            </w:rPr>
          </w:rPrChange>
        </w:rPr>
        <w:t xml:space="preserve">Tên: Nguyễn Thị </w:t>
      </w:r>
      <w:ins w:id="1267" w:author="Nguyen Thi Thuy Duong" w:date="2019-12-23T23:16:00Z">
        <w:r w:rsidR="008037DD">
          <w:rPr>
            <w:iCs/>
            <w:szCs w:val="24"/>
          </w:rPr>
          <w:t>Lấp Lánh</w:t>
        </w:r>
      </w:ins>
      <w:del w:id="1268" w:author="Nguyen Thi Thuy Duong" w:date="2019-12-23T23:16:00Z">
        <w:r w:rsidRPr="008037DD" w:rsidDel="008037DD">
          <w:rPr>
            <w:iCs/>
            <w:szCs w:val="24"/>
            <w:rPrChange w:id="1269" w:author="Nguyen Thi Thuy Duong" w:date="2019-12-23T23:16:00Z">
              <w:rPr>
                <w:iCs/>
              </w:rPr>
            </w:rPrChange>
          </w:rPr>
          <w:delText>Ánh Viên</w:delText>
        </w:r>
      </w:del>
    </w:p>
    <w:p w14:paraId="67ED80F7" w14:textId="09E0A35E" w:rsidR="00525A11" w:rsidRPr="008037DD" w:rsidRDefault="00525A11" w:rsidP="00426239">
      <w:pPr>
        <w:pStyle w:val="ListParagraph"/>
        <w:numPr>
          <w:ilvl w:val="0"/>
          <w:numId w:val="32"/>
        </w:numPr>
        <w:rPr>
          <w:iCs/>
          <w:szCs w:val="24"/>
          <w:rPrChange w:id="1270" w:author="Nguyen Thi Thuy Duong" w:date="2019-12-23T23:16:00Z">
            <w:rPr>
              <w:iCs/>
            </w:rPr>
          </w:rPrChange>
        </w:rPr>
      </w:pPr>
      <w:r w:rsidRPr="008037DD">
        <w:rPr>
          <w:iCs/>
          <w:szCs w:val="24"/>
          <w:rPrChange w:id="1271" w:author="Nguyen Thi Thuy Duong" w:date="2019-12-23T23:16:00Z">
            <w:rPr>
              <w:iCs/>
            </w:rPr>
          </w:rPrChange>
        </w:rPr>
        <w:t xml:space="preserve">Email: </w:t>
      </w:r>
      <w:del w:id="1272" w:author="Nguyen Thi Thuy Duong" w:date="2019-12-23T23:16:00Z">
        <w:r w:rsidR="008037DD" w:rsidRPr="008037DD" w:rsidDel="008037DD">
          <w:rPr>
            <w:szCs w:val="24"/>
            <w:rPrChange w:id="1273" w:author="Nguyen Thi Thuy Duong" w:date="2019-12-23T23:16:00Z">
              <w:rPr/>
            </w:rPrChange>
          </w:rPr>
          <w:fldChar w:fldCharType="begin"/>
        </w:r>
        <w:r w:rsidR="008037DD" w:rsidRPr="008037DD" w:rsidDel="008037DD">
          <w:rPr>
            <w:szCs w:val="24"/>
            <w:rPrChange w:id="1274" w:author="Nguyen Thi Thuy Duong" w:date="2019-12-23T23:16:00Z">
              <w:rPr/>
            </w:rPrChange>
          </w:rPr>
          <w:delInstrText xml:space="preserve"> HYPERLINK "mailto:vien.nguyenthi@hust.edu.vn" </w:delInstrText>
        </w:r>
        <w:r w:rsidR="008037DD" w:rsidRPr="008037DD" w:rsidDel="008037DD">
          <w:rPr>
            <w:szCs w:val="24"/>
            <w:rPrChange w:id="1275" w:author="Nguyen Thi Thuy Duong" w:date="2019-12-23T23:16:00Z">
              <w:rPr>
                <w:rStyle w:val="Hyperlink"/>
                <w:iCs/>
              </w:rPr>
            </w:rPrChange>
          </w:rPr>
          <w:fldChar w:fldCharType="separate"/>
        </w:r>
        <w:r w:rsidRPr="008037DD" w:rsidDel="008037DD">
          <w:rPr>
            <w:rStyle w:val="Hyperlink"/>
            <w:iCs/>
            <w:szCs w:val="24"/>
            <w:rPrChange w:id="1276" w:author="Nguyen Thi Thuy Duong" w:date="2019-12-23T23:16:00Z">
              <w:rPr>
                <w:rStyle w:val="Hyperlink"/>
                <w:iCs/>
              </w:rPr>
            </w:rPrChange>
          </w:rPr>
          <w:delText>vien.nguyenthi@hust.edu.vn</w:delText>
        </w:r>
        <w:r w:rsidR="008037DD" w:rsidRPr="008037DD" w:rsidDel="008037DD">
          <w:rPr>
            <w:rStyle w:val="Hyperlink"/>
            <w:iCs/>
            <w:szCs w:val="24"/>
            <w:rPrChange w:id="1277" w:author="Nguyen Thi Thuy Duong" w:date="2019-12-23T23:16:00Z">
              <w:rPr>
                <w:rStyle w:val="Hyperlink"/>
                <w:iCs/>
              </w:rPr>
            </w:rPrChange>
          </w:rPr>
          <w:fldChar w:fldCharType="end"/>
        </w:r>
      </w:del>
      <w:ins w:id="1278" w:author="Nguyen Thi Thuy Duong" w:date="2019-12-23T23:17:00Z">
        <w:r w:rsidR="008037DD">
          <w:rPr>
            <w:iCs/>
            <w:szCs w:val="24"/>
          </w:rPr>
          <w:fldChar w:fldCharType="begin"/>
        </w:r>
        <w:r w:rsidR="008037DD">
          <w:rPr>
            <w:iCs/>
            <w:szCs w:val="24"/>
          </w:rPr>
          <w:instrText xml:space="preserve"> HYPERLINK "mailto:</w:instrText>
        </w:r>
      </w:ins>
      <w:ins w:id="1279" w:author="Nguyen Thi Thuy Duong" w:date="2019-12-23T23:16:00Z">
        <w:r w:rsidR="008037DD" w:rsidRPr="008037DD">
          <w:rPr>
            <w:rPrChange w:id="1280" w:author="Nguyen Thi Thuy Duong" w:date="2019-12-23T23:17:00Z">
              <w:rPr>
                <w:rStyle w:val="Hyperlink"/>
                <w:iCs/>
                <w:szCs w:val="24"/>
              </w:rPr>
            </w:rPrChange>
          </w:rPr>
          <w:instrText>lanh</w:instrText>
        </w:r>
        <w:r w:rsidR="008037DD" w:rsidRPr="008037DD">
          <w:rPr>
            <w:szCs w:val="24"/>
            <w:rPrChange w:id="1281" w:author="Nguyen Thi Thuy Duong" w:date="2019-12-23T23:17:00Z">
              <w:rPr>
                <w:rStyle w:val="Hyperlink"/>
                <w:iCs/>
              </w:rPr>
            </w:rPrChange>
          </w:rPr>
          <w:instrText>.nguyenthi</w:instrText>
        </w:r>
        <w:r w:rsidR="008037DD" w:rsidRPr="008037DD">
          <w:rPr>
            <w:rPrChange w:id="1282" w:author="Nguyen Thi Thuy Duong" w:date="2019-12-23T23:17:00Z">
              <w:rPr>
                <w:rStyle w:val="Hyperlink"/>
                <w:iCs/>
                <w:szCs w:val="24"/>
              </w:rPr>
            </w:rPrChange>
          </w:rPr>
          <w:instrText>lap</w:instrText>
        </w:r>
        <w:r w:rsidR="008037DD" w:rsidRPr="008037DD">
          <w:rPr>
            <w:szCs w:val="24"/>
            <w:rPrChange w:id="1283" w:author="Nguyen Thi Thuy Duong" w:date="2019-12-23T23:17:00Z">
              <w:rPr>
                <w:rStyle w:val="Hyperlink"/>
                <w:iCs/>
              </w:rPr>
            </w:rPrChange>
          </w:rPr>
          <w:instrText>@hust.edu.vn</w:instrText>
        </w:r>
      </w:ins>
      <w:ins w:id="1284" w:author="Nguyen Thi Thuy Duong" w:date="2019-12-23T23:17:00Z">
        <w:r w:rsidR="008037DD">
          <w:rPr>
            <w:iCs/>
            <w:szCs w:val="24"/>
          </w:rPr>
          <w:instrText xml:space="preserve">" </w:instrText>
        </w:r>
        <w:r w:rsidR="008037DD">
          <w:rPr>
            <w:iCs/>
            <w:szCs w:val="24"/>
          </w:rPr>
          <w:fldChar w:fldCharType="separate"/>
        </w:r>
      </w:ins>
      <w:ins w:id="1285" w:author="Nguyen Thi Thuy Duong" w:date="2019-12-23T23:16:00Z">
        <w:r w:rsidR="008037DD" w:rsidRPr="00CF0617">
          <w:rPr>
            <w:rStyle w:val="Hyperlink"/>
            <w:iCs/>
            <w:szCs w:val="24"/>
          </w:rPr>
          <w:t>lanh</w:t>
        </w:r>
        <w:r w:rsidR="008037DD" w:rsidRPr="00CF0617">
          <w:rPr>
            <w:rStyle w:val="Hyperlink"/>
            <w:iCs/>
            <w:szCs w:val="24"/>
            <w:rPrChange w:id="1286" w:author="Nguyen Thi Thuy Duong" w:date="2019-12-23T23:17:00Z">
              <w:rPr>
                <w:rStyle w:val="Hyperlink"/>
                <w:iCs/>
              </w:rPr>
            </w:rPrChange>
          </w:rPr>
          <w:t>.nguyenthi</w:t>
        </w:r>
        <w:r w:rsidR="008037DD" w:rsidRPr="00CF0617">
          <w:rPr>
            <w:rStyle w:val="Hyperlink"/>
            <w:iCs/>
            <w:szCs w:val="24"/>
          </w:rPr>
          <w:t>lap</w:t>
        </w:r>
        <w:r w:rsidR="008037DD" w:rsidRPr="00CF0617">
          <w:rPr>
            <w:rStyle w:val="Hyperlink"/>
            <w:iCs/>
            <w:szCs w:val="24"/>
            <w:rPrChange w:id="1287" w:author="Nguyen Thi Thuy Duong" w:date="2019-12-23T23:17:00Z">
              <w:rPr>
                <w:rStyle w:val="Hyperlink"/>
                <w:iCs/>
              </w:rPr>
            </w:rPrChange>
          </w:rPr>
          <w:t>@hust.edu.vn</w:t>
        </w:r>
      </w:ins>
      <w:ins w:id="1288" w:author="Nguyen Thi Thuy Duong" w:date="2019-12-23T23:17:00Z">
        <w:r w:rsidR="008037DD">
          <w:rPr>
            <w:iCs/>
            <w:szCs w:val="24"/>
          </w:rPr>
          <w:fldChar w:fldCharType="end"/>
        </w:r>
      </w:ins>
    </w:p>
    <w:p w14:paraId="1D796DAE" w14:textId="77777777" w:rsidR="00525A11" w:rsidRPr="008037DD" w:rsidRDefault="00525A11" w:rsidP="00426239">
      <w:pPr>
        <w:pStyle w:val="ListParagraph"/>
        <w:numPr>
          <w:ilvl w:val="0"/>
          <w:numId w:val="32"/>
        </w:numPr>
        <w:rPr>
          <w:iCs/>
          <w:szCs w:val="24"/>
          <w:rPrChange w:id="1289" w:author="Nguyen Thi Thuy Duong" w:date="2019-12-23T23:16:00Z">
            <w:rPr>
              <w:iCs/>
            </w:rPr>
          </w:rPrChange>
        </w:rPr>
      </w:pPr>
      <w:r w:rsidRPr="008037DD">
        <w:rPr>
          <w:iCs/>
          <w:szCs w:val="24"/>
          <w:rPrChange w:id="1290" w:author="Nguyen Thi Thuy Duong" w:date="2019-12-23T23:16:00Z">
            <w:rPr>
              <w:iCs/>
            </w:rPr>
          </w:rPrChange>
        </w:rPr>
        <w:t>SĐT: 0324 467 456</w:t>
      </w:r>
    </w:p>
    <w:p w14:paraId="56717FE8" w14:textId="77777777" w:rsidR="0079274C" w:rsidRDefault="0079274C" w:rsidP="0079274C">
      <w:pPr>
        <w:pStyle w:val="Heading2"/>
      </w:pPr>
      <w:bookmarkStart w:id="1291" w:name="_Toc25660383"/>
      <w:bookmarkStart w:id="1292" w:name="_Toc28037540"/>
      <w:r>
        <w:t>Thông tin liên hệ phía công ty</w:t>
      </w:r>
      <w:bookmarkEnd w:id="1291"/>
      <w:bookmarkEnd w:id="1292"/>
    </w:p>
    <w:p w14:paraId="5B44BCFF" w14:textId="75206179" w:rsidR="003C6D26" w:rsidRPr="008037DD" w:rsidRDefault="002752DC" w:rsidP="003474F8">
      <w:pPr>
        <w:rPr>
          <w:iCs/>
          <w:szCs w:val="24"/>
          <w:rPrChange w:id="1293" w:author="Nguyen Thi Thuy Duong" w:date="2019-12-23T23:17:00Z">
            <w:rPr>
              <w:iCs/>
            </w:rPr>
          </w:rPrChange>
        </w:rPr>
      </w:pPr>
      <w:bookmarkStart w:id="1294" w:name="_Toc25660384"/>
      <w:r w:rsidRPr="008037DD">
        <w:rPr>
          <w:iCs/>
          <w:szCs w:val="24"/>
          <w:rPrChange w:id="1295" w:author="Nguyen Thi Thuy Duong" w:date="2019-12-23T23:17:00Z">
            <w:rPr>
              <w:iCs/>
            </w:rPr>
          </w:rPrChange>
        </w:rPr>
        <w:t>Quản lý dự án</w:t>
      </w:r>
      <w:r w:rsidR="003474F8" w:rsidRPr="008037DD">
        <w:rPr>
          <w:iCs/>
          <w:szCs w:val="24"/>
          <w:rPrChange w:id="1296" w:author="Nguyen Thi Thuy Duong" w:date="2019-12-23T23:17:00Z">
            <w:rPr>
              <w:iCs/>
            </w:rPr>
          </w:rPrChange>
        </w:rPr>
        <w:t>:</w:t>
      </w:r>
    </w:p>
    <w:p w14:paraId="77137B0B" w14:textId="4E7C977B" w:rsidR="003474F8" w:rsidRPr="008037DD" w:rsidRDefault="003C6D26" w:rsidP="003C6D26">
      <w:pPr>
        <w:pStyle w:val="ListParagraph"/>
        <w:numPr>
          <w:ilvl w:val="0"/>
          <w:numId w:val="28"/>
        </w:numPr>
        <w:rPr>
          <w:iCs/>
          <w:szCs w:val="24"/>
          <w:rPrChange w:id="1297" w:author="Nguyen Thi Thuy Duong" w:date="2019-12-23T23:17:00Z">
            <w:rPr>
              <w:iCs/>
            </w:rPr>
          </w:rPrChange>
        </w:rPr>
      </w:pPr>
      <w:r w:rsidRPr="008037DD">
        <w:rPr>
          <w:iCs/>
          <w:szCs w:val="24"/>
          <w:rPrChange w:id="1298" w:author="Nguyen Thi Thuy Duong" w:date="2019-12-23T23:17:00Z">
            <w:rPr>
              <w:iCs/>
            </w:rPr>
          </w:rPrChange>
        </w:rPr>
        <w:t>Tên:</w:t>
      </w:r>
      <w:r w:rsidR="003474F8" w:rsidRPr="008037DD">
        <w:rPr>
          <w:iCs/>
          <w:szCs w:val="24"/>
          <w:rPrChange w:id="1299" w:author="Nguyen Thi Thuy Duong" w:date="2019-12-23T23:17:00Z">
            <w:rPr>
              <w:iCs/>
            </w:rPr>
          </w:rPrChange>
        </w:rPr>
        <w:t xml:space="preserve"> </w:t>
      </w:r>
      <w:r w:rsidR="00BE03BE" w:rsidRPr="008037DD">
        <w:rPr>
          <w:iCs/>
          <w:szCs w:val="24"/>
          <w:rPrChange w:id="1300" w:author="Nguyen Thi Thuy Duong" w:date="2019-12-23T23:17:00Z">
            <w:rPr>
              <w:iCs/>
            </w:rPr>
          </w:rPrChange>
        </w:rPr>
        <w:t xml:space="preserve">Nguyễn </w:t>
      </w:r>
      <w:del w:id="1301" w:author="Nguyen Thi Thuy Duong" w:date="2019-12-17T15:35:00Z">
        <w:r w:rsidR="00BE03BE" w:rsidRPr="008037DD" w:rsidDel="007E67DA">
          <w:rPr>
            <w:iCs/>
            <w:szCs w:val="24"/>
            <w:rPrChange w:id="1302" w:author="Nguyen Thi Thuy Duong" w:date="2019-12-23T23:17:00Z">
              <w:rPr>
                <w:iCs/>
              </w:rPr>
            </w:rPrChange>
          </w:rPr>
          <w:delText>Thị Oanh</w:delText>
        </w:r>
      </w:del>
      <w:ins w:id="1303" w:author="Nguyen Thi Thuy Duong" w:date="2019-12-17T15:35:00Z">
        <w:r w:rsidR="007E67DA" w:rsidRPr="008037DD">
          <w:rPr>
            <w:iCs/>
            <w:szCs w:val="24"/>
            <w:rPrChange w:id="1304" w:author="Nguyen Thi Thuy Duong" w:date="2019-12-23T23:17:00Z">
              <w:rPr>
                <w:iCs/>
              </w:rPr>
            </w:rPrChange>
          </w:rPr>
          <w:t>Đức Thắng</w:t>
        </w:r>
      </w:ins>
    </w:p>
    <w:p w14:paraId="4164513A" w14:textId="6AC769F0" w:rsidR="003474F8" w:rsidRPr="008037DD" w:rsidRDefault="003474F8" w:rsidP="006E02F6">
      <w:pPr>
        <w:pStyle w:val="ListParagraph"/>
        <w:numPr>
          <w:ilvl w:val="0"/>
          <w:numId w:val="25"/>
        </w:numPr>
        <w:rPr>
          <w:iCs/>
          <w:szCs w:val="24"/>
          <w:rPrChange w:id="1305" w:author="Nguyen Thi Thuy Duong" w:date="2019-12-23T23:17:00Z">
            <w:rPr>
              <w:iCs/>
            </w:rPr>
          </w:rPrChange>
        </w:rPr>
      </w:pPr>
      <w:r w:rsidRPr="008037DD">
        <w:rPr>
          <w:iCs/>
          <w:szCs w:val="24"/>
          <w:rPrChange w:id="1306" w:author="Nguyen Thi Thuy Duong" w:date="2019-12-23T23:17:00Z">
            <w:rPr>
              <w:iCs/>
            </w:rPr>
          </w:rPrChange>
        </w:rPr>
        <w:t xml:space="preserve">Email: </w:t>
      </w:r>
      <w:del w:id="1307" w:author="Nguyen Thi Thuy Duong" w:date="2019-12-17T15:35:00Z">
        <w:r w:rsidR="0090450F" w:rsidRPr="008037DD" w:rsidDel="007E67DA">
          <w:rPr>
            <w:iCs/>
            <w:szCs w:val="24"/>
            <w:rPrChange w:id="1308" w:author="Nguyen Thi Thuy Duong" w:date="2019-12-23T23:17:00Z">
              <w:rPr>
                <w:iCs/>
              </w:rPr>
            </w:rPrChange>
          </w:rPr>
          <w:delText>oanhnguyen@soict.hust.edu.vn</w:delText>
        </w:r>
      </w:del>
      <w:ins w:id="1309" w:author="Nguyen Thi Thuy Duong" w:date="2019-12-17T15:35:00Z">
        <w:r w:rsidR="007E67DA" w:rsidRPr="008037DD">
          <w:rPr>
            <w:iCs/>
            <w:szCs w:val="24"/>
            <w:rPrChange w:id="1310" w:author="Nguyen Thi Thuy Duong" w:date="2019-12-23T23:17:00Z">
              <w:rPr>
                <w:iCs/>
              </w:rPr>
            </w:rPrChange>
          </w:rPr>
          <w:t>thangnd@</w:t>
        </w:r>
      </w:ins>
      <w:ins w:id="1311" w:author="Nguyen Thi Thuy Duong" w:date="2019-12-17T15:37:00Z">
        <w:r w:rsidR="007E67DA" w:rsidRPr="008037DD">
          <w:rPr>
            <w:iCs/>
            <w:szCs w:val="24"/>
            <w:rPrChange w:id="1312" w:author="Nguyen Thi Thuy Duong" w:date="2019-12-23T23:17:00Z">
              <w:rPr>
                <w:iCs/>
              </w:rPr>
            </w:rPrChange>
          </w:rPr>
          <w:t>gmail.com</w:t>
        </w:r>
      </w:ins>
    </w:p>
    <w:p w14:paraId="408CFE34" w14:textId="77777777" w:rsidR="00BE03BE" w:rsidRPr="008037DD" w:rsidRDefault="003474F8" w:rsidP="006E02F6">
      <w:pPr>
        <w:pStyle w:val="ListParagraph"/>
        <w:numPr>
          <w:ilvl w:val="0"/>
          <w:numId w:val="25"/>
        </w:numPr>
        <w:rPr>
          <w:iCs/>
          <w:szCs w:val="24"/>
          <w:rPrChange w:id="1313" w:author="Nguyen Thi Thuy Duong" w:date="2019-12-23T23:17:00Z">
            <w:rPr>
              <w:iCs/>
            </w:rPr>
          </w:rPrChange>
        </w:rPr>
      </w:pPr>
      <w:r w:rsidRPr="008037DD">
        <w:rPr>
          <w:iCs/>
          <w:szCs w:val="24"/>
          <w:rPrChange w:id="1314" w:author="Nguyen Thi Thuy Duong" w:date="2019-12-23T23:17:00Z">
            <w:rPr>
              <w:iCs/>
            </w:rPr>
          </w:rPrChange>
        </w:rPr>
        <w:t>SĐT: 0986 456 786</w:t>
      </w:r>
    </w:p>
    <w:p w14:paraId="7C00EC73" w14:textId="77777777" w:rsidR="003C6D26" w:rsidRPr="008037DD" w:rsidRDefault="00BE03BE" w:rsidP="003474F8">
      <w:pPr>
        <w:rPr>
          <w:iCs/>
          <w:szCs w:val="24"/>
          <w:rPrChange w:id="1315" w:author="Nguyen Thi Thuy Duong" w:date="2019-12-23T23:17:00Z">
            <w:rPr>
              <w:iCs/>
            </w:rPr>
          </w:rPrChange>
        </w:rPr>
      </w:pPr>
      <w:r w:rsidRPr="008037DD">
        <w:rPr>
          <w:iCs/>
          <w:szCs w:val="24"/>
          <w:rPrChange w:id="1316" w:author="Nguyen Thi Thuy Duong" w:date="2019-12-23T23:17:00Z">
            <w:rPr>
              <w:iCs/>
            </w:rPr>
          </w:rPrChange>
        </w:rPr>
        <w:t>Thư ký</w:t>
      </w:r>
      <w:r w:rsidR="003474F8" w:rsidRPr="008037DD">
        <w:rPr>
          <w:iCs/>
          <w:szCs w:val="24"/>
          <w:rPrChange w:id="1317" w:author="Nguyen Thi Thuy Duong" w:date="2019-12-23T23:17:00Z">
            <w:rPr>
              <w:iCs/>
            </w:rPr>
          </w:rPrChange>
        </w:rPr>
        <w:t xml:space="preserve">: </w:t>
      </w:r>
    </w:p>
    <w:p w14:paraId="4A7BF6A1" w14:textId="758E24FE" w:rsidR="003474F8" w:rsidRPr="008037DD" w:rsidRDefault="003C6D26" w:rsidP="003C6D26">
      <w:pPr>
        <w:pStyle w:val="ListParagraph"/>
        <w:numPr>
          <w:ilvl w:val="0"/>
          <w:numId w:val="29"/>
        </w:numPr>
        <w:rPr>
          <w:iCs/>
          <w:szCs w:val="24"/>
          <w:rPrChange w:id="1318" w:author="Nguyen Thi Thuy Duong" w:date="2019-12-23T23:17:00Z">
            <w:rPr>
              <w:iCs/>
            </w:rPr>
          </w:rPrChange>
        </w:rPr>
      </w:pPr>
      <w:r w:rsidRPr="008037DD">
        <w:rPr>
          <w:iCs/>
          <w:szCs w:val="24"/>
          <w:rPrChange w:id="1319" w:author="Nguyen Thi Thuy Duong" w:date="2019-12-23T23:17:00Z">
            <w:rPr>
              <w:iCs/>
            </w:rPr>
          </w:rPrChange>
        </w:rPr>
        <w:t>Tên</w:t>
      </w:r>
      <w:r w:rsidR="00C72661" w:rsidRPr="008037DD">
        <w:rPr>
          <w:iCs/>
          <w:szCs w:val="24"/>
          <w:rPrChange w:id="1320" w:author="Nguyen Thi Thuy Duong" w:date="2019-12-23T23:17:00Z">
            <w:rPr>
              <w:iCs/>
            </w:rPr>
          </w:rPrChange>
        </w:rPr>
        <w:t>:</w:t>
      </w:r>
      <w:r w:rsidRPr="008037DD">
        <w:rPr>
          <w:iCs/>
          <w:szCs w:val="24"/>
          <w:rPrChange w:id="1321" w:author="Nguyen Thi Thuy Duong" w:date="2019-12-23T23:17:00Z">
            <w:rPr>
              <w:iCs/>
            </w:rPr>
          </w:rPrChange>
        </w:rPr>
        <w:t xml:space="preserve"> </w:t>
      </w:r>
      <w:r w:rsidR="00BE03BE" w:rsidRPr="008037DD">
        <w:rPr>
          <w:iCs/>
          <w:szCs w:val="24"/>
          <w:rPrChange w:id="1322" w:author="Nguyen Thi Thuy Duong" w:date="2019-12-23T23:17:00Z">
            <w:rPr>
              <w:iCs/>
            </w:rPr>
          </w:rPrChange>
        </w:rPr>
        <w:t xml:space="preserve">Nguyễn Thị </w:t>
      </w:r>
      <w:del w:id="1323" w:author="Nguyen Thi Thuy Duong" w:date="2019-12-17T15:35:00Z">
        <w:r w:rsidR="00BE03BE" w:rsidRPr="008037DD" w:rsidDel="007E67DA">
          <w:rPr>
            <w:iCs/>
            <w:szCs w:val="24"/>
            <w:rPrChange w:id="1324" w:author="Nguyen Thi Thuy Duong" w:date="2019-12-23T23:17:00Z">
              <w:rPr>
                <w:iCs/>
              </w:rPr>
            </w:rPrChange>
          </w:rPr>
          <w:delText>Quỳnh Trang</w:delText>
        </w:r>
      </w:del>
      <w:ins w:id="1325" w:author="Nguyen Thi Thuy Duong" w:date="2019-12-17T15:35:00Z">
        <w:r w:rsidR="007E67DA" w:rsidRPr="008037DD">
          <w:rPr>
            <w:iCs/>
            <w:szCs w:val="24"/>
            <w:rPrChange w:id="1326" w:author="Nguyen Thi Thuy Duong" w:date="2019-12-23T23:17:00Z">
              <w:rPr>
                <w:iCs/>
              </w:rPr>
            </w:rPrChange>
          </w:rPr>
          <w:t>Thùy Dương</w:t>
        </w:r>
      </w:ins>
    </w:p>
    <w:p w14:paraId="10B16C43" w14:textId="75B9D51F" w:rsidR="003474F8" w:rsidRPr="008037DD" w:rsidRDefault="003474F8" w:rsidP="006E02F6">
      <w:pPr>
        <w:pStyle w:val="ListParagraph"/>
        <w:numPr>
          <w:ilvl w:val="0"/>
          <w:numId w:val="27"/>
        </w:numPr>
        <w:rPr>
          <w:iCs/>
          <w:szCs w:val="24"/>
          <w:rPrChange w:id="1327" w:author="Nguyen Thi Thuy Duong" w:date="2019-12-23T23:17:00Z">
            <w:rPr>
              <w:iCs/>
            </w:rPr>
          </w:rPrChange>
        </w:rPr>
      </w:pPr>
      <w:r w:rsidRPr="008037DD">
        <w:rPr>
          <w:iCs/>
          <w:szCs w:val="24"/>
          <w:rPrChange w:id="1328" w:author="Nguyen Thi Thuy Duong" w:date="2019-12-23T23:17:00Z">
            <w:rPr>
              <w:iCs/>
            </w:rPr>
          </w:rPrChange>
        </w:rPr>
        <w:t xml:space="preserve">Email: </w:t>
      </w:r>
      <w:del w:id="1329" w:author="Nguyen Thi Thuy Duong" w:date="2019-12-17T15:37:00Z">
        <w:r w:rsidR="00BE03BE" w:rsidRPr="008037DD" w:rsidDel="007E67DA">
          <w:rPr>
            <w:iCs/>
            <w:szCs w:val="24"/>
            <w:rPrChange w:id="1330" w:author="Nguyen Thi Thuy Duong" w:date="2019-12-23T23:17:00Z">
              <w:rPr>
                <w:iCs/>
              </w:rPr>
            </w:rPrChange>
          </w:rPr>
          <w:delText>trangnguyen@soict.hust.edu.vn</w:delText>
        </w:r>
      </w:del>
      <w:ins w:id="1331" w:author="Nguyen Thi Thuy Duong" w:date="2019-12-17T15:37:00Z">
        <w:r w:rsidR="007E67DA" w:rsidRPr="008037DD">
          <w:rPr>
            <w:iCs/>
            <w:szCs w:val="24"/>
            <w:rPrChange w:id="1332" w:author="Nguyen Thi Thuy Duong" w:date="2019-12-23T23:17:00Z">
              <w:rPr>
                <w:iCs/>
              </w:rPr>
            </w:rPrChange>
          </w:rPr>
          <w:t>duongntt@gmail.com</w:t>
        </w:r>
      </w:ins>
    </w:p>
    <w:p w14:paraId="0192FDCA" w14:textId="77777777" w:rsidR="003474F8" w:rsidRPr="008037DD" w:rsidRDefault="003474F8" w:rsidP="006E02F6">
      <w:pPr>
        <w:pStyle w:val="ListParagraph"/>
        <w:numPr>
          <w:ilvl w:val="0"/>
          <w:numId w:val="27"/>
        </w:numPr>
        <w:rPr>
          <w:iCs/>
          <w:szCs w:val="24"/>
          <w:rPrChange w:id="1333" w:author="Nguyen Thi Thuy Duong" w:date="2019-12-23T23:17:00Z">
            <w:rPr>
              <w:iCs/>
            </w:rPr>
          </w:rPrChange>
        </w:rPr>
      </w:pPr>
      <w:r w:rsidRPr="008037DD">
        <w:rPr>
          <w:iCs/>
          <w:szCs w:val="24"/>
          <w:rPrChange w:id="1334" w:author="Nguyen Thi Thuy Duong" w:date="2019-12-23T23:17:00Z">
            <w:rPr>
              <w:iCs/>
            </w:rPr>
          </w:rPrChange>
        </w:rPr>
        <w:t xml:space="preserve">SĐT: </w:t>
      </w:r>
      <w:r w:rsidR="001E70FF" w:rsidRPr="008037DD">
        <w:rPr>
          <w:iCs/>
          <w:szCs w:val="24"/>
          <w:rPrChange w:id="1335" w:author="Nguyen Thi Thuy Duong" w:date="2019-12-23T23:17:00Z">
            <w:rPr>
              <w:iCs/>
            </w:rPr>
          </w:rPrChange>
        </w:rPr>
        <w:t>0342 567 458</w:t>
      </w:r>
    </w:p>
    <w:p w14:paraId="7F1EF1BD" w14:textId="77777777" w:rsidR="0079274C" w:rsidRDefault="0079274C" w:rsidP="0079274C">
      <w:pPr>
        <w:pStyle w:val="Heading2"/>
      </w:pPr>
      <w:bookmarkStart w:id="1336" w:name="_Toc28037541"/>
      <w:r>
        <w:t>Phân chia vai trò của thành viên dự án và khách hàng</w:t>
      </w:r>
      <w:bookmarkEnd w:id="1294"/>
      <w:bookmarkEnd w:id="1336"/>
    </w:p>
    <w:p w14:paraId="612CEB2D" w14:textId="77777777" w:rsidR="00B862CB" w:rsidRPr="008037DD" w:rsidRDefault="00B862CB" w:rsidP="0079274C">
      <w:pPr>
        <w:rPr>
          <w:iCs/>
          <w:szCs w:val="24"/>
          <w:rPrChange w:id="1337" w:author="Nguyen Thi Thuy Duong" w:date="2019-12-23T23:17:00Z">
            <w:rPr>
              <w:iCs/>
            </w:rPr>
          </w:rPrChange>
        </w:rPr>
      </w:pPr>
      <w:r w:rsidRPr="008037DD">
        <w:rPr>
          <w:iCs/>
          <w:szCs w:val="24"/>
          <w:rPrChange w:id="1338" w:author="Nguyen Thi Thuy Duong" w:date="2019-12-23T23:17:00Z">
            <w:rPr>
              <w:iCs/>
            </w:rPr>
          </w:rPrChange>
        </w:rPr>
        <w:t>Thành viên thực hiện dự án:</w:t>
      </w:r>
    </w:p>
    <w:p w14:paraId="13470AF9" w14:textId="61A87158" w:rsidR="0079274C" w:rsidRPr="008037DD" w:rsidRDefault="00B862CB" w:rsidP="00BC78B7">
      <w:pPr>
        <w:pStyle w:val="ListParagraph"/>
        <w:numPr>
          <w:ilvl w:val="0"/>
          <w:numId w:val="30"/>
        </w:numPr>
        <w:rPr>
          <w:iCs/>
          <w:szCs w:val="24"/>
          <w:rPrChange w:id="1339" w:author="Nguyen Thi Thuy Duong" w:date="2019-12-23T23:17:00Z">
            <w:rPr>
              <w:iCs/>
            </w:rPr>
          </w:rPrChange>
        </w:rPr>
      </w:pPr>
      <w:r w:rsidRPr="008037DD">
        <w:rPr>
          <w:iCs/>
          <w:szCs w:val="24"/>
          <w:rPrChange w:id="1340" w:author="Nguyen Thi Thuy Duong" w:date="2019-12-23T23:17:00Z">
            <w:rPr>
              <w:iCs/>
            </w:rPr>
          </w:rPrChange>
        </w:rPr>
        <w:t xml:space="preserve">Quản lý dự án: </w:t>
      </w:r>
      <w:del w:id="1341" w:author="Nguyen Thi Thuy Duong" w:date="2019-12-17T15:37:00Z">
        <w:r w:rsidRPr="008037DD" w:rsidDel="007E67DA">
          <w:rPr>
            <w:iCs/>
            <w:szCs w:val="24"/>
            <w:rPrChange w:id="1342" w:author="Nguyen Thi Thuy Duong" w:date="2019-12-23T23:17:00Z">
              <w:rPr>
                <w:iCs/>
              </w:rPr>
            </w:rPrChange>
          </w:rPr>
          <w:delText>Nguyễn Thị Oanh</w:delText>
        </w:r>
      </w:del>
      <w:ins w:id="1343" w:author="Nguyen Thi Thuy Duong" w:date="2019-12-17T15:37:00Z">
        <w:r w:rsidR="007E67DA" w:rsidRPr="008037DD">
          <w:rPr>
            <w:iCs/>
            <w:szCs w:val="24"/>
            <w:rPrChange w:id="1344" w:author="Nguyen Thi Thuy Duong" w:date="2019-12-23T23:17:00Z">
              <w:rPr>
                <w:iCs/>
              </w:rPr>
            </w:rPrChange>
          </w:rPr>
          <w:t>Nguyễn Đức Thắng</w:t>
        </w:r>
      </w:ins>
    </w:p>
    <w:p w14:paraId="277C9BF8" w14:textId="6BB0E19D" w:rsidR="00B862CB" w:rsidRPr="008037DD" w:rsidRDefault="00B862CB" w:rsidP="00BC78B7">
      <w:pPr>
        <w:pStyle w:val="ListParagraph"/>
        <w:numPr>
          <w:ilvl w:val="0"/>
          <w:numId w:val="30"/>
        </w:numPr>
        <w:rPr>
          <w:iCs/>
          <w:szCs w:val="24"/>
          <w:rPrChange w:id="1345" w:author="Nguyen Thi Thuy Duong" w:date="2019-12-23T23:17:00Z">
            <w:rPr>
              <w:iCs/>
            </w:rPr>
          </w:rPrChange>
        </w:rPr>
      </w:pPr>
      <w:r w:rsidRPr="008037DD">
        <w:rPr>
          <w:iCs/>
          <w:szCs w:val="24"/>
          <w:rPrChange w:id="1346" w:author="Nguyen Thi Thuy Duong" w:date="2019-12-23T23:17:00Z">
            <w:rPr>
              <w:iCs/>
            </w:rPr>
          </w:rPrChange>
        </w:rPr>
        <w:t xml:space="preserve">Lập trình viên: </w:t>
      </w:r>
      <w:del w:id="1347" w:author="Nguyen Thi Thuy Duong" w:date="2019-12-17T15:37:00Z">
        <w:r w:rsidRPr="008037DD" w:rsidDel="007E67DA">
          <w:rPr>
            <w:iCs/>
            <w:szCs w:val="24"/>
            <w:rPrChange w:id="1348" w:author="Nguyen Thi Thuy Duong" w:date="2019-12-23T23:17:00Z">
              <w:rPr>
                <w:iCs/>
              </w:rPr>
            </w:rPrChange>
          </w:rPr>
          <w:delText>Nguyễn Trung Đức, Mai Thị Ngọc</w:delText>
        </w:r>
      </w:del>
      <w:ins w:id="1349" w:author="Nguyen Thi Thuy Duong" w:date="2019-12-17T15:37:00Z">
        <w:r w:rsidR="007E67DA" w:rsidRPr="008037DD">
          <w:rPr>
            <w:iCs/>
            <w:szCs w:val="24"/>
            <w:rPrChange w:id="1350" w:author="Nguyen Thi Thuy Duong" w:date="2019-12-23T23:17:00Z">
              <w:rPr>
                <w:iCs/>
              </w:rPr>
            </w:rPrChange>
          </w:rPr>
          <w:t>Nguyễn Thị Thùy Dương, Trịnh Khánh Linh</w:t>
        </w:r>
      </w:ins>
    </w:p>
    <w:p w14:paraId="727844B2" w14:textId="45C0CA07" w:rsidR="00B862CB" w:rsidRPr="008037DD" w:rsidRDefault="00BC78B7" w:rsidP="00BC78B7">
      <w:pPr>
        <w:pStyle w:val="ListParagraph"/>
        <w:numPr>
          <w:ilvl w:val="0"/>
          <w:numId w:val="30"/>
        </w:numPr>
        <w:rPr>
          <w:szCs w:val="24"/>
          <w:rPrChange w:id="1351" w:author="Nguyen Thi Thuy Duong" w:date="2019-12-23T23:17:00Z">
            <w:rPr/>
          </w:rPrChange>
        </w:rPr>
      </w:pPr>
      <w:r w:rsidRPr="008037DD">
        <w:rPr>
          <w:iCs/>
          <w:szCs w:val="24"/>
          <w:rPrChange w:id="1352" w:author="Nguyen Thi Thuy Duong" w:date="2019-12-23T23:17:00Z">
            <w:rPr>
              <w:iCs/>
            </w:rPr>
          </w:rPrChange>
        </w:rPr>
        <w:t>Liên hệ khách hàng t</w:t>
      </w:r>
      <w:r w:rsidR="00B862CB" w:rsidRPr="008037DD">
        <w:rPr>
          <w:iCs/>
          <w:szCs w:val="24"/>
          <w:rPrChange w:id="1353" w:author="Nguyen Thi Thuy Duong" w:date="2019-12-23T23:17:00Z">
            <w:rPr>
              <w:iCs/>
            </w:rPr>
          </w:rPrChange>
        </w:rPr>
        <w:t xml:space="preserve">hư ký: </w:t>
      </w:r>
      <w:ins w:id="1354" w:author="Nguyen Thi Thuy Duong" w:date="2019-12-17T15:38:00Z">
        <w:r w:rsidR="007E67DA" w:rsidRPr="008037DD">
          <w:rPr>
            <w:iCs/>
            <w:szCs w:val="24"/>
            <w:rPrChange w:id="1355" w:author="Nguyen Thi Thuy Duong" w:date="2019-12-23T23:17:00Z">
              <w:rPr>
                <w:iCs/>
              </w:rPr>
            </w:rPrChange>
          </w:rPr>
          <w:t>Nguyễn Thị Thùy Dương</w:t>
        </w:r>
      </w:ins>
      <w:del w:id="1356" w:author="Nguyen Thi Thuy Duong" w:date="2019-12-17T15:38:00Z">
        <w:r w:rsidR="00B862CB" w:rsidRPr="008037DD" w:rsidDel="007E67DA">
          <w:rPr>
            <w:iCs/>
            <w:szCs w:val="24"/>
            <w:rPrChange w:id="1357" w:author="Nguyen Thi Thuy Duong" w:date="2019-12-23T23:17:00Z">
              <w:rPr>
                <w:iCs/>
              </w:rPr>
            </w:rPrChange>
          </w:rPr>
          <w:delText>Nguyễn Thị Quỳnh Trang</w:delText>
        </w:r>
      </w:del>
    </w:p>
    <w:p w14:paraId="0AF04512" w14:textId="77777777" w:rsidR="00BC78B7" w:rsidRPr="008037DD" w:rsidRDefault="00BC78B7" w:rsidP="00BC78B7">
      <w:pPr>
        <w:rPr>
          <w:szCs w:val="24"/>
          <w:rPrChange w:id="1358" w:author="Nguyen Thi Thuy Duong" w:date="2019-12-23T23:17:00Z">
            <w:rPr/>
          </w:rPrChange>
        </w:rPr>
      </w:pPr>
      <w:r w:rsidRPr="008037DD">
        <w:rPr>
          <w:szCs w:val="24"/>
          <w:rPrChange w:id="1359" w:author="Nguyen Thi Thuy Duong" w:date="2019-12-23T23:17:00Z">
            <w:rPr/>
          </w:rPrChange>
        </w:rPr>
        <w:t>Bên khách hàng:</w:t>
      </w:r>
    </w:p>
    <w:p w14:paraId="3E96864D" w14:textId="77777777" w:rsidR="00BC78B7" w:rsidRPr="008037DD" w:rsidRDefault="00BC78B7" w:rsidP="00F2005E">
      <w:pPr>
        <w:pStyle w:val="ListParagraph"/>
        <w:numPr>
          <w:ilvl w:val="0"/>
          <w:numId w:val="34"/>
        </w:numPr>
        <w:rPr>
          <w:szCs w:val="24"/>
          <w:rPrChange w:id="1360" w:author="Nguyen Thi Thuy Duong" w:date="2019-12-23T23:17:00Z">
            <w:rPr/>
          </w:rPrChange>
        </w:rPr>
      </w:pPr>
      <w:r w:rsidRPr="008037DD">
        <w:rPr>
          <w:szCs w:val="24"/>
          <w:rPrChange w:id="1361" w:author="Nguyen Thi Thuy Duong" w:date="2019-12-23T23:17:00Z">
            <w:rPr/>
          </w:rPrChange>
        </w:rPr>
        <w:t>Nghiệm thu dự án: GĐ Nguyễn Đức Tiến</w:t>
      </w:r>
    </w:p>
    <w:p w14:paraId="2FAB0BBE" w14:textId="2BD3D9F9" w:rsidR="006901CF" w:rsidRPr="008037DD" w:rsidRDefault="00FB5A0B" w:rsidP="00F2005E">
      <w:pPr>
        <w:pStyle w:val="ListParagraph"/>
        <w:numPr>
          <w:ilvl w:val="0"/>
          <w:numId w:val="34"/>
        </w:numPr>
        <w:rPr>
          <w:szCs w:val="24"/>
          <w:rPrChange w:id="1362" w:author="Nguyen Thi Thuy Duong" w:date="2019-12-23T23:17:00Z">
            <w:rPr/>
          </w:rPrChange>
        </w:rPr>
      </w:pPr>
      <w:r w:rsidRPr="008037DD">
        <w:rPr>
          <w:szCs w:val="24"/>
          <w:rPrChange w:id="1363" w:author="Nguyen Thi Thuy Duong" w:date="2019-12-23T23:17:00Z">
            <w:rPr/>
          </w:rPrChange>
        </w:rPr>
        <w:t xml:space="preserve">Kỹ thuật </w:t>
      </w:r>
      <w:r w:rsidR="006901CF" w:rsidRPr="008037DD">
        <w:rPr>
          <w:szCs w:val="24"/>
          <w:rPrChange w:id="1364" w:author="Nguyen Thi Thuy Duong" w:date="2019-12-23T23:17:00Z">
            <w:rPr/>
          </w:rPrChange>
        </w:rPr>
        <w:t xml:space="preserve">viên: </w:t>
      </w:r>
      <w:r w:rsidRPr="008037DD">
        <w:rPr>
          <w:szCs w:val="24"/>
          <w:rPrChange w:id="1365" w:author="Nguyen Thi Thuy Duong" w:date="2019-12-23T23:17:00Z">
            <w:rPr/>
          </w:rPrChange>
        </w:rPr>
        <w:t xml:space="preserve">Đoàn Văn </w:t>
      </w:r>
      <w:del w:id="1366" w:author="Nguyen Thi Thuy Duong" w:date="2019-12-23T23:17:00Z">
        <w:r w:rsidRPr="008037DD" w:rsidDel="008037DD">
          <w:rPr>
            <w:szCs w:val="24"/>
            <w:rPrChange w:id="1367" w:author="Nguyen Thi Thuy Duong" w:date="2019-12-23T23:17:00Z">
              <w:rPr/>
            </w:rPrChange>
          </w:rPr>
          <w:delText xml:space="preserve">Hậu </w:delText>
        </w:r>
      </w:del>
      <w:ins w:id="1368" w:author="Nguyen Thi Thuy Duong" w:date="2019-12-23T23:17:00Z">
        <w:r w:rsidR="008037DD">
          <w:rPr>
            <w:szCs w:val="24"/>
          </w:rPr>
          <w:t>Toàn</w:t>
        </w:r>
        <w:r w:rsidR="008037DD" w:rsidRPr="008037DD">
          <w:rPr>
            <w:szCs w:val="24"/>
            <w:rPrChange w:id="1369" w:author="Nguyen Thi Thuy Duong" w:date="2019-12-23T23:17:00Z">
              <w:rPr/>
            </w:rPrChange>
          </w:rPr>
          <w:t xml:space="preserve"> </w:t>
        </w:r>
      </w:ins>
      <w:r w:rsidRPr="008037DD">
        <w:rPr>
          <w:szCs w:val="24"/>
          <w:rPrChange w:id="1370" w:author="Nguyen Thi Thuy Duong" w:date="2019-12-23T23:17:00Z">
            <w:rPr/>
          </w:rPrChange>
        </w:rPr>
        <w:t>– đưa ra các yêu cầu cụ thể của dự án</w:t>
      </w:r>
    </w:p>
    <w:p w14:paraId="4FEE54B6" w14:textId="1FAF5822" w:rsidR="0079274C" w:rsidRPr="008037DD" w:rsidRDefault="00FB5A0B" w:rsidP="00F2005E">
      <w:pPr>
        <w:pStyle w:val="ListParagraph"/>
        <w:numPr>
          <w:ilvl w:val="0"/>
          <w:numId w:val="34"/>
        </w:numPr>
        <w:rPr>
          <w:szCs w:val="24"/>
          <w:rPrChange w:id="1371" w:author="Nguyen Thi Thuy Duong" w:date="2019-12-23T23:17:00Z">
            <w:rPr/>
          </w:rPrChange>
        </w:rPr>
      </w:pPr>
      <w:r w:rsidRPr="008037DD">
        <w:rPr>
          <w:szCs w:val="24"/>
          <w:rPrChange w:id="1372" w:author="Nguyen Thi Thuy Duong" w:date="2019-12-23T23:17:00Z">
            <w:rPr/>
          </w:rPrChange>
        </w:rPr>
        <w:lastRenderedPageBreak/>
        <w:t xml:space="preserve">Trao đổi thông tin dự án thư ký: Nguyễn Thị </w:t>
      </w:r>
      <w:del w:id="1373" w:author="Nguyen Thi Thuy Duong" w:date="2019-12-23T23:17:00Z">
        <w:r w:rsidRPr="008037DD" w:rsidDel="008037DD">
          <w:rPr>
            <w:szCs w:val="24"/>
            <w:rPrChange w:id="1374" w:author="Nguyen Thi Thuy Duong" w:date="2019-12-23T23:17:00Z">
              <w:rPr/>
            </w:rPrChange>
          </w:rPr>
          <w:delText>Ánh Viên</w:delText>
        </w:r>
      </w:del>
      <w:ins w:id="1375" w:author="Nguyen Thi Thuy Duong" w:date="2019-12-23T23:17:00Z">
        <w:r w:rsidR="008037DD">
          <w:rPr>
            <w:szCs w:val="24"/>
          </w:rPr>
          <w:t>Lấp Lánh</w:t>
        </w:r>
      </w:ins>
    </w:p>
    <w:p w14:paraId="0534980C" w14:textId="77777777" w:rsidR="0079274C" w:rsidRDefault="0079274C" w:rsidP="0079274C">
      <w:pPr>
        <w:pStyle w:val="Heading1"/>
      </w:pPr>
      <w:bookmarkStart w:id="1376" w:name="_Toc25660385"/>
      <w:bookmarkStart w:id="1377" w:name="_Toc28037542"/>
      <w:r>
        <w:t>Khảo sát dự án</w:t>
      </w:r>
      <w:bookmarkEnd w:id="1376"/>
      <w:bookmarkEnd w:id="1377"/>
    </w:p>
    <w:p w14:paraId="4DB9B43D" w14:textId="6584BAEF" w:rsidR="0079274C" w:rsidRDefault="0079274C" w:rsidP="0079274C">
      <w:pPr>
        <w:pStyle w:val="Heading2"/>
        <w:rPr>
          <w:ins w:id="1378" w:author="Nguyen Thi Thuy Duong" w:date="2019-12-17T15:55:00Z"/>
        </w:rPr>
      </w:pPr>
      <w:bookmarkStart w:id="1379" w:name="_Toc25660386"/>
      <w:bookmarkStart w:id="1380" w:name="_Toc28037543"/>
      <w:r>
        <w:t>Yêu cầu khách hàng</w:t>
      </w:r>
      <w:bookmarkEnd w:id="1379"/>
      <w:bookmarkEnd w:id="1380"/>
    </w:p>
    <w:p w14:paraId="4DC14DA5" w14:textId="77777777" w:rsidR="008E5E6B" w:rsidRPr="008037DD" w:rsidRDefault="008E5E6B">
      <w:pPr>
        <w:rPr>
          <w:ins w:id="1381" w:author="Nguyen Thi Thuy Duong" w:date="2019-12-17T15:57:00Z"/>
          <w:szCs w:val="24"/>
          <w:rPrChange w:id="1382" w:author="Nguyen Thi Thuy Duong" w:date="2019-12-23T23:17:00Z">
            <w:rPr>
              <w:ins w:id="1383" w:author="Nguyen Thi Thuy Duong" w:date="2019-12-17T15:57:00Z"/>
            </w:rPr>
          </w:rPrChange>
        </w:rPr>
        <w:pPrChange w:id="1384" w:author="Nguyen Thi Thuy Duong" w:date="2019-12-17T15:55:00Z">
          <w:pPr>
            <w:pStyle w:val="Heading2"/>
          </w:pPr>
        </w:pPrChange>
      </w:pPr>
      <w:ins w:id="1385" w:author="Nguyen Thi Thuy Duong" w:date="2019-12-17T15:55:00Z">
        <w:r w:rsidRPr="008037DD">
          <w:rPr>
            <w:szCs w:val="24"/>
            <w:rPrChange w:id="1386" w:author="Nguyen Thi Thuy Duong" w:date="2019-12-23T23:17:00Z">
              <w:rPr>
                <w:b w:val="0"/>
              </w:rPr>
            </w:rPrChange>
          </w:rPr>
          <w:t>Bên khách hàng yêu cầu thiết kế một website bán quần áo thỏa mãn các yêu cầu:</w:t>
        </w:r>
      </w:ins>
    </w:p>
    <w:p w14:paraId="30045C6F" w14:textId="1050EE9B" w:rsidR="008E5E6B" w:rsidRPr="008037DD" w:rsidRDefault="008E5E6B">
      <w:pPr>
        <w:pStyle w:val="ListParagraph"/>
        <w:numPr>
          <w:ilvl w:val="0"/>
          <w:numId w:val="44"/>
        </w:numPr>
        <w:rPr>
          <w:ins w:id="1387" w:author="Nguyen Thi Thuy Duong" w:date="2019-12-17T15:57:00Z"/>
          <w:szCs w:val="24"/>
          <w:rPrChange w:id="1388" w:author="Nguyen Thi Thuy Duong" w:date="2019-12-23T23:17:00Z">
            <w:rPr>
              <w:ins w:id="1389" w:author="Nguyen Thi Thuy Duong" w:date="2019-12-17T15:57:00Z"/>
            </w:rPr>
          </w:rPrChange>
        </w:rPr>
        <w:pPrChange w:id="1390" w:author="Nguyen Thi Thuy Duong" w:date="2019-12-17T15:57:00Z">
          <w:pPr>
            <w:pStyle w:val="Heading2"/>
          </w:pPr>
        </w:pPrChange>
      </w:pPr>
      <w:ins w:id="1391" w:author="Nguyen Thi Thuy Duong" w:date="2019-12-17T15:56:00Z">
        <w:r w:rsidRPr="008037DD">
          <w:rPr>
            <w:szCs w:val="24"/>
            <w:rPrChange w:id="1392" w:author="Nguyen Thi Thuy Duong" w:date="2019-12-23T23:17:00Z">
              <w:rPr>
                <w:b w:val="0"/>
              </w:rPr>
            </w:rPrChange>
          </w:rPr>
          <w:t>Xem sản phẩm, tìm kiếm sản phẩm theo tên, theo loại.</w:t>
        </w:r>
      </w:ins>
    </w:p>
    <w:p w14:paraId="0A516302" w14:textId="358692DE" w:rsidR="008E5E6B" w:rsidRPr="008037DD" w:rsidRDefault="008E5E6B">
      <w:pPr>
        <w:pStyle w:val="ListParagraph"/>
        <w:numPr>
          <w:ilvl w:val="0"/>
          <w:numId w:val="44"/>
        </w:numPr>
        <w:rPr>
          <w:ins w:id="1393" w:author="Nguyen Thi Thuy Duong" w:date="2019-12-17T15:57:00Z"/>
          <w:szCs w:val="24"/>
          <w:rPrChange w:id="1394" w:author="Nguyen Thi Thuy Duong" w:date="2019-12-23T23:17:00Z">
            <w:rPr>
              <w:ins w:id="1395" w:author="Nguyen Thi Thuy Duong" w:date="2019-12-17T15:57:00Z"/>
            </w:rPr>
          </w:rPrChange>
        </w:rPr>
        <w:pPrChange w:id="1396" w:author="Nguyen Thi Thuy Duong" w:date="2019-12-17T15:57:00Z">
          <w:pPr>
            <w:pStyle w:val="Heading2"/>
          </w:pPr>
        </w:pPrChange>
      </w:pPr>
      <w:ins w:id="1397" w:author="Nguyen Thi Thuy Duong" w:date="2019-12-17T15:58:00Z">
        <w:r w:rsidRPr="008037DD">
          <w:rPr>
            <w:szCs w:val="24"/>
            <w:rPrChange w:id="1398" w:author="Nguyen Thi Thuy Duong" w:date="2019-12-23T23:17:00Z">
              <w:rPr>
                <w:b w:val="0"/>
              </w:rPr>
            </w:rPrChange>
          </w:rPr>
          <w:t xml:space="preserve">Đăng kí, </w:t>
        </w:r>
      </w:ins>
      <w:ins w:id="1399" w:author="Nguyen Thi Thuy Duong" w:date="2019-12-17T15:57:00Z">
        <w:r w:rsidRPr="008037DD">
          <w:rPr>
            <w:szCs w:val="24"/>
            <w:rPrChange w:id="1400" w:author="Nguyen Thi Thuy Duong" w:date="2019-12-23T23:17:00Z">
              <w:rPr>
                <w:b w:val="0"/>
              </w:rPr>
            </w:rPrChange>
          </w:rPr>
          <w:t xml:space="preserve">Đăng nhập tài khoản khách hàng : </w:t>
        </w:r>
      </w:ins>
    </w:p>
    <w:p w14:paraId="75BBA6C9" w14:textId="33DB43FD" w:rsidR="008E5E6B" w:rsidRPr="008037DD" w:rsidRDefault="008E5E6B">
      <w:pPr>
        <w:pStyle w:val="ListParagraph"/>
        <w:numPr>
          <w:ilvl w:val="1"/>
          <w:numId w:val="44"/>
        </w:numPr>
        <w:rPr>
          <w:ins w:id="1401" w:author="Nguyen Thi Thuy Duong" w:date="2019-12-17T15:58:00Z"/>
          <w:szCs w:val="24"/>
          <w:rPrChange w:id="1402" w:author="Nguyen Thi Thuy Duong" w:date="2019-12-23T23:17:00Z">
            <w:rPr>
              <w:ins w:id="1403" w:author="Nguyen Thi Thuy Duong" w:date="2019-12-17T15:58:00Z"/>
            </w:rPr>
          </w:rPrChange>
        </w:rPr>
        <w:pPrChange w:id="1404" w:author="Nguyen Thi Thuy Duong" w:date="2019-12-17T15:57:00Z">
          <w:pPr>
            <w:pStyle w:val="Heading2"/>
          </w:pPr>
        </w:pPrChange>
      </w:pPr>
      <w:ins w:id="1405" w:author="Nguyen Thi Thuy Duong" w:date="2019-12-17T15:58:00Z">
        <w:r w:rsidRPr="008037DD">
          <w:rPr>
            <w:szCs w:val="24"/>
            <w:rPrChange w:id="1406" w:author="Nguyen Thi Thuy Duong" w:date="2019-12-23T23:17:00Z">
              <w:rPr>
                <w:b w:val="0"/>
              </w:rPr>
            </w:rPrChange>
          </w:rPr>
          <w:t>Quản lý giỏ hàng: Thêm xóa sản phẩm vào giỏ hàng.</w:t>
        </w:r>
      </w:ins>
    </w:p>
    <w:p w14:paraId="7DCC1068" w14:textId="2A5B6CA0" w:rsidR="008E5E6B" w:rsidRPr="008037DD" w:rsidRDefault="008E5E6B">
      <w:pPr>
        <w:pStyle w:val="ListParagraph"/>
        <w:numPr>
          <w:ilvl w:val="1"/>
          <w:numId w:val="44"/>
        </w:numPr>
        <w:rPr>
          <w:ins w:id="1407" w:author="Nguyen Thi Thuy Duong" w:date="2019-12-17T15:58:00Z"/>
          <w:szCs w:val="24"/>
          <w:rPrChange w:id="1408" w:author="Nguyen Thi Thuy Duong" w:date="2019-12-23T23:17:00Z">
            <w:rPr>
              <w:ins w:id="1409" w:author="Nguyen Thi Thuy Duong" w:date="2019-12-17T15:58:00Z"/>
            </w:rPr>
          </w:rPrChange>
        </w:rPr>
        <w:pPrChange w:id="1410" w:author="Nguyen Thi Thuy Duong" w:date="2019-12-17T15:57:00Z">
          <w:pPr>
            <w:pStyle w:val="Heading2"/>
          </w:pPr>
        </w:pPrChange>
      </w:pPr>
      <w:ins w:id="1411" w:author="Nguyen Thi Thuy Duong" w:date="2019-12-17T15:58:00Z">
        <w:r w:rsidRPr="008037DD">
          <w:rPr>
            <w:szCs w:val="24"/>
            <w:rPrChange w:id="1412" w:author="Nguyen Thi Thuy Duong" w:date="2019-12-23T23:17:00Z">
              <w:rPr>
                <w:b w:val="0"/>
              </w:rPr>
            </w:rPrChange>
          </w:rPr>
          <w:t>Đặt hàng</w:t>
        </w:r>
      </w:ins>
    </w:p>
    <w:p w14:paraId="7DFD6C03" w14:textId="65605B5A" w:rsidR="008E5E6B" w:rsidRPr="008037DD" w:rsidRDefault="008E5E6B">
      <w:pPr>
        <w:pStyle w:val="ListParagraph"/>
        <w:numPr>
          <w:ilvl w:val="1"/>
          <w:numId w:val="44"/>
        </w:numPr>
        <w:rPr>
          <w:ins w:id="1413" w:author="Nguyen Thi Thuy Duong" w:date="2019-12-17T15:59:00Z"/>
          <w:szCs w:val="24"/>
          <w:rPrChange w:id="1414" w:author="Nguyen Thi Thuy Duong" w:date="2019-12-23T23:17:00Z">
            <w:rPr>
              <w:ins w:id="1415" w:author="Nguyen Thi Thuy Duong" w:date="2019-12-17T15:59:00Z"/>
            </w:rPr>
          </w:rPrChange>
        </w:rPr>
        <w:pPrChange w:id="1416" w:author="Nguyen Thi Thuy Duong" w:date="2019-12-17T15:59:00Z">
          <w:pPr>
            <w:pStyle w:val="Heading2"/>
          </w:pPr>
        </w:pPrChange>
      </w:pPr>
      <w:ins w:id="1417" w:author="Nguyen Thi Thuy Duong" w:date="2019-12-17T15:58:00Z">
        <w:r w:rsidRPr="008037DD">
          <w:rPr>
            <w:szCs w:val="24"/>
            <w:rPrChange w:id="1418" w:author="Nguyen Thi Thuy Duong" w:date="2019-12-23T23:17:00Z">
              <w:rPr>
                <w:b w:val="0"/>
              </w:rPr>
            </w:rPrChange>
          </w:rPr>
          <w:t>Quản lý thông tin cá nhân</w:t>
        </w:r>
      </w:ins>
    </w:p>
    <w:p w14:paraId="3C9D7652" w14:textId="1848ECBC" w:rsidR="008E5E6B" w:rsidRPr="008037DD" w:rsidRDefault="008E5E6B">
      <w:pPr>
        <w:pStyle w:val="ListParagraph"/>
        <w:numPr>
          <w:ilvl w:val="1"/>
          <w:numId w:val="44"/>
        </w:numPr>
        <w:rPr>
          <w:ins w:id="1419" w:author="Nguyen Thi Thuy Duong" w:date="2019-12-17T15:59:00Z"/>
          <w:szCs w:val="24"/>
          <w:rPrChange w:id="1420" w:author="Nguyen Thi Thuy Duong" w:date="2019-12-23T23:17:00Z">
            <w:rPr>
              <w:ins w:id="1421" w:author="Nguyen Thi Thuy Duong" w:date="2019-12-17T15:59:00Z"/>
            </w:rPr>
          </w:rPrChange>
        </w:rPr>
        <w:pPrChange w:id="1422" w:author="Nguyen Thi Thuy Duong" w:date="2019-12-17T15:59:00Z">
          <w:pPr>
            <w:pStyle w:val="Heading2"/>
          </w:pPr>
        </w:pPrChange>
      </w:pPr>
      <w:ins w:id="1423" w:author="Nguyen Thi Thuy Duong" w:date="2019-12-17T15:59:00Z">
        <w:r w:rsidRPr="008037DD">
          <w:rPr>
            <w:szCs w:val="24"/>
            <w:rPrChange w:id="1424" w:author="Nguyen Thi Thuy Duong" w:date="2019-12-23T23:17:00Z">
              <w:rPr>
                <w:b w:val="0"/>
              </w:rPr>
            </w:rPrChange>
          </w:rPr>
          <w:t>Đánh giá sản phẩm (Đối với khách hàng đã mua hàng)</w:t>
        </w:r>
      </w:ins>
    </w:p>
    <w:p w14:paraId="40AE9601" w14:textId="306D3652" w:rsidR="008E5E6B" w:rsidRPr="008037DD" w:rsidRDefault="008E5E6B">
      <w:pPr>
        <w:pStyle w:val="ListParagraph"/>
        <w:numPr>
          <w:ilvl w:val="1"/>
          <w:numId w:val="44"/>
        </w:numPr>
        <w:rPr>
          <w:ins w:id="1425" w:author="Nguyen Thi Thuy Duong" w:date="2019-12-17T15:57:00Z"/>
          <w:szCs w:val="24"/>
          <w:rPrChange w:id="1426" w:author="Nguyen Thi Thuy Duong" w:date="2019-12-23T23:17:00Z">
            <w:rPr>
              <w:ins w:id="1427" w:author="Nguyen Thi Thuy Duong" w:date="2019-12-17T15:57:00Z"/>
            </w:rPr>
          </w:rPrChange>
        </w:rPr>
        <w:pPrChange w:id="1428" w:author="Nguyen Thi Thuy Duong" w:date="2019-12-17T15:59:00Z">
          <w:pPr>
            <w:pStyle w:val="Heading2"/>
          </w:pPr>
        </w:pPrChange>
      </w:pPr>
      <w:ins w:id="1429" w:author="Nguyen Thi Thuy Duong" w:date="2019-12-17T15:59:00Z">
        <w:r w:rsidRPr="008037DD">
          <w:rPr>
            <w:szCs w:val="24"/>
            <w:rPrChange w:id="1430" w:author="Nguyen Thi Thuy Duong" w:date="2019-12-23T23:17:00Z">
              <w:rPr>
                <w:b w:val="0"/>
              </w:rPr>
            </w:rPrChange>
          </w:rPr>
          <w:t>Hỏi đáp</w:t>
        </w:r>
      </w:ins>
    </w:p>
    <w:p w14:paraId="737A0A88" w14:textId="38AA04AE" w:rsidR="008E5E6B" w:rsidRPr="008037DD" w:rsidRDefault="008E5E6B">
      <w:pPr>
        <w:pStyle w:val="ListParagraph"/>
        <w:numPr>
          <w:ilvl w:val="0"/>
          <w:numId w:val="44"/>
        </w:numPr>
        <w:rPr>
          <w:ins w:id="1431" w:author="Nguyen Thi Thuy Duong" w:date="2019-12-17T16:00:00Z"/>
          <w:szCs w:val="24"/>
          <w:rPrChange w:id="1432" w:author="Nguyen Thi Thuy Duong" w:date="2019-12-23T23:17:00Z">
            <w:rPr>
              <w:ins w:id="1433" w:author="Nguyen Thi Thuy Duong" w:date="2019-12-17T16:00:00Z"/>
            </w:rPr>
          </w:rPrChange>
        </w:rPr>
        <w:pPrChange w:id="1434" w:author="Nguyen Thi Thuy Duong" w:date="2019-12-17T15:57:00Z">
          <w:pPr>
            <w:pStyle w:val="Heading2"/>
          </w:pPr>
        </w:pPrChange>
      </w:pPr>
      <w:ins w:id="1435" w:author="Nguyen Thi Thuy Duong" w:date="2019-12-17T16:00:00Z">
        <w:r w:rsidRPr="008037DD">
          <w:rPr>
            <w:szCs w:val="24"/>
            <w:rPrChange w:id="1436" w:author="Nguyen Thi Thuy Duong" w:date="2019-12-23T23:17:00Z">
              <w:rPr>
                <w:b w:val="0"/>
              </w:rPr>
            </w:rPrChange>
          </w:rPr>
          <w:t>Đăng kí, đăng nhập tài khoản admin</w:t>
        </w:r>
      </w:ins>
    </w:p>
    <w:p w14:paraId="6D824D7E" w14:textId="036222F2" w:rsidR="008E5E6B" w:rsidRPr="008037DD" w:rsidRDefault="008E5E6B">
      <w:pPr>
        <w:pStyle w:val="ListParagraph"/>
        <w:numPr>
          <w:ilvl w:val="1"/>
          <w:numId w:val="44"/>
        </w:numPr>
        <w:rPr>
          <w:ins w:id="1437" w:author="Nguyen Thi Thuy Duong" w:date="2019-12-17T16:00:00Z"/>
          <w:szCs w:val="24"/>
          <w:rPrChange w:id="1438" w:author="Nguyen Thi Thuy Duong" w:date="2019-12-23T23:17:00Z">
            <w:rPr>
              <w:ins w:id="1439" w:author="Nguyen Thi Thuy Duong" w:date="2019-12-17T16:00:00Z"/>
            </w:rPr>
          </w:rPrChange>
        </w:rPr>
        <w:pPrChange w:id="1440" w:author="Nguyen Thi Thuy Duong" w:date="2019-12-17T16:00:00Z">
          <w:pPr>
            <w:pStyle w:val="Heading2"/>
          </w:pPr>
        </w:pPrChange>
      </w:pPr>
      <w:ins w:id="1441" w:author="Nguyen Thi Thuy Duong" w:date="2019-12-17T16:00:00Z">
        <w:r w:rsidRPr="008037DD">
          <w:rPr>
            <w:szCs w:val="24"/>
            <w:rPrChange w:id="1442" w:author="Nguyen Thi Thuy Duong" w:date="2019-12-23T23:17:00Z">
              <w:rPr>
                <w:b w:val="0"/>
              </w:rPr>
            </w:rPrChange>
          </w:rPr>
          <w:t>Quản lý nhập xuất hàng hóa</w:t>
        </w:r>
      </w:ins>
    </w:p>
    <w:p w14:paraId="66E34300" w14:textId="222653A7" w:rsidR="008E5E6B" w:rsidRPr="008037DD" w:rsidRDefault="008E5E6B">
      <w:pPr>
        <w:pStyle w:val="ListParagraph"/>
        <w:numPr>
          <w:ilvl w:val="1"/>
          <w:numId w:val="44"/>
        </w:numPr>
        <w:rPr>
          <w:ins w:id="1443" w:author="Nguyen Thi Thuy Duong" w:date="2019-12-17T16:00:00Z"/>
          <w:szCs w:val="24"/>
          <w:rPrChange w:id="1444" w:author="Nguyen Thi Thuy Duong" w:date="2019-12-23T23:17:00Z">
            <w:rPr>
              <w:ins w:id="1445" w:author="Nguyen Thi Thuy Duong" w:date="2019-12-17T16:00:00Z"/>
            </w:rPr>
          </w:rPrChange>
        </w:rPr>
        <w:pPrChange w:id="1446" w:author="Nguyen Thi Thuy Duong" w:date="2019-12-17T16:00:00Z">
          <w:pPr>
            <w:pStyle w:val="Heading2"/>
          </w:pPr>
        </w:pPrChange>
      </w:pPr>
      <w:ins w:id="1447" w:author="Nguyen Thi Thuy Duong" w:date="2019-12-17T16:00:00Z">
        <w:r w:rsidRPr="008037DD">
          <w:rPr>
            <w:szCs w:val="24"/>
            <w:rPrChange w:id="1448" w:author="Nguyen Thi Thuy Duong" w:date="2019-12-23T23:17:00Z">
              <w:rPr>
                <w:b w:val="0"/>
              </w:rPr>
            </w:rPrChange>
          </w:rPr>
          <w:t>Quản lý loại hàng hóa</w:t>
        </w:r>
      </w:ins>
    </w:p>
    <w:p w14:paraId="3363ECD5" w14:textId="56F9548D" w:rsidR="008E5E6B" w:rsidRPr="008037DD" w:rsidRDefault="008E5E6B">
      <w:pPr>
        <w:pStyle w:val="ListParagraph"/>
        <w:numPr>
          <w:ilvl w:val="1"/>
          <w:numId w:val="44"/>
        </w:numPr>
        <w:rPr>
          <w:ins w:id="1449" w:author="Nguyen Thi Thuy Duong" w:date="2019-12-17T16:01:00Z"/>
          <w:szCs w:val="24"/>
          <w:rPrChange w:id="1450" w:author="Nguyen Thi Thuy Duong" w:date="2019-12-23T23:17:00Z">
            <w:rPr>
              <w:ins w:id="1451" w:author="Nguyen Thi Thuy Duong" w:date="2019-12-17T16:01:00Z"/>
            </w:rPr>
          </w:rPrChange>
        </w:rPr>
        <w:pPrChange w:id="1452" w:author="Nguyen Thi Thuy Duong" w:date="2019-12-17T16:00:00Z">
          <w:pPr>
            <w:pStyle w:val="Heading2"/>
          </w:pPr>
        </w:pPrChange>
      </w:pPr>
      <w:ins w:id="1453" w:author="Nguyen Thi Thuy Duong" w:date="2019-12-17T16:00:00Z">
        <w:r w:rsidRPr="008037DD">
          <w:rPr>
            <w:szCs w:val="24"/>
            <w:rPrChange w:id="1454" w:author="Nguyen Thi Thuy Duong" w:date="2019-12-23T23:17:00Z">
              <w:rPr>
                <w:b w:val="0"/>
              </w:rPr>
            </w:rPrChange>
          </w:rPr>
          <w:t>Quản lý thông tin sản phẩm</w:t>
        </w:r>
      </w:ins>
    </w:p>
    <w:p w14:paraId="362D9850" w14:textId="71CAB456" w:rsidR="008E5E6B" w:rsidRPr="008037DD" w:rsidRDefault="008E5E6B">
      <w:pPr>
        <w:pStyle w:val="ListParagraph"/>
        <w:numPr>
          <w:ilvl w:val="1"/>
          <w:numId w:val="44"/>
        </w:numPr>
        <w:rPr>
          <w:ins w:id="1455" w:author="Nguyen Thi Thuy Duong" w:date="2019-12-17T16:01:00Z"/>
          <w:szCs w:val="24"/>
          <w:rPrChange w:id="1456" w:author="Nguyen Thi Thuy Duong" w:date="2019-12-23T23:17:00Z">
            <w:rPr>
              <w:ins w:id="1457" w:author="Nguyen Thi Thuy Duong" w:date="2019-12-17T16:01:00Z"/>
            </w:rPr>
          </w:rPrChange>
        </w:rPr>
        <w:pPrChange w:id="1458" w:author="Nguyen Thi Thuy Duong" w:date="2019-12-17T16:00:00Z">
          <w:pPr>
            <w:pStyle w:val="Heading2"/>
          </w:pPr>
        </w:pPrChange>
      </w:pPr>
      <w:ins w:id="1459" w:author="Nguyen Thi Thuy Duong" w:date="2019-12-17T16:01:00Z">
        <w:r w:rsidRPr="008037DD">
          <w:rPr>
            <w:szCs w:val="24"/>
            <w:rPrChange w:id="1460" w:author="Nguyen Thi Thuy Duong" w:date="2019-12-23T23:17:00Z">
              <w:rPr>
                <w:b w:val="0"/>
              </w:rPr>
            </w:rPrChange>
          </w:rPr>
          <w:t>Quản lý thông tin khách hàng</w:t>
        </w:r>
      </w:ins>
    </w:p>
    <w:p w14:paraId="08753457" w14:textId="7007D2C1" w:rsidR="008E5E6B" w:rsidRPr="008037DD" w:rsidRDefault="008E5E6B">
      <w:pPr>
        <w:pStyle w:val="ListParagraph"/>
        <w:numPr>
          <w:ilvl w:val="1"/>
          <w:numId w:val="44"/>
        </w:numPr>
        <w:rPr>
          <w:ins w:id="1461" w:author="Nguyen Thi Thuy Duong" w:date="2019-12-17T16:01:00Z"/>
          <w:szCs w:val="24"/>
          <w:rPrChange w:id="1462" w:author="Nguyen Thi Thuy Duong" w:date="2019-12-23T23:17:00Z">
            <w:rPr>
              <w:ins w:id="1463" w:author="Nguyen Thi Thuy Duong" w:date="2019-12-17T16:01:00Z"/>
            </w:rPr>
          </w:rPrChange>
        </w:rPr>
        <w:pPrChange w:id="1464" w:author="Nguyen Thi Thuy Duong" w:date="2019-12-17T16:00:00Z">
          <w:pPr>
            <w:pStyle w:val="Heading2"/>
          </w:pPr>
        </w:pPrChange>
      </w:pPr>
      <w:ins w:id="1465" w:author="Nguyen Thi Thuy Duong" w:date="2019-12-17T16:01:00Z">
        <w:r w:rsidRPr="008037DD">
          <w:rPr>
            <w:szCs w:val="24"/>
            <w:rPrChange w:id="1466" w:author="Nguyen Thi Thuy Duong" w:date="2019-12-23T23:17:00Z">
              <w:rPr>
                <w:b w:val="0"/>
              </w:rPr>
            </w:rPrChange>
          </w:rPr>
          <w:t xml:space="preserve">Hỏi đáp </w:t>
        </w:r>
      </w:ins>
    </w:p>
    <w:p w14:paraId="772D2F32" w14:textId="786524FB" w:rsidR="008E5E6B" w:rsidRPr="008037DD" w:rsidRDefault="008E5E6B">
      <w:pPr>
        <w:rPr>
          <w:ins w:id="1467" w:author="Nguyen Thi Thuy Duong" w:date="2019-12-17T15:56:00Z"/>
          <w:szCs w:val="24"/>
          <w:rPrChange w:id="1468" w:author="Nguyen Thi Thuy Duong" w:date="2019-12-23T23:17:00Z">
            <w:rPr>
              <w:ins w:id="1469" w:author="Nguyen Thi Thuy Duong" w:date="2019-12-17T15:56:00Z"/>
            </w:rPr>
          </w:rPrChange>
        </w:rPr>
        <w:pPrChange w:id="1470" w:author="Nguyen Thi Thuy Duong" w:date="2019-12-17T16:01:00Z">
          <w:pPr>
            <w:pStyle w:val="Heading2"/>
          </w:pPr>
        </w:pPrChange>
      </w:pPr>
      <w:ins w:id="1471" w:author="Nguyen Thi Thuy Duong" w:date="2019-12-17T16:01:00Z">
        <w:r w:rsidRPr="008037DD">
          <w:rPr>
            <w:szCs w:val="24"/>
            <w:rPrChange w:id="1472" w:author="Nguyen Thi Thuy Duong" w:date="2019-12-23T23:17:00Z">
              <w:rPr>
                <w:b w:val="0"/>
              </w:rPr>
            </w:rPrChange>
          </w:rPr>
          <w:t>Các testcase cần : 2000</w:t>
        </w:r>
      </w:ins>
    </w:p>
    <w:p w14:paraId="2F529EF1" w14:textId="5BE09DAE" w:rsidR="008E5E6B" w:rsidRPr="008037DD" w:rsidRDefault="008E5E6B">
      <w:pPr>
        <w:rPr>
          <w:szCs w:val="24"/>
          <w:rPrChange w:id="1473" w:author="Nguyen Thi Thuy Duong" w:date="2019-12-23T23:17:00Z">
            <w:rPr/>
          </w:rPrChange>
        </w:rPr>
        <w:pPrChange w:id="1474" w:author="Nguyen Thi Thuy Duong" w:date="2019-12-17T15:57:00Z">
          <w:pPr>
            <w:pStyle w:val="Heading2"/>
          </w:pPr>
        </w:pPrChange>
      </w:pPr>
      <w:ins w:id="1475" w:author="Nguyen Thi Thuy Duong" w:date="2019-12-17T16:01:00Z">
        <w:r w:rsidRPr="008037DD">
          <w:rPr>
            <w:szCs w:val="24"/>
            <w:rPrChange w:id="1476" w:author="Nguyen Thi Thuy Duong" w:date="2019-12-23T23:17:00Z">
              <w:rPr>
                <w:b w:val="0"/>
              </w:rPr>
            </w:rPrChange>
          </w:rPr>
          <w:t>Thời gian bàn giao dự án: 1/1/2020</w:t>
        </w:r>
      </w:ins>
    </w:p>
    <w:p w14:paraId="44F1BB96" w14:textId="41670471" w:rsidR="0079274C" w:rsidRDefault="0079274C" w:rsidP="0079274C">
      <w:pPr>
        <w:pStyle w:val="Heading2"/>
        <w:rPr>
          <w:ins w:id="1477" w:author="Nguyen Thi Thuy Duong" w:date="2019-12-17T16:02:00Z"/>
        </w:rPr>
      </w:pPr>
      <w:bookmarkStart w:id="1478" w:name="_Toc25660387"/>
      <w:bookmarkStart w:id="1479" w:name="_Toc28037544"/>
      <w:r>
        <w:t>Mô hình hoạt động hiện thời – nghiệp vụ</w:t>
      </w:r>
      <w:bookmarkEnd w:id="1478"/>
      <w:bookmarkEnd w:id="1479"/>
    </w:p>
    <w:p w14:paraId="17F70E4A" w14:textId="77777777" w:rsidR="008E5E6B" w:rsidRPr="00EE326B" w:rsidRDefault="008E5E6B">
      <w:pPr>
        <w:pStyle w:val="ListParagraph"/>
        <w:numPr>
          <w:ilvl w:val="0"/>
          <w:numId w:val="44"/>
        </w:numPr>
        <w:rPr>
          <w:ins w:id="1480" w:author="Nguyen Thi Thuy Duong" w:date="2019-12-17T16:04:00Z"/>
          <w:szCs w:val="24"/>
          <w:rPrChange w:id="1481" w:author="Nguyen Thi Thuy Duong" w:date="2019-12-23T23:17:00Z">
            <w:rPr>
              <w:ins w:id="1482" w:author="Nguyen Thi Thuy Duong" w:date="2019-12-17T16:04:00Z"/>
            </w:rPr>
          </w:rPrChange>
        </w:rPr>
        <w:pPrChange w:id="1483" w:author="Nguyen Thi Thuy Duong" w:date="2019-12-17T16:03:00Z">
          <w:pPr>
            <w:pStyle w:val="Heading2"/>
          </w:pPr>
        </w:pPrChange>
      </w:pPr>
      <w:ins w:id="1484" w:author="Nguyen Thi Thuy Duong" w:date="2019-12-17T16:03:00Z">
        <w:r w:rsidRPr="00EE326B">
          <w:rPr>
            <w:szCs w:val="24"/>
            <w:rPrChange w:id="1485" w:author="Nguyen Thi Thuy Duong" w:date="2019-12-23T23:17:00Z">
              <w:rPr>
                <w:b w:val="0"/>
              </w:rPr>
            </w:rPrChange>
          </w:rPr>
          <w:t xml:space="preserve">Mô hình bán hàng truyền thống hiện thời chỉ đáp ứng được khách hàng đến mua trực tiếp. </w:t>
        </w:r>
      </w:ins>
    </w:p>
    <w:p w14:paraId="249F6948" w14:textId="7A4CDB68" w:rsidR="008E5E6B" w:rsidRPr="00EE326B" w:rsidRDefault="008E5E6B">
      <w:pPr>
        <w:pStyle w:val="ListParagraph"/>
        <w:numPr>
          <w:ilvl w:val="0"/>
          <w:numId w:val="44"/>
        </w:numPr>
        <w:rPr>
          <w:ins w:id="1486" w:author="Nguyen Thi Thuy Duong" w:date="2019-12-17T16:08:00Z"/>
          <w:szCs w:val="24"/>
          <w:rPrChange w:id="1487" w:author="Nguyen Thi Thuy Duong" w:date="2019-12-23T23:17:00Z">
            <w:rPr>
              <w:ins w:id="1488" w:author="Nguyen Thi Thuy Duong" w:date="2019-12-17T16:08:00Z"/>
            </w:rPr>
          </w:rPrChange>
        </w:rPr>
        <w:pPrChange w:id="1489" w:author="Nguyen Thi Thuy Duong" w:date="2019-12-17T16:04:00Z">
          <w:pPr>
            <w:pStyle w:val="Heading2"/>
          </w:pPr>
        </w:pPrChange>
      </w:pPr>
      <w:ins w:id="1490" w:author="Nguyen Thi Thuy Duong" w:date="2019-12-17T16:04:00Z">
        <w:r w:rsidRPr="00EE326B">
          <w:rPr>
            <w:szCs w:val="24"/>
            <w:rPrChange w:id="1491" w:author="Nguyen Thi Thuy Duong" w:date="2019-12-23T23:17:00Z">
              <w:rPr>
                <w:b w:val="0"/>
              </w:rPr>
            </w:rPrChange>
          </w:rPr>
          <w:t>Không mở rộng được thị trường. Khó tiếp cận được khách hàng ở xa.</w:t>
        </w:r>
      </w:ins>
    </w:p>
    <w:p w14:paraId="2DE7F847" w14:textId="05C27AE2" w:rsidR="00CA706F" w:rsidRPr="00EE326B" w:rsidRDefault="00CA706F">
      <w:pPr>
        <w:pStyle w:val="ListParagraph"/>
        <w:numPr>
          <w:ilvl w:val="0"/>
          <w:numId w:val="44"/>
        </w:numPr>
        <w:rPr>
          <w:szCs w:val="24"/>
          <w:rPrChange w:id="1492" w:author="Nguyen Thi Thuy Duong" w:date="2019-12-23T23:17:00Z">
            <w:rPr/>
          </w:rPrChange>
        </w:rPr>
        <w:pPrChange w:id="1493" w:author="Nguyen Thi Thuy Duong" w:date="2019-12-17T16:09:00Z">
          <w:pPr>
            <w:pStyle w:val="Heading2"/>
          </w:pPr>
        </w:pPrChange>
      </w:pPr>
      <w:ins w:id="1494" w:author="Nguyen Thi Thuy Duong" w:date="2019-12-17T16:08:00Z">
        <w:r w:rsidRPr="00EE326B">
          <w:rPr>
            <w:szCs w:val="24"/>
            <w:rPrChange w:id="1495" w:author="Nguyen Thi Thuy Duong" w:date="2019-12-23T23:17:00Z">
              <w:rPr>
                <w:b w:val="0"/>
              </w:rPr>
            </w:rPrChange>
          </w:rPr>
          <w:t>Nhập xuất hàng hóa phải ghi chép qua excel, tiềm ẩn nhiều rủi ro.</w:t>
        </w:r>
      </w:ins>
    </w:p>
    <w:p w14:paraId="1C5B7F6C" w14:textId="7AB175F2" w:rsidR="0079274C" w:rsidRDefault="0079274C" w:rsidP="0079274C">
      <w:pPr>
        <w:pStyle w:val="Heading2"/>
        <w:rPr>
          <w:ins w:id="1496" w:author="Nguyen Thi Thuy Duong" w:date="2019-12-17T16:05:00Z"/>
        </w:rPr>
      </w:pPr>
      <w:bookmarkStart w:id="1497" w:name="_Toc25660388"/>
      <w:bookmarkStart w:id="1498" w:name="_Toc28037545"/>
      <w:r>
        <w:t>Mô hình hoạt động dự kiến sau khi áp dụng sản phẩm mới</w:t>
      </w:r>
      <w:bookmarkEnd w:id="1497"/>
      <w:bookmarkEnd w:id="1498"/>
    </w:p>
    <w:p w14:paraId="0506C439" w14:textId="51B302EC" w:rsidR="00CA706F" w:rsidRPr="00EE326B" w:rsidRDefault="00CA706F">
      <w:pPr>
        <w:pStyle w:val="ListParagraph"/>
        <w:numPr>
          <w:ilvl w:val="0"/>
          <w:numId w:val="44"/>
        </w:numPr>
        <w:rPr>
          <w:ins w:id="1499" w:author="Nguyen Thi Thuy Duong" w:date="2019-12-17T16:05:00Z"/>
          <w:szCs w:val="24"/>
          <w:rPrChange w:id="1500" w:author="Nguyen Thi Thuy Duong" w:date="2019-12-23T23:17:00Z">
            <w:rPr>
              <w:ins w:id="1501" w:author="Nguyen Thi Thuy Duong" w:date="2019-12-17T16:05:00Z"/>
            </w:rPr>
          </w:rPrChange>
        </w:rPr>
        <w:pPrChange w:id="1502" w:author="Nguyen Thi Thuy Duong" w:date="2019-12-17T16:05:00Z">
          <w:pPr>
            <w:pStyle w:val="Heading2"/>
          </w:pPr>
        </w:pPrChange>
      </w:pPr>
      <w:ins w:id="1503" w:author="Nguyen Thi Thuy Duong" w:date="2019-12-17T16:05:00Z">
        <w:r w:rsidRPr="00EE326B">
          <w:rPr>
            <w:szCs w:val="24"/>
            <w:rPrChange w:id="1504" w:author="Nguyen Thi Thuy Duong" w:date="2019-12-23T23:17:00Z">
              <w:rPr>
                <w:b w:val="0"/>
              </w:rPr>
            </w:rPrChange>
          </w:rPr>
          <w:t>Phục vụ được các khách hàng không có thời gian đến mua trực tiếp.</w:t>
        </w:r>
      </w:ins>
    </w:p>
    <w:p w14:paraId="5B840700" w14:textId="1CF9D3E5" w:rsidR="00CA706F" w:rsidRPr="00EE326B" w:rsidRDefault="00CA706F">
      <w:pPr>
        <w:pStyle w:val="ListParagraph"/>
        <w:numPr>
          <w:ilvl w:val="0"/>
          <w:numId w:val="44"/>
        </w:numPr>
        <w:rPr>
          <w:ins w:id="1505" w:author="Nguyen Thi Thuy Duong" w:date="2019-12-17T16:06:00Z"/>
          <w:szCs w:val="24"/>
          <w:rPrChange w:id="1506" w:author="Nguyen Thi Thuy Duong" w:date="2019-12-23T23:17:00Z">
            <w:rPr>
              <w:ins w:id="1507" w:author="Nguyen Thi Thuy Duong" w:date="2019-12-17T16:06:00Z"/>
            </w:rPr>
          </w:rPrChange>
        </w:rPr>
        <w:pPrChange w:id="1508" w:author="Nguyen Thi Thuy Duong" w:date="2019-12-17T16:05:00Z">
          <w:pPr>
            <w:pStyle w:val="Heading2"/>
          </w:pPr>
        </w:pPrChange>
      </w:pPr>
      <w:ins w:id="1509" w:author="Nguyen Thi Thuy Duong" w:date="2019-12-17T16:06:00Z">
        <w:r w:rsidRPr="00EE326B">
          <w:rPr>
            <w:szCs w:val="24"/>
            <w:rPrChange w:id="1510" w:author="Nguyen Thi Thuy Duong" w:date="2019-12-23T23:17:00Z">
              <w:rPr>
                <w:b w:val="0"/>
              </w:rPr>
            </w:rPrChange>
          </w:rPr>
          <w:t>Khách hàng có thể lựa chọn sản phẩm yêu thích trước khi đến mua, tiết kiệm thời gian.</w:t>
        </w:r>
      </w:ins>
    </w:p>
    <w:p w14:paraId="0CC53710" w14:textId="77777777" w:rsidR="00CA706F" w:rsidRPr="00EE326B" w:rsidRDefault="00CA706F">
      <w:pPr>
        <w:pStyle w:val="ListParagraph"/>
        <w:numPr>
          <w:ilvl w:val="0"/>
          <w:numId w:val="44"/>
        </w:numPr>
        <w:rPr>
          <w:ins w:id="1511" w:author="Nguyen Thi Thuy Duong" w:date="2019-12-17T16:07:00Z"/>
          <w:szCs w:val="24"/>
          <w:rPrChange w:id="1512" w:author="Nguyen Thi Thuy Duong" w:date="2019-12-23T23:17:00Z">
            <w:rPr>
              <w:ins w:id="1513" w:author="Nguyen Thi Thuy Duong" w:date="2019-12-17T16:07:00Z"/>
            </w:rPr>
          </w:rPrChange>
        </w:rPr>
        <w:pPrChange w:id="1514" w:author="Nguyen Thi Thuy Duong" w:date="2019-12-17T16:05:00Z">
          <w:pPr>
            <w:pStyle w:val="Heading2"/>
          </w:pPr>
        </w:pPrChange>
      </w:pPr>
      <w:ins w:id="1515" w:author="Nguyen Thi Thuy Duong" w:date="2019-12-17T16:07:00Z">
        <w:r w:rsidRPr="00EE326B">
          <w:rPr>
            <w:szCs w:val="24"/>
            <w:rPrChange w:id="1516" w:author="Nguyen Thi Thuy Duong" w:date="2019-12-23T23:17:00Z">
              <w:rPr>
                <w:b w:val="0"/>
              </w:rPr>
            </w:rPrChange>
          </w:rPr>
          <w:t>Khách hàng có thể đặt hàng trực tiếp, tiết kiệm thời gian.</w:t>
        </w:r>
      </w:ins>
    </w:p>
    <w:p w14:paraId="3742BD0D" w14:textId="3F4C93C2" w:rsidR="00CA706F" w:rsidRPr="00EE326B" w:rsidRDefault="00CA706F">
      <w:pPr>
        <w:pStyle w:val="ListParagraph"/>
        <w:numPr>
          <w:ilvl w:val="0"/>
          <w:numId w:val="44"/>
        </w:numPr>
        <w:rPr>
          <w:szCs w:val="24"/>
          <w:rPrChange w:id="1517" w:author="Nguyen Thi Thuy Duong" w:date="2019-12-23T23:17:00Z">
            <w:rPr/>
          </w:rPrChange>
        </w:rPr>
        <w:pPrChange w:id="1518" w:author="Nguyen Thi Thuy Duong" w:date="2019-12-17T16:05:00Z">
          <w:pPr>
            <w:pStyle w:val="Heading2"/>
          </w:pPr>
        </w:pPrChange>
      </w:pPr>
      <w:ins w:id="1519" w:author="Nguyen Thi Thuy Duong" w:date="2019-12-17T16:07:00Z">
        <w:r w:rsidRPr="00EE326B">
          <w:rPr>
            <w:szCs w:val="24"/>
            <w:rPrChange w:id="1520" w:author="Nguyen Thi Thuy Duong" w:date="2019-12-23T23:17:00Z">
              <w:rPr>
                <w:b w:val="0"/>
              </w:rPr>
            </w:rPrChange>
          </w:rPr>
          <w:t>Nhà bán có thể quản lý nhập xuất hàng</w:t>
        </w:r>
      </w:ins>
      <w:ins w:id="1521" w:author="Nguyen Thi Thuy Duong" w:date="2019-12-17T16:09:00Z">
        <w:r w:rsidRPr="00EE326B">
          <w:rPr>
            <w:szCs w:val="24"/>
            <w:rPrChange w:id="1522" w:author="Nguyen Thi Thuy Duong" w:date="2019-12-23T23:17:00Z">
              <w:rPr>
                <w:b w:val="0"/>
              </w:rPr>
            </w:rPrChange>
          </w:rPr>
          <w:t>, hạn chế rủi ro</w:t>
        </w:r>
      </w:ins>
      <w:ins w:id="1523" w:author="Nguyen Thi Thuy Duong" w:date="2019-12-17T16:07:00Z">
        <w:r w:rsidRPr="00EE326B">
          <w:rPr>
            <w:szCs w:val="24"/>
            <w:rPrChange w:id="1524" w:author="Nguyen Thi Thuy Duong" w:date="2019-12-23T23:17:00Z">
              <w:rPr>
                <w:b w:val="0"/>
              </w:rPr>
            </w:rPrChange>
          </w:rPr>
          <w:t xml:space="preserve">. </w:t>
        </w:r>
      </w:ins>
    </w:p>
    <w:p w14:paraId="66BF7ABC" w14:textId="77777777" w:rsidR="0079274C" w:rsidRDefault="0079274C" w:rsidP="0079274C">
      <w:pPr>
        <w:pStyle w:val="Heading2"/>
      </w:pPr>
      <w:bookmarkStart w:id="1525" w:name="_Toc25660389"/>
      <w:bookmarkStart w:id="1526" w:name="_Toc28037546"/>
      <w:r>
        <w:lastRenderedPageBreak/>
        <w:t>Phạm vi dự án</w:t>
      </w:r>
      <w:bookmarkEnd w:id="1525"/>
      <w:bookmarkEnd w:id="1526"/>
    </w:p>
    <w:p w14:paraId="7468B3F6" w14:textId="77777777" w:rsidR="00EE326B" w:rsidRDefault="00EE326B">
      <w:pPr>
        <w:pStyle w:val="ListParagraph"/>
        <w:numPr>
          <w:ilvl w:val="0"/>
          <w:numId w:val="44"/>
        </w:numPr>
        <w:rPr>
          <w:ins w:id="1527" w:author="Nguyen Thi Thuy Duong" w:date="2019-12-23T23:22:00Z"/>
          <w:szCs w:val="24"/>
        </w:rPr>
        <w:pPrChange w:id="1528" w:author="Nguyen Thi Thuy Duong" w:date="2019-12-23T23:21:00Z">
          <w:pPr/>
        </w:pPrChange>
      </w:pPr>
      <w:ins w:id="1529" w:author="Nguyen Thi Thuy Duong" w:date="2019-12-23T23:21:00Z">
        <w:r>
          <w:rPr>
            <w:szCs w:val="24"/>
          </w:rPr>
          <w:t xml:space="preserve">Cho phép </w:t>
        </w:r>
      </w:ins>
      <w:ins w:id="1530" w:author="Nguyen Thi Thuy Duong" w:date="2019-12-23T23:22:00Z">
        <w:r>
          <w:rPr>
            <w:szCs w:val="24"/>
          </w:rPr>
          <w:t>~1000 người dùng truy cập cùng một lúc</w:t>
        </w:r>
      </w:ins>
    </w:p>
    <w:p w14:paraId="3A616605" w14:textId="77777777" w:rsidR="00EE326B" w:rsidRDefault="00EE326B">
      <w:pPr>
        <w:pStyle w:val="ListParagraph"/>
        <w:numPr>
          <w:ilvl w:val="0"/>
          <w:numId w:val="44"/>
        </w:numPr>
        <w:rPr>
          <w:ins w:id="1531" w:author="Nguyen Thi Thuy Duong" w:date="2019-12-23T23:23:00Z"/>
          <w:szCs w:val="24"/>
        </w:rPr>
        <w:pPrChange w:id="1532" w:author="Nguyen Thi Thuy Duong" w:date="2019-12-23T23:21:00Z">
          <w:pPr/>
        </w:pPrChange>
      </w:pPr>
      <w:ins w:id="1533" w:author="Nguyen Thi Thuy Duong" w:date="2019-12-23T23:23:00Z">
        <w:r>
          <w:rPr>
            <w:szCs w:val="24"/>
          </w:rPr>
          <w:t>Bất kì ai cũng có thể truy cập được trang web</w:t>
        </w:r>
      </w:ins>
    </w:p>
    <w:p w14:paraId="72DE1C64" w14:textId="79CCA1A0" w:rsidR="0079242A" w:rsidRPr="00EE326B" w:rsidDel="00EE326B" w:rsidRDefault="00633E31">
      <w:pPr>
        <w:pStyle w:val="ListParagraph"/>
        <w:ind w:left="720"/>
        <w:rPr>
          <w:del w:id="1534" w:author="Nguyen Thi Thuy Duong" w:date="2019-12-23T23:18:00Z"/>
          <w:szCs w:val="24"/>
          <w:rPrChange w:id="1535" w:author="Nguyen Thi Thuy Duong" w:date="2019-12-23T23:21:00Z">
            <w:rPr>
              <w:del w:id="1536" w:author="Nguyen Thi Thuy Duong" w:date="2019-12-23T23:18:00Z"/>
            </w:rPr>
          </w:rPrChange>
        </w:rPr>
        <w:pPrChange w:id="1537" w:author="Nguyen Thi Thuy Duong" w:date="2019-12-23T23:23:00Z">
          <w:pPr/>
        </w:pPrChange>
      </w:pPr>
      <w:del w:id="1538" w:author="Nguyen Thi Thuy Duong" w:date="2019-12-23T23:18:00Z">
        <w:r w:rsidRPr="00EE326B" w:rsidDel="00EE326B">
          <w:rPr>
            <w:szCs w:val="24"/>
            <w:rPrChange w:id="1539" w:author="Nguyen Thi Thuy Duong" w:date="2019-12-23T23:21:00Z">
              <w:rPr/>
            </w:rPrChange>
          </w:rPr>
          <w:delText>với các shop có nhu cầu bán hàng online.</w:delText>
        </w:r>
      </w:del>
    </w:p>
    <w:p w14:paraId="248D9A21" w14:textId="2CF04C6A" w:rsidR="0079242A" w:rsidDel="00792FEF" w:rsidRDefault="0079242A">
      <w:pPr>
        <w:pStyle w:val="ListParagraph"/>
        <w:ind w:left="720"/>
        <w:rPr>
          <w:del w:id="1540" w:author="Nguyen Thi Thuy Duong" w:date="2019-12-17T16:21:00Z"/>
        </w:rPr>
        <w:pPrChange w:id="1541" w:author="Nguyen Thi Thuy Duong" w:date="2019-12-23T23:23:00Z">
          <w:pPr/>
        </w:pPrChange>
      </w:pPr>
    </w:p>
    <w:p w14:paraId="0B1E9593" w14:textId="0C87EB0C" w:rsidR="0079242A" w:rsidDel="00792FEF" w:rsidRDefault="0079242A">
      <w:pPr>
        <w:pStyle w:val="ListParagraph"/>
        <w:ind w:left="720"/>
        <w:rPr>
          <w:del w:id="1542" w:author="Nguyen Thi Thuy Duong" w:date="2019-12-17T16:21:00Z"/>
        </w:rPr>
        <w:pPrChange w:id="1543" w:author="Nguyen Thi Thuy Duong" w:date="2019-12-23T23:23:00Z">
          <w:pPr/>
        </w:pPrChange>
      </w:pPr>
    </w:p>
    <w:p w14:paraId="2BAE4882" w14:textId="06D0497A" w:rsidR="0079242A" w:rsidDel="00792FEF" w:rsidRDefault="0079242A">
      <w:pPr>
        <w:pStyle w:val="ListParagraph"/>
        <w:ind w:left="720"/>
        <w:rPr>
          <w:del w:id="1544" w:author="Nguyen Thi Thuy Duong" w:date="2019-12-17T16:21:00Z"/>
        </w:rPr>
        <w:pPrChange w:id="1545" w:author="Nguyen Thi Thuy Duong" w:date="2019-12-23T23:23:00Z">
          <w:pPr/>
        </w:pPrChange>
      </w:pPr>
    </w:p>
    <w:p w14:paraId="7BF30865" w14:textId="64CE045E" w:rsidR="0079242A" w:rsidDel="00792FEF" w:rsidRDefault="0079242A">
      <w:pPr>
        <w:pStyle w:val="ListParagraph"/>
        <w:ind w:left="720"/>
        <w:rPr>
          <w:del w:id="1546" w:author="Nguyen Thi Thuy Duong" w:date="2019-12-17T16:21:00Z"/>
        </w:rPr>
        <w:pPrChange w:id="1547" w:author="Nguyen Thi Thuy Duong" w:date="2019-12-23T23:23:00Z">
          <w:pPr/>
        </w:pPrChange>
      </w:pPr>
    </w:p>
    <w:p w14:paraId="61DAEB16" w14:textId="4DE2A3BC" w:rsidR="0079242A" w:rsidDel="00792FEF" w:rsidRDefault="0079242A">
      <w:pPr>
        <w:pStyle w:val="ListParagraph"/>
        <w:ind w:left="720"/>
        <w:rPr>
          <w:del w:id="1548" w:author="Nguyen Thi Thuy Duong" w:date="2019-12-17T16:21:00Z"/>
        </w:rPr>
        <w:pPrChange w:id="1549" w:author="Nguyen Thi Thuy Duong" w:date="2019-12-23T23:23:00Z">
          <w:pPr/>
        </w:pPrChange>
      </w:pPr>
    </w:p>
    <w:p w14:paraId="26B66E03" w14:textId="7CC42B77" w:rsidR="0079242A" w:rsidDel="00792FEF" w:rsidRDefault="0079242A">
      <w:pPr>
        <w:pStyle w:val="ListParagraph"/>
        <w:ind w:left="720"/>
        <w:rPr>
          <w:del w:id="1550" w:author="Nguyen Thi Thuy Duong" w:date="2019-12-17T16:21:00Z"/>
        </w:rPr>
        <w:pPrChange w:id="1551" w:author="Nguyen Thi Thuy Duong" w:date="2019-12-23T23:23:00Z">
          <w:pPr/>
        </w:pPrChange>
      </w:pPr>
    </w:p>
    <w:p w14:paraId="6CE898F5" w14:textId="2ECCBEF5" w:rsidR="0079242A" w:rsidDel="00792FEF" w:rsidRDefault="0079242A">
      <w:pPr>
        <w:pStyle w:val="ListParagraph"/>
        <w:ind w:left="720"/>
        <w:rPr>
          <w:del w:id="1552" w:author="Nguyen Thi Thuy Duong" w:date="2019-12-17T16:21:00Z"/>
        </w:rPr>
        <w:pPrChange w:id="1553" w:author="Nguyen Thi Thuy Duong" w:date="2019-12-23T23:23:00Z">
          <w:pPr/>
        </w:pPrChange>
      </w:pPr>
    </w:p>
    <w:p w14:paraId="49DF0595" w14:textId="77777777" w:rsidR="0079242A" w:rsidRPr="003950D7" w:rsidRDefault="0079242A">
      <w:pPr>
        <w:pStyle w:val="ListParagraph"/>
        <w:ind w:left="720"/>
        <w:pPrChange w:id="1554" w:author="Nguyen Thi Thuy Duong" w:date="2019-12-23T23:23:00Z">
          <w:pPr/>
        </w:pPrChange>
      </w:pPr>
    </w:p>
    <w:p w14:paraId="5E654134" w14:textId="77777777" w:rsidR="0079274C" w:rsidRDefault="0079274C" w:rsidP="0079274C">
      <w:pPr>
        <w:pStyle w:val="Heading1"/>
      </w:pPr>
      <w:bookmarkStart w:id="1555" w:name="_Toc25660390"/>
      <w:bookmarkStart w:id="1556" w:name="_Toc28037547"/>
      <w:r>
        <w:t>Giao tiếp/Trao đổi thông tin</w:t>
      </w:r>
      <w:bookmarkEnd w:id="1555"/>
      <w:bookmarkEnd w:id="1556"/>
    </w:p>
    <w:p w14:paraId="6D834DF1" w14:textId="77EC8D0C" w:rsidR="003F3A39" w:rsidRDefault="003F3A39" w:rsidP="003F3A39">
      <w:pPr>
        <w:pStyle w:val="Heading2"/>
        <w:rPr>
          <w:ins w:id="1557" w:author="Nguyen Thi Thuy Duong" w:date="2019-12-17T16:12:00Z"/>
        </w:rPr>
      </w:pPr>
      <w:bookmarkStart w:id="1558" w:name="_Toc28037548"/>
      <w:r>
        <w:t xml:space="preserve">Kênh liên lạc chính thống </w:t>
      </w:r>
      <w:del w:id="1559" w:author="Nguyen Thi Thuy Duong" w:date="2019-12-17T16:12:00Z">
        <w:r w:rsidDel="00CA706F">
          <w:delText>-</w:delText>
        </w:r>
      </w:del>
      <w:ins w:id="1560" w:author="Nguyen Thi Thuy Duong" w:date="2019-12-17T16:12:00Z">
        <w:r w:rsidR="00CA706F">
          <w:t>–</w:t>
        </w:r>
      </w:ins>
      <w:r>
        <w:t xml:space="preserve"> Email</w:t>
      </w:r>
      <w:bookmarkEnd w:id="1558"/>
    </w:p>
    <w:p w14:paraId="506BFD5C" w14:textId="77777777" w:rsidR="00CA706F" w:rsidRPr="00EE326B" w:rsidRDefault="00CA706F" w:rsidP="00CA706F">
      <w:pPr>
        <w:rPr>
          <w:ins w:id="1561" w:author="Nguyen Thi Thuy Duong" w:date="2019-12-17T16:13:00Z"/>
          <w:iCs/>
          <w:szCs w:val="24"/>
          <w:rPrChange w:id="1562" w:author="Nguyen Thi Thuy Duong" w:date="2019-12-23T23:23:00Z">
            <w:rPr>
              <w:ins w:id="1563" w:author="Nguyen Thi Thuy Duong" w:date="2019-12-17T16:13:00Z"/>
              <w:iCs/>
            </w:rPr>
          </w:rPrChange>
        </w:rPr>
      </w:pPr>
      <w:ins w:id="1564" w:author="Nguyen Thi Thuy Duong" w:date="2019-12-17T16:13:00Z">
        <w:r w:rsidRPr="00EE326B">
          <w:rPr>
            <w:iCs/>
            <w:szCs w:val="24"/>
            <w:rPrChange w:id="1565" w:author="Nguyen Thi Thuy Duong" w:date="2019-12-23T23:23:00Z">
              <w:rPr>
                <w:iCs/>
              </w:rPr>
            </w:rPrChange>
          </w:rPr>
          <w:t>Mọi trao đổi phải thông qua hình thức Email, hoặc tổng kết lại trên Email mới có giá trị pháp lý</w:t>
        </w:r>
      </w:ins>
    </w:p>
    <w:p w14:paraId="59E3819F" w14:textId="77777777" w:rsidR="00CA706F" w:rsidRPr="00EE326B" w:rsidRDefault="00CA706F" w:rsidP="00CA706F">
      <w:pPr>
        <w:pStyle w:val="ListParagraph"/>
        <w:numPr>
          <w:ilvl w:val="0"/>
          <w:numId w:val="11"/>
        </w:numPr>
        <w:rPr>
          <w:ins w:id="1566" w:author="Nguyen Thi Thuy Duong" w:date="2019-12-17T16:13:00Z"/>
          <w:iCs/>
          <w:szCs w:val="24"/>
          <w:rPrChange w:id="1567" w:author="Nguyen Thi Thuy Duong" w:date="2019-12-23T23:23:00Z">
            <w:rPr>
              <w:ins w:id="1568" w:author="Nguyen Thi Thuy Duong" w:date="2019-12-17T16:13:00Z"/>
              <w:iCs/>
            </w:rPr>
          </w:rPrChange>
        </w:rPr>
      </w:pPr>
      <w:ins w:id="1569" w:author="Nguyen Thi Thuy Duong" w:date="2019-12-17T16:13:00Z">
        <w:r w:rsidRPr="00EE326B">
          <w:rPr>
            <w:iCs/>
            <w:szCs w:val="24"/>
            <w:rPrChange w:id="1570" w:author="Nguyen Thi Thuy Duong" w:date="2019-12-23T23:23:00Z">
              <w:rPr>
                <w:iCs/>
              </w:rPr>
            </w:rPrChange>
          </w:rPr>
          <w:t>Không chấp nhận qua facebook, skypee,...</w:t>
        </w:r>
      </w:ins>
    </w:p>
    <w:p w14:paraId="07F08A61" w14:textId="77777777" w:rsidR="00CA706F" w:rsidRPr="00EE326B" w:rsidRDefault="00CA706F" w:rsidP="00CA706F">
      <w:pPr>
        <w:pStyle w:val="ListParagraph"/>
        <w:numPr>
          <w:ilvl w:val="0"/>
          <w:numId w:val="11"/>
        </w:numPr>
        <w:rPr>
          <w:ins w:id="1571" w:author="Nguyen Thi Thuy Duong" w:date="2019-12-17T16:13:00Z"/>
          <w:iCs/>
          <w:szCs w:val="24"/>
          <w:rPrChange w:id="1572" w:author="Nguyen Thi Thuy Duong" w:date="2019-12-23T23:23:00Z">
            <w:rPr>
              <w:ins w:id="1573" w:author="Nguyen Thi Thuy Duong" w:date="2019-12-17T16:13:00Z"/>
              <w:iCs/>
            </w:rPr>
          </w:rPrChange>
        </w:rPr>
      </w:pPr>
      <w:ins w:id="1574" w:author="Nguyen Thi Thuy Duong" w:date="2019-12-17T16:13:00Z">
        <w:r w:rsidRPr="00EE326B">
          <w:rPr>
            <w:iCs/>
            <w:szCs w:val="24"/>
            <w:rPrChange w:id="1575" w:author="Nguyen Thi Thuy Duong" w:date="2019-12-23T23:23:00Z">
              <w:rPr>
                <w:iCs/>
              </w:rPr>
            </w:rPrChange>
          </w:rPr>
          <w:t>Không chấp nhận nói miệng</w:t>
        </w:r>
      </w:ins>
    </w:p>
    <w:p w14:paraId="31F96802" w14:textId="77777777" w:rsidR="00CA706F" w:rsidRPr="00EE326B" w:rsidRDefault="00CA706F" w:rsidP="00CA706F">
      <w:pPr>
        <w:rPr>
          <w:ins w:id="1576" w:author="Nguyen Thi Thuy Duong" w:date="2019-12-17T16:13:00Z"/>
          <w:iCs/>
          <w:szCs w:val="24"/>
          <w:rPrChange w:id="1577" w:author="Nguyen Thi Thuy Duong" w:date="2019-12-23T23:23:00Z">
            <w:rPr>
              <w:ins w:id="1578" w:author="Nguyen Thi Thuy Duong" w:date="2019-12-17T16:13:00Z"/>
              <w:iCs/>
            </w:rPr>
          </w:rPrChange>
        </w:rPr>
      </w:pPr>
      <w:ins w:id="1579" w:author="Nguyen Thi Thuy Duong" w:date="2019-12-17T16:13:00Z">
        <w:r w:rsidRPr="00EE326B">
          <w:rPr>
            <w:iCs/>
            <w:szCs w:val="24"/>
            <w:rPrChange w:id="1580" w:author="Nguyen Thi Thuy Duong" w:date="2019-12-23T23:23:00Z">
              <w:rPr>
                <w:iCs/>
              </w:rPr>
            </w:rPrChange>
          </w:rPr>
          <w:t>Mọi Email phải được gửi tới tất cả thành viên trong nhóm dự án tuân theo bảng MEMBER ROLE TABLE</w:t>
        </w:r>
      </w:ins>
    </w:p>
    <w:p w14:paraId="2A81C1CE" w14:textId="77777777" w:rsidR="00EE326B" w:rsidRDefault="00CA706F" w:rsidP="00CA706F">
      <w:pPr>
        <w:rPr>
          <w:ins w:id="1581" w:author="Nguyen Thi Thuy Duong" w:date="2019-12-23T23:23:00Z"/>
          <w:iCs/>
          <w:szCs w:val="24"/>
        </w:rPr>
      </w:pPr>
      <w:ins w:id="1582" w:author="Nguyen Thi Thuy Duong" w:date="2019-12-17T16:13:00Z">
        <w:r w:rsidRPr="00EE326B">
          <w:rPr>
            <w:iCs/>
            <w:szCs w:val="24"/>
            <w:rPrChange w:id="1583" w:author="Nguyen Thi Thuy Duong" w:date="2019-12-23T23:23:00Z">
              <w:rPr>
                <w:iCs/>
              </w:rPr>
            </w:rPrChange>
          </w:rPr>
          <w:t xml:space="preserve">Mọi Email phải có Subject bắt đầu bằng mã dự án. </w:t>
        </w:r>
      </w:ins>
    </w:p>
    <w:p w14:paraId="4817D41E" w14:textId="1F9176A8" w:rsidR="00CA706F" w:rsidRPr="00EE326B" w:rsidRDefault="00CA706F" w:rsidP="00CA706F">
      <w:pPr>
        <w:rPr>
          <w:ins w:id="1584" w:author="Nguyen Thi Thuy Duong" w:date="2019-12-17T16:13:00Z"/>
          <w:iCs/>
          <w:szCs w:val="24"/>
          <w:rPrChange w:id="1585" w:author="Nguyen Thi Thuy Duong" w:date="2019-12-23T23:23:00Z">
            <w:rPr>
              <w:ins w:id="1586" w:author="Nguyen Thi Thuy Duong" w:date="2019-12-17T16:13:00Z"/>
              <w:iCs/>
            </w:rPr>
          </w:rPrChange>
        </w:rPr>
      </w:pPr>
      <w:ins w:id="1587" w:author="Nguyen Thi Thuy Duong" w:date="2019-12-17T16:13:00Z">
        <w:r w:rsidRPr="00EE326B">
          <w:rPr>
            <w:iCs/>
            <w:szCs w:val="24"/>
            <w:rPrChange w:id="1588" w:author="Nguyen Thi Thuy Duong" w:date="2019-12-23T23:23:00Z">
              <w:rPr>
                <w:iCs/>
              </w:rPr>
            </w:rPrChange>
          </w:rPr>
          <w:t>Ví dụ: XDD: Báo cáo tiến độ tuần 1</w:t>
        </w:r>
      </w:ins>
    </w:p>
    <w:p w14:paraId="54128D7C" w14:textId="1AA88664" w:rsidR="00CA706F" w:rsidRPr="00EE326B" w:rsidRDefault="00CA706F">
      <w:pPr>
        <w:rPr>
          <w:iCs/>
          <w:szCs w:val="24"/>
          <w:rPrChange w:id="1589" w:author="Nguyen Thi Thuy Duong" w:date="2019-12-23T23:23:00Z">
            <w:rPr>
              <w:iCs/>
            </w:rPr>
          </w:rPrChange>
        </w:rPr>
        <w:pPrChange w:id="1590" w:author="Nguyen Thi Thuy Duong" w:date="2019-12-17T16:12:00Z">
          <w:pPr>
            <w:pStyle w:val="Heading2"/>
          </w:pPr>
        </w:pPrChange>
      </w:pPr>
      <w:ins w:id="1591" w:author="Nguyen Thi Thuy Duong" w:date="2019-12-17T16:13:00Z">
        <w:r w:rsidRPr="00EE326B">
          <w:rPr>
            <w:iCs/>
            <w:szCs w:val="24"/>
            <w:rPrChange w:id="1592" w:author="Nguyen Thi Thuy Duong" w:date="2019-12-23T23:23:00Z">
              <w:rPr>
                <w:b w:val="0"/>
                <w:iCs/>
              </w:rPr>
            </w:rPrChange>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Heading2"/>
        <w:rPr>
          <w:ins w:id="1593" w:author="Nguyen Thi Thuy Duong" w:date="2019-12-17T16:14:00Z"/>
        </w:rPr>
      </w:pPr>
      <w:bookmarkStart w:id="1594" w:name="_Toc28037549"/>
      <w:r>
        <w:t>Họp offline</w:t>
      </w:r>
      <w:bookmarkEnd w:id="1594"/>
    </w:p>
    <w:p w14:paraId="67A03B4C" w14:textId="77777777" w:rsidR="00CA706F" w:rsidRPr="00EE326B" w:rsidRDefault="00CA706F" w:rsidP="00CA706F">
      <w:pPr>
        <w:rPr>
          <w:ins w:id="1595" w:author="Nguyen Thi Thuy Duong" w:date="2019-12-17T16:14:00Z"/>
          <w:iCs/>
          <w:szCs w:val="24"/>
          <w:rPrChange w:id="1596" w:author="Nguyen Thi Thuy Duong" w:date="2019-12-23T23:24:00Z">
            <w:rPr>
              <w:ins w:id="1597" w:author="Nguyen Thi Thuy Duong" w:date="2019-12-17T16:14:00Z"/>
              <w:iCs/>
            </w:rPr>
          </w:rPrChange>
        </w:rPr>
      </w:pPr>
      <w:ins w:id="1598" w:author="Nguyen Thi Thuy Duong" w:date="2019-12-17T16:14:00Z">
        <w:r w:rsidRPr="00EE326B">
          <w:rPr>
            <w:iCs/>
            <w:szCs w:val="24"/>
            <w:rPrChange w:id="1599" w:author="Nguyen Thi Thuy Duong" w:date="2019-12-23T23:24:00Z">
              <w:rPr>
                <w:iCs/>
              </w:rPr>
            </w:rPrChange>
          </w:rPr>
          <w:t>Các qui định về họp hành nội bộ:</w:t>
        </w:r>
      </w:ins>
    </w:p>
    <w:p w14:paraId="090FCCAC" w14:textId="77777777" w:rsidR="00CA706F" w:rsidRPr="00EE326B" w:rsidRDefault="00CA706F" w:rsidP="00CA706F">
      <w:pPr>
        <w:pStyle w:val="ListParagraph"/>
        <w:numPr>
          <w:ilvl w:val="0"/>
          <w:numId w:val="36"/>
        </w:numPr>
        <w:rPr>
          <w:ins w:id="1600" w:author="Nguyen Thi Thuy Duong" w:date="2019-12-17T16:14:00Z"/>
          <w:iCs/>
          <w:szCs w:val="24"/>
          <w:rPrChange w:id="1601" w:author="Nguyen Thi Thuy Duong" w:date="2019-12-23T23:24:00Z">
            <w:rPr>
              <w:ins w:id="1602" w:author="Nguyen Thi Thuy Duong" w:date="2019-12-17T16:14:00Z"/>
              <w:iCs/>
            </w:rPr>
          </w:rPrChange>
        </w:rPr>
      </w:pPr>
      <w:ins w:id="1603" w:author="Nguyen Thi Thuy Duong" w:date="2019-12-17T16:14:00Z">
        <w:r w:rsidRPr="00EE326B">
          <w:rPr>
            <w:iCs/>
            <w:szCs w:val="24"/>
            <w:rPrChange w:id="1604" w:author="Nguyen Thi Thuy Duong" w:date="2019-12-23T23:24:00Z">
              <w:rPr>
                <w:iCs/>
              </w:rPr>
            </w:rPrChange>
          </w:rPr>
          <w:t>Thời gian hằng tuần được lên lịch và phòng họp cụ thể</w:t>
        </w:r>
      </w:ins>
    </w:p>
    <w:p w14:paraId="3E2B91D7" w14:textId="77777777" w:rsidR="00CA706F" w:rsidRPr="00EE326B" w:rsidRDefault="00CA706F" w:rsidP="00CA706F">
      <w:pPr>
        <w:pStyle w:val="ListParagraph"/>
        <w:numPr>
          <w:ilvl w:val="0"/>
          <w:numId w:val="36"/>
        </w:numPr>
        <w:rPr>
          <w:ins w:id="1605" w:author="Nguyen Thi Thuy Duong" w:date="2019-12-17T16:14:00Z"/>
          <w:iCs/>
          <w:szCs w:val="24"/>
          <w:rPrChange w:id="1606" w:author="Nguyen Thi Thuy Duong" w:date="2019-12-23T23:24:00Z">
            <w:rPr>
              <w:ins w:id="1607" w:author="Nguyen Thi Thuy Duong" w:date="2019-12-17T16:14:00Z"/>
              <w:iCs/>
            </w:rPr>
          </w:rPrChange>
        </w:rPr>
      </w:pPr>
      <w:ins w:id="1608" w:author="Nguyen Thi Thuy Duong" w:date="2019-12-17T16:14:00Z">
        <w:r w:rsidRPr="00EE326B">
          <w:rPr>
            <w:iCs/>
            <w:szCs w:val="24"/>
            <w:rPrChange w:id="1609" w:author="Nguyen Thi Thuy Duong" w:date="2019-12-23T23:24:00Z">
              <w:rPr>
                <w:iCs/>
              </w:rPr>
            </w:rPrChange>
          </w:rPr>
          <w:t>Luôn phải có một thư ký ghi lại biên bản họp.</w:t>
        </w:r>
      </w:ins>
    </w:p>
    <w:p w14:paraId="2886B727" w14:textId="77777777" w:rsidR="00CA706F" w:rsidRPr="00EE326B" w:rsidRDefault="00CA706F" w:rsidP="00CA706F">
      <w:pPr>
        <w:pStyle w:val="ListParagraph"/>
        <w:numPr>
          <w:ilvl w:val="0"/>
          <w:numId w:val="36"/>
        </w:numPr>
        <w:rPr>
          <w:ins w:id="1610" w:author="Nguyen Thi Thuy Duong" w:date="2019-12-17T16:14:00Z"/>
          <w:iCs/>
          <w:szCs w:val="24"/>
          <w:rPrChange w:id="1611" w:author="Nguyen Thi Thuy Duong" w:date="2019-12-23T23:24:00Z">
            <w:rPr>
              <w:ins w:id="1612" w:author="Nguyen Thi Thuy Duong" w:date="2019-12-17T16:14:00Z"/>
              <w:iCs/>
            </w:rPr>
          </w:rPrChange>
        </w:rPr>
      </w:pPr>
      <w:ins w:id="1613" w:author="Nguyen Thi Thuy Duong" w:date="2019-12-17T16:14:00Z">
        <w:r w:rsidRPr="00EE326B">
          <w:rPr>
            <w:iCs/>
            <w:szCs w:val="24"/>
            <w:rPrChange w:id="1614" w:author="Nguyen Thi Thuy Duong" w:date="2019-12-23T23:24:00Z">
              <w:rPr>
                <w:iCs/>
              </w:rPr>
            </w:rPrChange>
          </w:rPr>
          <w:t xml:space="preserve">Sau cuộc họp biên bản họp được gửi vào Skyp của đội dự </w:t>
        </w:r>
      </w:ins>
    </w:p>
    <w:p w14:paraId="532D2909" w14:textId="77777777" w:rsidR="00CA706F" w:rsidRPr="00EE326B" w:rsidRDefault="00CA706F" w:rsidP="00CA706F">
      <w:pPr>
        <w:pStyle w:val="ListParagraph"/>
        <w:numPr>
          <w:ilvl w:val="0"/>
          <w:numId w:val="36"/>
        </w:numPr>
        <w:rPr>
          <w:ins w:id="1615" w:author="Nguyen Thi Thuy Duong" w:date="2019-12-17T16:14:00Z"/>
          <w:iCs/>
          <w:szCs w:val="24"/>
          <w:rPrChange w:id="1616" w:author="Nguyen Thi Thuy Duong" w:date="2019-12-23T23:24:00Z">
            <w:rPr>
              <w:ins w:id="1617" w:author="Nguyen Thi Thuy Duong" w:date="2019-12-17T16:14:00Z"/>
              <w:iCs/>
            </w:rPr>
          </w:rPrChange>
        </w:rPr>
      </w:pPr>
      <w:ins w:id="1618" w:author="Nguyen Thi Thuy Duong" w:date="2019-12-17T16:14:00Z">
        <w:r w:rsidRPr="00EE326B">
          <w:rPr>
            <w:iCs/>
            <w:szCs w:val="24"/>
            <w:rPrChange w:id="1619" w:author="Nguyen Thi Thuy Duong" w:date="2019-12-23T23:24:00Z">
              <w:rPr>
                <w:iCs/>
              </w:rPr>
            </w:rPrChange>
          </w:rPr>
          <w:t xml:space="preserve">Các công việc được chốt trong buổi họp phải được triển khai </w:t>
        </w:r>
      </w:ins>
    </w:p>
    <w:p w14:paraId="068C1E42" w14:textId="77777777" w:rsidR="00CA706F" w:rsidRPr="00EE326B" w:rsidRDefault="00CA706F" w:rsidP="00CA706F">
      <w:pPr>
        <w:rPr>
          <w:ins w:id="1620" w:author="Nguyen Thi Thuy Duong" w:date="2019-12-17T16:14:00Z"/>
          <w:iCs/>
          <w:szCs w:val="24"/>
          <w:rPrChange w:id="1621" w:author="Nguyen Thi Thuy Duong" w:date="2019-12-23T23:24:00Z">
            <w:rPr>
              <w:ins w:id="1622" w:author="Nguyen Thi Thuy Duong" w:date="2019-12-17T16:14:00Z"/>
              <w:iCs/>
            </w:rPr>
          </w:rPrChange>
        </w:rPr>
      </w:pPr>
      <w:ins w:id="1623" w:author="Nguyen Thi Thuy Duong" w:date="2019-12-17T16:14:00Z">
        <w:r w:rsidRPr="00EE326B">
          <w:rPr>
            <w:iCs/>
            <w:szCs w:val="24"/>
            <w:rPrChange w:id="1624" w:author="Nguyen Thi Thuy Duong" w:date="2019-12-23T23:24:00Z">
              <w:rPr>
                <w:iCs/>
              </w:rPr>
            </w:rPrChange>
          </w:rPr>
          <w:t>Các qui định về họp hành với khách hàng:</w:t>
        </w:r>
      </w:ins>
    </w:p>
    <w:p w14:paraId="4871713D" w14:textId="77777777" w:rsidR="00CA706F" w:rsidRPr="00EE326B" w:rsidRDefault="00CA706F" w:rsidP="00CA706F">
      <w:pPr>
        <w:pStyle w:val="ListParagraph"/>
        <w:numPr>
          <w:ilvl w:val="0"/>
          <w:numId w:val="37"/>
        </w:numPr>
        <w:rPr>
          <w:ins w:id="1625" w:author="Nguyen Thi Thuy Duong" w:date="2019-12-17T16:14:00Z"/>
          <w:iCs/>
          <w:szCs w:val="24"/>
          <w:rPrChange w:id="1626" w:author="Nguyen Thi Thuy Duong" w:date="2019-12-23T23:24:00Z">
            <w:rPr>
              <w:ins w:id="1627" w:author="Nguyen Thi Thuy Duong" w:date="2019-12-17T16:14:00Z"/>
              <w:iCs/>
            </w:rPr>
          </w:rPrChange>
        </w:rPr>
      </w:pPr>
      <w:ins w:id="1628" w:author="Nguyen Thi Thuy Duong" w:date="2019-12-17T16:14:00Z">
        <w:r w:rsidRPr="00EE326B">
          <w:rPr>
            <w:iCs/>
            <w:szCs w:val="24"/>
            <w:rPrChange w:id="1629" w:author="Nguyen Thi Thuy Duong" w:date="2019-12-23T23:24:00Z">
              <w:rPr>
                <w:iCs/>
              </w:rPr>
            </w:rPrChange>
          </w:rPr>
          <w:t xml:space="preserve">Luôn phải có thư ký ghi lại biên bản họp. </w:t>
        </w:r>
      </w:ins>
    </w:p>
    <w:p w14:paraId="431211E5" w14:textId="77777777" w:rsidR="00CA706F" w:rsidRPr="00EE326B" w:rsidRDefault="00CA706F" w:rsidP="00CA706F">
      <w:pPr>
        <w:pStyle w:val="ListParagraph"/>
        <w:numPr>
          <w:ilvl w:val="0"/>
          <w:numId w:val="37"/>
        </w:numPr>
        <w:rPr>
          <w:ins w:id="1630" w:author="Nguyen Thi Thuy Duong" w:date="2019-12-17T16:14:00Z"/>
          <w:iCs/>
          <w:szCs w:val="24"/>
          <w:rPrChange w:id="1631" w:author="Nguyen Thi Thuy Duong" w:date="2019-12-23T23:24:00Z">
            <w:rPr>
              <w:ins w:id="1632" w:author="Nguyen Thi Thuy Duong" w:date="2019-12-17T16:14:00Z"/>
              <w:iCs/>
            </w:rPr>
          </w:rPrChange>
        </w:rPr>
      </w:pPr>
      <w:ins w:id="1633" w:author="Nguyen Thi Thuy Duong" w:date="2019-12-17T16:14:00Z">
        <w:r w:rsidRPr="00EE326B">
          <w:rPr>
            <w:iCs/>
            <w:szCs w:val="24"/>
            <w:rPrChange w:id="1634" w:author="Nguyen Thi Thuy Duong" w:date="2019-12-23T23:24:00Z">
              <w:rPr>
                <w:iCs/>
              </w:rPr>
            </w:rPrChange>
          </w:rPr>
          <w:t>Có yêu cầu mới thì thư ký cần cập nhật cho đội dự án</w:t>
        </w:r>
      </w:ins>
    </w:p>
    <w:p w14:paraId="274544C7" w14:textId="77777777" w:rsidR="00CA706F" w:rsidRPr="00EE326B" w:rsidRDefault="00CA706F" w:rsidP="00CA706F">
      <w:pPr>
        <w:pStyle w:val="ListParagraph"/>
        <w:numPr>
          <w:ilvl w:val="0"/>
          <w:numId w:val="37"/>
        </w:numPr>
        <w:rPr>
          <w:ins w:id="1635" w:author="Nguyen Thi Thuy Duong" w:date="2019-12-17T16:14:00Z"/>
          <w:iCs/>
          <w:szCs w:val="24"/>
          <w:rPrChange w:id="1636" w:author="Nguyen Thi Thuy Duong" w:date="2019-12-23T23:24:00Z">
            <w:rPr>
              <w:ins w:id="1637" w:author="Nguyen Thi Thuy Duong" w:date="2019-12-17T16:14:00Z"/>
              <w:iCs/>
            </w:rPr>
          </w:rPrChange>
        </w:rPr>
      </w:pPr>
      <w:ins w:id="1638" w:author="Nguyen Thi Thuy Duong" w:date="2019-12-17T16:14:00Z">
        <w:r w:rsidRPr="00EE326B">
          <w:rPr>
            <w:iCs/>
            <w:szCs w:val="24"/>
            <w:rPrChange w:id="1639" w:author="Nguyen Thi Thuy Duong" w:date="2019-12-23T23:24:00Z">
              <w:rPr>
                <w:iCs/>
              </w:rPr>
            </w:rPrChange>
          </w:rPr>
          <w:t>Phải lên lịch trước với địa điểm thời gian cụ thể</w:t>
        </w:r>
      </w:ins>
    </w:p>
    <w:p w14:paraId="25A2AFF4" w14:textId="2DCD62C7" w:rsidR="00CA706F" w:rsidRPr="00EE326B" w:rsidRDefault="00CA706F">
      <w:pPr>
        <w:pStyle w:val="ListParagraph"/>
        <w:numPr>
          <w:ilvl w:val="0"/>
          <w:numId w:val="37"/>
        </w:numPr>
        <w:rPr>
          <w:iCs/>
          <w:szCs w:val="24"/>
          <w:rPrChange w:id="1640" w:author="Nguyen Thi Thuy Duong" w:date="2019-12-23T23:24:00Z">
            <w:rPr>
              <w:iCs/>
            </w:rPr>
          </w:rPrChange>
        </w:rPr>
        <w:pPrChange w:id="1641" w:author="Nguyen Thi Thuy Duong" w:date="2019-12-17T16:14:00Z">
          <w:pPr>
            <w:pStyle w:val="Heading2"/>
          </w:pPr>
        </w:pPrChange>
      </w:pPr>
      <w:ins w:id="1642" w:author="Nguyen Thi Thuy Duong" w:date="2019-12-17T16:14:00Z">
        <w:r w:rsidRPr="00EE326B">
          <w:rPr>
            <w:iCs/>
            <w:szCs w:val="24"/>
            <w:rPrChange w:id="1643" w:author="Nguyen Thi Thuy Duong" w:date="2019-12-23T23:24:00Z">
              <w:rPr>
                <w:b w:val="0"/>
                <w:iCs/>
              </w:rPr>
            </w:rPrChange>
          </w:rPr>
          <w:t>Phải có một lập viên trong buổi họp để trả lời các câu hỏi kỹ thuật.</w:t>
        </w:r>
      </w:ins>
    </w:p>
    <w:p w14:paraId="010D1444" w14:textId="74517C69" w:rsidR="001B6BF1" w:rsidRDefault="001B6BF1" w:rsidP="001B6BF1">
      <w:pPr>
        <w:pStyle w:val="Heading2"/>
        <w:rPr>
          <w:ins w:id="1644" w:author="Nguyen Thi Thuy Duong" w:date="2019-12-17T16:14:00Z"/>
          <w:iCs/>
        </w:rPr>
      </w:pPr>
      <w:bookmarkStart w:id="1645" w:name="_Toc28037550"/>
      <w:r w:rsidRPr="001B6BF1">
        <w:rPr>
          <w:iCs/>
        </w:rPr>
        <w:t>Thư mục dự án</w:t>
      </w:r>
      <w:bookmarkEnd w:id="1645"/>
    </w:p>
    <w:p w14:paraId="6613447C" w14:textId="77777777" w:rsidR="00CA706F" w:rsidRPr="00EE326B" w:rsidRDefault="00CA706F" w:rsidP="00CA706F">
      <w:pPr>
        <w:rPr>
          <w:ins w:id="1646" w:author="Nguyen Thi Thuy Duong" w:date="2019-12-17T16:14:00Z"/>
          <w:szCs w:val="24"/>
          <w:rPrChange w:id="1647" w:author="Nguyen Thi Thuy Duong" w:date="2019-12-23T23:24:00Z">
            <w:rPr>
              <w:ins w:id="1648" w:author="Nguyen Thi Thuy Duong" w:date="2019-12-17T16:14:00Z"/>
            </w:rPr>
          </w:rPrChange>
        </w:rPr>
      </w:pPr>
      <w:ins w:id="1649" w:author="Nguyen Thi Thuy Duong" w:date="2019-12-17T16:14:00Z">
        <w:r w:rsidRPr="00EE326B">
          <w:rPr>
            <w:szCs w:val="24"/>
            <w:rPrChange w:id="1650" w:author="Nguyen Thi Thuy Duong" w:date="2019-12-23T23:24:00Z">
              <w:rPr/>
            </w:rPrChange>
          </w:rPr>
          <w:t>Dự án bao gồm 4 thư mục chính: docs, references, release, source</w:t>
        </w:r>
      </w:ins>
    </w:p>
    <w:p w14:paraId="0C3729DC" w14:textId="77777777" w:rsidR="00CA706F" w:rsidRPr="00EE326B" w:rsidRDefault="00CA706F" w:rsidP="00CA706F">
      <w:pPr>
        <w:rPr>
          <w:ins w:id="1651" w:author="Nguyen Thi Thuy Duong" w:date="2019-12-17T16:14:00Z"/>
          <w:szCs w:val="24"/>
          <w:rPrChange w:id="1652" w:author="Nguyen Thi Thuy Duong" w:date="2019-12-23T23:24:00Z">
            <w:rPr>
              <w:ins w:id="1653" w:author="Nguyen Thi Thuy Duong" w:date="2019-12-17T16:14:00Z"/>
            </w:rPr>
          </w:rPrChange>
        </w:rPr>
      </w:pPr>
      <w:ins w:id="1654" w:author="Nguyen Thi Thuy Duong" w:date="2019-12-17T16:14:00Z">
        <w:r w:rsidRPr="00EE326B">
          <w:rPr>
            <w:szCs w:val="24"/>
            <w:rPrChange w:id="1655" w:author="Nguyen Thi Thuy Duong" w:date="2019-12-23T23:24:00Z">
              <w:rPr/>
            </w:rPrChange>
          </w:rPr>
          <w:t>Nội dung của 4 thư mục được quy định như hình sau:</w:t>
        </w:r>
      </w:ins>
    </w:p>
    <w:p w14:paraId="751ED109" w14:textId="35F6B77B" w:rsidR="00CA706F" w:rsidRPr="00323031" w:rsidRDefault="00370111">
      <w:pPr>
        <w:pPrChange w:id="1656" w:author="Nguyen Thi Thuy Duong" w:date="2019-12-17T16:14:00Z">
          <w:pPr>
            <w:pStyle w:val="Heading2"/>
          </w:pPr>
        </w:pPrChange>
      </w:pPr>
      <w:ins w:id="1657" w:author="Nguyen Thi Thuy Duong" w:date="2019-12-17T16:15:00Z">
        <w:r>
          <w:rPr>
            <w:noProof/>
            <w:lang w:eastAsia="ja-JP" w:bidi="ar-SA"/>
          </w:rPr>
          <w:lastRenderedPageBreak/>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61C85C78" w:rsidR="001B6BF1" w:rsidRDefault="001B6BF1" w:rsidP="000029FA">
      <w:pPr>
        <w:pStyle w:val="Heading2"/>
      </w:pPr>
      <w:bookmarkStart w:id="1658" w:name="_Toc28037551"/>
      <w:r>
        <w:t>Quản lý mã nguồn</w:t>
      </w:r>
      <w:bookmarkEnd w:id="1658"/>
    </w:p>
    <w:p w14:paraId="4B59B0C7" w14:textId="77777777" w:rsidR="00C444C5" w:rsidRPr="00EE326B" w:rsidRDefault="00C444C5" w:rsidP="00C444C5">
      <w:pPr>
        <w:rPr>
          <w:iCs/>
          <w:szCs w:val="24"/>
          <w:rPrChange w:id="1659" w:author="Nguyen Thi Thuy Duong" w:date="2019-12-23T23:24:00Z">
            <w:rPr>
              <w:iCs/>
            </w:rPr>
          </w:rPrChange>
        </w:rPr>
      </w:pPr>
      <w:r w:rsidRPr="00EE326B">
        <w:rPr>
          <w:iCs/>
          <w:szCs w:val="24"/>
          <w:rPrChange w:id="1660" w:author="Nguyen Thi Thuy Duong" w:date="2019-12-23T23:24:00Z">
            <w:rPr>
              <w:iCs/>
            </w:rPr>
          </w:rPrChange>
        </w:rPr>
        <w:t>Toàn bộ mã nguồn của dự án sẽ được lưu trữ trên GITHUB</w:t>
      </w:r>
    </w:p>
    <w:p w14:paraId="5E90467B" w14:textId="77777777" w:rsidR="00C444C5" w:rsidRPr="00C444C5" w:rsidRDefault="00C444C5" w:rsidP="00C444C5">
      <w:pPr>
        <w:rPr>
          <w:ins w:id="1661" w:author="Nguyen Thi Thuy Duong" w:date="2019-12-17T16:15:00Z"/>
        </w:rPr>
      </w:pPr>
    </w:p>
    <w:p w14:paraId="1CE629BB" w14:textId="7DAA5C03" w:rsidR="00C34E9E" w:rsidRDefault="00C34E9E" w:rsidP="00C444C5">
      <w:pPr>
        <w:rPr>
          <w:iCs/>
        </w:rPr>
      </w:pPr>
    </w:p>
    <w:p w14:paraId="0B98D69B" w14:textId="207C105E" w:rsidR="00C444C5" w:rsidRDefault="00C444C5" w:rsidP="00C444C5">
      <w:pPr>
        <w:rPr>
          <w:iCs/>
        </w:rPr>
      </w:pPr>
    </w:p>
    <w:p w14:paraId="1B09ECA2" w14:textId="1B2EAEC7" w:rsidR="00C444C5" w:rsidRPr="00C444C5" w:rsidRDefault="00C444C5" w:rsidP="00C444C5">
      <w:pPr>
        <w:rPr>
          <w:iCs/>
        </w:rPr>
      </w:pPr>
    </w:p>
    <w:p w14:paraId="1AF1E8AB" w14:textId="0A8672CB" w:rsidR="00C34E9E" w:rsidRDefault="00C34E9E" w:rsidP="00C34E9E">
      <w:pPr>
        <w:pStyle w:val="ListParagraph"/>
        <w:ind w:left="720"/>
        <w:rPr>
          <w:iCs/>
        </w:rPr>
      </w:pPr>
    </w:p>
    <w:p w14:paraId="62EE87F3" w14:textId="5E9B3996" w:rsidR="00C34E9E" w:rsidRDefault="00C34E9E" w:rsidP="00C34E9E">
      <w:pPr>
        <w:pStyle w:val="ListParagraph"/>
        <w:ind w:left="720"/>
        <w:rPr>
          <w:iCs/>
        </w:rPr>
      </w:pPr>
    </w:p>
    <w:p w14:paraId="03FD145A" w14:textId="2B49E012" w:rsidR="00C34E9E" w:rsidRDefault="00C34E9E" w:rsidP="00C34E9E">
      <w:pPr>
        <w:pStyle w:val="ListParagraph"/>
        <w:ind w:left="720"/>
        <w:rPr>
          <w:iCs/>
        </w:rPr>
      </w:pPr>
    </w:p>
    <w:p w14:paraId="4C25CB56" w14:textId="25137814" w:rsidR="00C34E9E" w:rsidRDefault="00C34E9E" w:rsidP="00C34E9E">
      <w:pPr>
        <w:pStyle w:val="ListParagraph"/>
        <w:ind w:left="720"/>
        <w:rPr>
          <w:iCs/>
        </w:rPr>
      </w:pPr>
    </w:p>
    <w:p w14:paraId="76F24F29" w14:textId="62561775" w:rsidR="00C34E9E" w:rsidRDefault="00C34E9E" w:rsidP="00C34E9E">
      <w:pPr>
        <w:pStyle w:val="ListParagraph"/>
        <w:ind w:left="720"/>
        <w:rPr>
          <w:ins w:id="1662" w:author="Khanh Linh Trinh" w:date="2019-12-19T23:25:00Z"/>
          <w:iCs/>
        </w:rPr>
      </w:pPr>
    </w:p>
    <w:p w14:paraId="1BCEBB79" w14:textId="4237D940" w:rsidR="00C56E39" w:rsidRDefault="00C56E39" w:rsidP="00C34E9E">
      <w:pPr>
        <w:pStyle w:val="ListParagraph"/>
        <w:ind w:left="720"/>
        <w:rPr>
          <w:ins w:id="1663" w:author="Khanh Linh Trinh" w:date="2019-12-19T23:25:00Z"/>
          <w:iCs/>
        </w:rPr>
      </w:pPr>
    </w:p>
    <w:p w14:paraId="73964350" w14:textId="5DCEDA6B" w:rsidR="00C56E39" w:rsidRDefault="00C56E39" w:rsidP="00C34E9E">
      <w:pPr>
        <w:pStyle w:val="ListParagraph"/>
        <w:ind w:left="720"/>
        <w:rPr>
          <w:ins w:id="1664" w:author="Khanh Linh Trinh" w:date="2019-12-19T23:25:00Z"/>
          <w:iCs/>
        </w:rPr>
      </w:pPr>
    </w:p>
    <w:p w14:paraId="639E11B6" w14:textId="5E874B0B" w:rsidR="00C56E39" w:rsidRDefault="00C56E39" w:rsidP="00C34E9E">
      <w:pPr>
        <w:pStyle w:val="ListParagraph"/>
        <w:ind w:left="720"/>
        <w:rPr>
          <w:ins w:id="1665" w:author="Khanh Linh Trinh" w:date="2019-12-19T23:25:00Z"/>
          <w:iCs/>
        </w:rPr>
      </w:pPr>
    </w:p>
    <w:p w14:paraId="0756CA87" w14:textId="14D9056A" w:rsidR="00C56E39" w:rsidRDefault="00C56E39" w:rsidP="00C34E9E">
      <w:pPr>
        <w:pStyle w:val="ListParagraph"/>
        <w:ind w:left="720"/>
        <w:rPr>
          <w:ins w:id="1666" w:author="Khanh Linh Trinh" w:date="2019-12-19T23:25:00Z"/>
          <w:iCs/>
        </w:rPr>
      </w:pPr>
    </w:p>
    <w:p w14:paraId="579F6178" w14:textId="77777777" w:rsidR="00C56E39" w:rsidRPr="001F3D02" w:rsidRDefault="00C56E39" w:rsidP="00C34E9E">
      <w:pPr>
        <w:pStyle w:val="ListParagraph"/>
        <w:ind w:left="720"/>
        <w:rPr>
          <w:iCs/>
        </w:rPr>
      </w:pPr>
    </w:p>
    <w:p w14:paraId="574BDF6B" w14:textId="77777777" w:rsidR="0079274C" w:rsidRDefault="0079274C" w:rsidP="0079274C">
      <w:pPr>
        <w:pStyle w:val="Heading1"/>
      </w:pPr>
      <w:bookmarkStart w:id="1667" w:name="_Toc25660391"/>
      <w:bookmarkStart w:id="1668" w:name="_Toc28037552"/>
      <w:r>
        <w:lastRenderedPageBreak/>
        <w:t>Ước lượng chung</w:t>
      </w:r>
      <w:bookmarkEnd w:id="1667"/>
      <w:bookmarkEnd w:id="1668"/>
    </w:p>
    <w:p w14:paraId="14C6E99C" w14:textId="68C28C2B" w:rsidR="0079274C" w:rsidRDefault="0079274C" w:rsidP="0079274C">
      <w:pPr>
        <w:pStyle w:val="Heading2"/>
        <w:rPr>
          <w:ins w:id="1669" w:author="Nguyen Thi Thuy Duong" w:date="2019-12-17T16:33:00Z"/>
        </w:rPr>
      </w:pPr>
      <w:bookmarkStart w:id="1670" w:name="_Toc25660392"/>
      <w:bookmarkStart w:id="1671" w:name="_Toc28037553"/>
      <w:r>
        <w:t>Ước lượng tính năng</w:t>
      </w:r>
      <w:bookmarkEnd w:id="1670"/>
      <w:bookmarkEnd w:id="1671"/>
    </w:p>
    <w:p w14:paraId="103BCE4C" w14:textId="51F051B1" w:rsidR="00EE326B" w:rsidRDefault="00EE326B">
      <w:pPr>
        <w:pStyle w:val="Heading3"/>
        <w:rPr>
          <w:ins w:id="1672" w:author="Nguyen Thi Thuy Duong" w:date="2019-12-23T23:25:00Z"/>
          <w:rFonts w:ascii="Times New Roman" w:eastAsia="Times New Roman" w:hAnsi="Times New Roman"/>
          <w:lang w:eastAsia="en-US" w:bidi="ar-SA"/>
        </w:rPr>
        <w:pPrChange w:id="1673" w:author="Nguyen Thi Thuy Duong" w:date="2019-12-23T23:25:00Z">
          <w:pPr>
            <w:pStyle w:val="Heading2"/>
            <w:widowControl/>
            <w:spacing w:after="60"/>
            <w:ind w:hanging="156"/>
          </w:pPr>
        </w:pPrChange>
      </w:pPr>
      <w:bookmarkStart w:id="1674" w:name="_Toc28037554"/>
      <w:ins w:id="1675" w:author="Nguyen Thi Thuy Duong" w:date="2019-12-23T23:25:00Z">
        <w:r>
          <w:t>Người sử dụng hệ thống:</w:t>
        </w:r>
        <w:bookmarkEnd w:id="1674"/>
        <w:r>
          <w:t xml:space="preserve"> </w:t>
        </w:r>
      </w:ins>
    </w:p>
    <w:p w14:paraId="6165F746" w14:textId="77777777" w:rsidR="00EE326B" w:rsidRPr="00EE326B" w:rsidRDefault="00EE326B">
      <w:pPr>
        <w:pStyle w:val="ListParagraph"/>
        <w:numPr>
          <w:ilvl w:val="0"/>
          <w:numId w:val="56"/>
        </w:numPr>
        <w:rPr>
          <w:ins w:id="1676" w:author="Nguyen Thi Thuy Duong" w:date="2019-12-23T23:25:00Z"/>
          <w:rFonts w:ascii="Times New Roman" w:hAnsi="Times New Roman"/>
          <w:szCs w:val="24"/>
          <w:rPrChange w:id="1677" w:author="Nguyen Thi Thuy Duong" w:date="2019-12-23T23:26:00Z">
            <w:rPr>
              <w:ins w:id="1678" w:author="Nguyen Thi Thuy Duong" w:date="2019-12-23T23:25:00Z"/>
            </w:rPr>
          </w:rPrChange>
        </w:rPr>
        <w:pPrChange w:id="1679" w:author="Nguyen Thi Thuy Duong" w:date="2019-12-23T23:26:00Z">
          <w:pPr>
            <w:pStyle w:val="ListParagraph"/>
            <w:widowControl/>
            <w:numPr>
              <w:numId w:val="48"/>
            </w:numPr>
            <w:suppressAutoHyphens w:val="0"/>
            <w:spacing w:after="200" w:line="240" w:lineRule="auto"/>
            <w:ind w:left="780" w:hanging="360"/>
            <w:contextualSpacing/>
            <w:jc w:val="left"/>
          </w:pPr>
        </w:pPrChange>
      </w:pPr>
      <w:ins w:id="1680" w:author="Nguyen Thi Thuy Duong" w:date="2019-12-23T23:25:00Z">
        <w:r w:rsidRPr="00EE326B">
          <w:rPr>
            <w:rFonts w:ascii="Times New Roman" w:hAnsi="Times New Roman"/>
            <w:szCs w:val="24"/>
            <w:rPrChange w:id="1681" w:author="Nguyen Thi Thuy Duong" w:date="2019-12-23T23:26:00Z">
              <w:rPr/>
            </w:rPrChange>
          </w:rPr>
          <w:t xml:space="preserve">Tìm kiếm sản phẩm không cần đăng nhập theo từ khoá </w:t>
        </w:r>
      </w:ins>
    </w:p>
    <w:p w14:paraId="1FCC2514" w14:textId="77777777" w:rsidR="00EE326B" w:rsidRPr="00EE326B" w:rsidRDefault="00EE326B">
      <w:pPr>
        <w:pStyle w:val="ListParagraph"/>
        <w:numPr>
          <w:ilvl w:val="0"/>
          <w:numId w:val="56"/>
        </w:numPr>
        <w:rPr>
          <w:ins w:id="1682" w:author="Nguyen Thi Thuy Duong" w:date="2019-12-23T23:25:00Z"/>
          <w:rFonts w:ascii="Times New Roman" w:hAnsi="Times New Roman"/>
          <w:szCs w:val="24"/>
          <w:rPrChange w:id="1683" w:author="Nguyen Thi Thuy Duong" w:date="2019-12-23T23:26:00Z">
            <w:rPr>
              <w:ins w:id="1684" w:author="Nguyen Thi Thuy Duong" w:date="2019-12-23T23:25:00Z"/>
            </w:rPr>
          </w:rPrChange>
        </w:rPr>
        <w:pPrChange w:id="1685" w:author="Nguyen Thi Thuy Duong" w:date="2019-12-23T23:26:00Z">
          <w:pPr>
            <w:pStyle w:val="ListParagraph"/>
            <w:widowControl/>
            <w:numPr>
              <w:numId w:val="48"/>
            </w:numPr>
            <w:suppressAutoHyphens w:val="0"/>
            <w:spacing w:after="200" w:line="240" w:lineRule="auto"/>
            <w:ind w:left="780" w:hanging="360"/>
            <w:contextualSpacing/>
            <w:jc w:val="left"/>
          </w:pPr>
        </w:pPrChange>
      </w:pPr>
      <w:ins w:id="1686" w:author="Nguyen Thi Thuy Duong" w:date="2019-12-23T23:25:00Z">
        <w:r w:rsidRPr="00EE326B">
          <w:rPr>
            <w:rFonts w:ascii="Times New Roman" w:hAnsi="Times New Roman"/>
            <w:szCs w:val="24"/>
            <w:rPrChange w:id="1687" w:author="Nguyen Thi Thuy Duong" w:date="2019-12-23T23:26:00Z">
              <w:rPr/>
            </w:rPrChange>
          </w:rPr>
          <w:t xml:space="preserve">Tạo tài khoản </w:t>
        </w:r>
      </w:ins>
    </w:p>
    <w:p w14:paraId="75B73246" w14:textId="77777777" w:rsidR="00EE326B" w:rsidRPr="00EE326B" w:rsidRDefault="00EE326B">
      <w:pPr>
        <w:pStyle w:val="ListParagraph"/>
        <w:numPr>
          <w:ilvl w:val="0"/>
          <w:numId w:val="56"/>
        </w:numPr>
        <w:rPr>
          <w:ins w:id="1688" w:author="Nguyen Thi Thuy Duong" w:date="2019-12-23T23:25:00Z"/>
          <w:rFonts w:ascii="Times New Roman" w:hAnsi="Times New Roman"/>
          <w:szCs w:val="24"/>
          <w:rPrChange w:id="1689" w:author="Nguyen Thi Thuy Duong" w:date="2019-12-23T23:26:00Z">
            <w:rPr>
              <w:ins w:id="1690" w:author="Nguyen Thi Thuy Duong" w:date="2019-12-23T23:25:00Z"/>
            </w:rPr>
          </w:rPrChange>
        </w:rPr>
        <w:pPrChange w:id="1691" w:author="Nguyen Thi Thuy Duong" w:date="2019-12-23T23:26:00Z">
          <w:pPr>
            <w:pStyle w:val="ListParagraph"/>
            <w:widowControl/>
            <w:numPr>
              <w:numId w:val="48"/>
            </w:numPr>
            <w:suppressAutoHyphens w:val="0"/>
            <w:spacing w:after="200" w:line="240" w:lineRule="auto"/>
            <w:ind w:left="780" w:hanging="360"/>
            <w:contextualSpacing/>
            <w:jc w:val="left"/>
          </w:pPr>
        </w:pPrChange>
      </w:pPr>
      <w:ins w:id="1692" w:author="Nguyen Thi Thuy Duong" w:date="2019-12-23T23:25:00Z">
        <w:r w:rsidRPr="00EE326B">
          <w:rPr>
            <w:rFonts w:ascii="Times New Roman" w:hAnsi="Times New Roman"/>
            <w:szCs w:val="24"/>
            <w:rPrChange w:id="1693" w:author="Nguyen Thi Thuy Duong" w:date="2019-12-23T23:26:00Z">
              <w:rPr/>
            </w:rPrChange>
          </w:rPr>
          <w:t>Quản lý giỏ hàng :</w:t>
        </w:r>
        <w:r w:rsidRPr="00EE326B">
          <w:rPr>
            <w:rFonts w:ascii="Times New Roman" w:hAnsi="Times New Roman"/>
            <w:szCs w:val="24"/>
            <w:rPrChange w:id="1694" w:author="Nguyen Thi Thuy Duong" w:date="2019-12-23T23:26:00Z">
              <w:rPr/>
            </w:rPrChange>
          </w:rPr>
          <w:tab/>
        </w:r>
      </w:ins>
    </w:p>
    <w:p w14:paraId="1010A89C" w14:textId="165637EA" w:rsidR="00EE326B" w:rsidRPr="00EE326B" w:rsidRDefault="00EE326B">
      <w:pPr>
        <w:pStyle w:val="ListParagraph"/>
        <w:numPr>
          <w:ilvl w:val="1"/>
          <w:numId w:val="56"/>
        </w:numPr>
        <w:rPr>
          <w:ins w:id="1695" w:author="Nguyen Thi Thuy Duong" w:date="2019-12-23T23:25:00Z"/>
          <w:rFonts w:ascii="Times New Roman" w:hAnsi="Times New Roman"/>
          <w:szCs w:val="24"/>
          <w:rPrChange w:id="1696" w:author="Nguyen Thi Thuy Duong" w:date="2019-12-23T23:26:00Z">
            <w:rPr>
              <w:ins w:id="1697" w:author="Nguyen Thi Thuy Duong" w:date="2019-12-23T23:25:00Z"/>
            </w:rPr>
          </w:rPrChange>
        </w:rPr>
        <w:pPrChange w:id="1698" w:author="Nguyen Thi Thuy Duong" w:date="2019-12-23T23:26:00Z">
          <w:pPr>
            <w:pStyle w:val="ListParagraph"/>
            <w:spacing w:after="200" w:line="240" w:lineRule="auto"/>
          </w:pPr>
        </w:pPrChange>
      </w:pPr>
      <w:ins w:id="1699" w:author="Nguyen Thi Thuy Duong" w:date="2019-12-23T23:25:00Z">
        <w:r w:rsidRPr="00EE326B">
          <w:rPr>
            <w:rFonts w:ascii="Times New Roman" w:hAnsi="Times New Roman"/>
            <w:szCs w:val="24"/>
            <w:rPrChange w:id="1700" w:author="Nguyen Thi Thuy Duong" w:date="2019-12-23T23:26:00Z">
              <w:rPr/>
            </w:rPrChange>
          </w:rPr>
          <w:t>Thêm vào giỏ hàng bằng một click</w:t>
        </w:r>
      </w:ins>
    </w:p>
    <w:p w14:paraId="6A2121D7" w14:textId="000BA7D0" w:rsidR="00EE326B" w:rsidRPr="00EE326B" w:rsidRDefault="00EE326B">
      <w:pPr>
        <w:pStyle w:val="ListParagraph"/>
        <w:numPr>
          <w:ilvl w:val="1"/>
          <w:numId w:val="56"/>
        </w:numPr>
        <w:rPr>
          <w:ins w:id="1701" w:author="Nguyen Thi Thuy Duong" w:date="2019-12-23T23:25:00Z"/>
          <w:rFonts w:ascii="Times New Roman" w:hAnsi="Times New Roman"/>
          <w:szCs w:val="24"/>
          <w:rPrChange w:id="1702" w:author="Nguyen Thi Thuy Duong" w:date="2019-12-23T23:26:00Z">
            <w:rPr>
              <w:ins w:id="1703" w:author="Nguyen Thi Thuy Duong" w:date="2019-12-23T23:25:00Z"/>
            </w:rPr>
          </w:rPrChange>
        </w:rPr>
        <w:pPrChange w:id="1704" w:author="Nguyen Thi Thuy Duong" w:date="2019-12-23T23:26:00Z">
          <w:pPr>
            <w:pStyle w:val="ListParagraph"/>
            <w:spacing w:after="200" w:line="240" w:lineRule="auto"/>
          </w:pPr>
        </w:pPrChange>
      </w:pPr>
      <w:ins w:id="1705" w:author="Nguyen Thi Thuy Duong" w:date="2019-12-23T23:25:00Z">
        <w:r w:rsidRPr="00EE326B">
          <w:rPr>
            <w:rFonts w:ascii="Times New Roman" w:hAnsi="Times New Roman"/>
            <w:szCs w:val="24"/>
            <w:rPrChange w:id="1706" w:author="Nguyen Thi Thuy Duong" w:date="2019-12-23T23:26:00Z">
              <w:rPr/>
            </w:rPrChange>
          </w:rPr>
          <w:t>Cập nhật thông tin giỏ hàng</w:t>
        </w:r>
      </w:ins>
    </w:p>
    <w:p w14:paraId="141C25A7" w14:textId="2FB72354" w:rsidR="00EE326B" w:rsidRPr="00EE326B" w:rsidRDefault="00EE326B">
      <w:pPr>
        <w:pStyle w:val="ListParagraph"/>
        <w:numPr>
          <w:ilvl w:val="1"/>
          <w:numId w:val="56"/>
        </w:numPr>
        <w:rPr>
          <w:ins w:id="1707" w:author="Nguyen Thi Thuy Duong" w:date="2019-12-23T23:25:00Z"/>
          <w:rFonts w:ascii="Times New Roman" w:hAnsi="Times New Roman"/>
          <w:szCs w:val="24"/>
          <w:rPrChange w:id="1708" w:author="Nguyen Thi Thuy Duong" w:date="2019-12-23T23:26:00Z">
            <w:rPr>
              <w:ins w:id="1709" w:author="Nguyen Thi Thuy Duong" w:date="2019-12-23T23:25:00Z"/>
            </w:rPr>
          </w:rPrChange>
        </w:rPr>
        <w:pPrChange w:id="1710" w:author="Nguyen Thi Thuy Duong" w:date="2019-12-23T23:26:00Z">
          <w:pPr>
            <w:pStyle w:val="ListParagraph"/>
            <w:spacing w:after="200" w:line="240" w:lineRule="auto"/>
          </w:pPr>
        </w:pPrChange>
      </w:pPr>
      <w:ins w:id="1711" w:author="Nguyen Thi Thuy Duong" w:date="2019-12-23T23:25:00Z">
        <w:r w:rsidRPr="00EE326B">
          <w:rPr>
            <w:rFonts w:ascii="Times New Roman" w:hAnsi="Times New Roman"/>
            <w:szCs w:val="24"/>
            <w:rPrChange w:id="1712" w:author="Nguyen Thi Thuy Duong" w:date="2019-12-23T23:26:00Z">
              <w:rPr/>
            </w:rPrChange>
          </w:rPr>
          <w:t>Xóa sản phẩm khỏi giỏ hàng</w:t>
        </w:r>
      </w:ins>
    </w:p>
    <w:p w14:paraId="16DD2467" w14:textId="7AC1FDE3" w:rsidR="00EE326B" w:rsidRPr="00EE326B" w:rsidRDefault="00EE326B">
      <w:pPr>
        <w:pStyle w:val="ListParagraph"/>
        <w:numPr>
          <w:ilvl w:val="1"/>
          <w:numId w:val="56"/>
        </w:numPr>
        <w:rPr>
          <w:ins w:id="1713" w:author="Nguyen Thi Thuy Duong" w:date="2019-12-23T23:25:00Z"/>
          <w:rFonts w:ascii="Times New Roman" w:hAnsi="Times New Roman"/>
          <w:szCs w:val="24"/>
          <w:rPrChange w:id="1714" w:author="Nguyen Thi Thuy Duong" w:date="2019-12-23T23:26:00Z">
            <w:rPr>
              <w:ins w:id="1715" w:author="Nguyen Thi Thuy Duong" w:date="2019-12-23T23:25:00Z"/>
            </w:rPr>
          </w:rPrChange>
        </w:rPr>
        <w:pPrChange w:id="1716" w:author="Nguyen Thi Thuy Duong" w:date="2019-12-23T23:26:00Z">
          <w:pPr>
            <w:pStyle w:val="ListParagraph"/>
            <w:spacing w:after="200" w:line="240" w:lineRule="auto"/>
          </w:pPr>
        </w:pPrChange>
      </w:pPr>
      <w:ins w:id="1717" w:author="Nguyen Thi Thuy Duong" w:date="2019-12-23T23:25:00Z">
        <w:r w:rsidRPr="00EE326B">
          <w:rPr>
            <w:rFonts w:ascii="Times New Roman" w:hAnsi="Times New Roman"/>
            <w:szCs w:val="24"/>
            <w:rPrChange w:id="1718" w:author="Nguyen Thi Thuy Duong" w:date="2019-12-23T23:26:00Z">
              <w:rPr/>
            </w:rPrChange>
          </w:rPr>
          <w:t>Gửi đơn hàng để đặt hàng</w:t>
        </w:r>
      </w:ins>
    </w:p>
    <w:p w14:paraId="3CCA47C1" w14:textId="322E2448" w:rsidR="00EE326B" w:rsidRDefault="00EE326B">
      <w:pPr>
        <w:pStyle w:val="Heading3"/>
        <w:rPr>
          <w:ins w:id="1719" w:author="Nguyen Thi Thuy Duong" w:date="2019-12-23T23:25:00Z"/>
        </w:rPr>
        <w:pPrChange w:id="1720" w:author="Nguyen Thi Thuy Duong" w:date="2019-12-23T23:26:00Z">
          <w:pPr>
            <w:pStyle w:val="ListParagraph"/>
            <w:spacing w:line="240" w:lineRule="auto"/>
            <w:ind w:left="0" w:firstLine="360"/>
          </w:pPr>
        </w:pPrChange>
      </w:pPr>
      <w:ins w:id="1721" w:author="Nguyen Thi Thuy Duong" w:date="2019-12-23T23:25:00Z">
        <w:r>
          <w:t xml:space="preserve">  </w:t>
        </w:r>
        <w:bookmarkStart w:id="1722" w:name="_Toc28037555"/>
        <w:r>
          <w:t>Khách hàng</w:t>
        </w:r>
        <w:bookmarkEnd w:id="1722"/>
        <w:r>
          <w:t xml:space="preserve"> </w:t>
        </w:r>
      </w:ins>
    </w:p>
    <w:p w14:paraId="372F83C4" w14:textId="77777777" w:rsidR="00EE326B" w:rsidRPr="00EE326B" w:rsidRDefault="00EE326B">
      <w:pPr>
        <w:pStyle w:val="ListParagraph"/>
        <w:numPr>
          <w:ilvl w:val="0"/>
          <w:numId w:val="57"/>
        </w:numPr>
        <w:rPr>
          <w:ins w:id="1723" w:author="Nguyen Thi Thuy Duong" w:date="2019-12-23T23:25:00Z"/>
          <w:rFonts w:ascii="Times New Roman" w:hAnsi="Times New Roman"/>
          <w:szCs w:val="24"/>
          <w:rPrChange w:id="1724" w:author="Nguyen Thi Thuy Duong" w:date="2019-12-23T23:26:00Z">
            <w:rPr>
              <w:ins w:id="1725" w:author="Nguyen Thi Thuy Duong" w:date="2019-12-23T23:25:00Z"/>
            </w:rPr>
          </w:rPrChange>
        </w:rPr>
        <w:pPrChange w:id="1726" w:author="Nguyen Thi Thuy Duong" w:date="2019-12-23T23:26:00Z">
          <w:pPr>
            <w:pStyle w:val="ListParagraph"/>
            <w:widowControl/>
            <w:numPr>
              <w:numId w:val="49"/>
            </w:numPr>
            <w:suppressAutoHyphens w:val="0"/>
            <w:spacing w:after="200" w:line="240" w:lineRule="auto"/>
            <w:ind w:left="1440" w:hanging="360"/>
            <w:contextualSpacing/>
            <w:jc w:val="left"/>
          </w:pPr>
        </w:pPrChange>
      </w:pPr>
      <w:ins w:id="1727" w:author="Nguyen Thi Thuy Duong" w:date="2019-12-23T23:25:00Z">
        <w:r w:rsidRPr="00EE326B">
          <w:rPr>
            <w:rFonts w:ascii="Times New Roman" w:hAnsi="Times New Roman"/>
            <w:szCs w:val="24"/>
            <w:rPrChange w:id="1728" w:author="Nguyen Thi Thuy Duong" w:date="2019-12-23T23:26:00Z">
              <w:rPr/>
            </w:rPrChange>
          </w:rPr>
          <w:t xml:space="preserve">Đặt hàng </w:t>
        </w:r>
      </w:ins>
    </w:p>
    <w:p w14:paraId="61D4B3B2" w14:textId="37AB4A2B" w:rsidR="00EE326B" w:rsidRPr="00837991" w:rsidRDefault="00EE326B">
      <w:pPr>
        <w:pStyle w:val="ListParagraph"/>
        <w:numPr>
          <w:ilvl w:val="0"/>
          <w:numId w:val="57"/>
        </w:numPr>
        <w:rPr>
          <w:ins w:id="1729" w:author="Nguyen Thi Thuy Duong" w:date="2019-12-23T23:25:00Z"/>
          <w:rFonts w:ascii="Times New Roman" w:hAnsi="Times New Roman"/>
          <w:szCs w:val="24"/>
          <w:rPrChange w:id="1730" w:author="Nguyen Thi Thuy Duong" w:date="2019-12-23T23:29:00Z">
            <w:rPr>
              <w:ins w:id="1731" w:author="Nguyen Thi Thuy Duong" w:date="2019-12-23T23:25:00Z"/>
            </w:rPr>
          </w:rPrChange>
        </w:rPr>
        <w:pPrChange w:id="1732" w:author="Nguyen Thi Thuy Duong" w:date="2019-12-23T23:25:00Z">
          <w:pPr>
            <w:pStyle w:val="ListParagraph"/>
            <w:spacing w:line="240" w:lineRule="auto"/>
          </w:pPr>
        </w:pPrChange>
      </w:pPr>
      <w:ins w:id="1733" w:author="Nguyen Thi Thuy Duong" w:date="2019-12-23T23:25:00Z">
        <w:r w:rsidRPr="00EE326B">
          <w:rPr>
            <w:rFonts w:ascii="Times New Roman" w:hAnsi="Times New Roman"/>
            <w:szCs w:val="24"/>
            <w:rPrChange w:id="1734" w:author="Nguyen Thi Thuy Duong" w:date="2019-12-23T23:26:00Z">
              <w:rPr/>
            </w:rPrChange>
          </w:rPr>
          <w:t xml:space="preserve">Quản lý thông tin cá nhân </w:t>
        </w:r>
      </w:ins>
    </w:p>
    <w:p w14:paraId="37FE8CAE" w14:textId="7CA2F827" w:rsidR="00EE326B" w:rsidRPr="00EE326B" w:rsidRDefault="00EE326B">
      <w:pPr>
        <w:pStyle w:val="Heading3"/>
        <w:rPr>
          <w:ins w:id="1735" w:author="Nguyen Thi Thuy Duong" w:date="2019-12-23T23:25:00Z"/>
          <w:rStyle w:val="Heading3Char"/>
          <w:b/>
          <w:rPrChange w:id="1736" w:author="Nguyen Thi Thuy Duong" w:date="2019-12-23T23:26:00Z">
            <w:rPr>
              <w:ins w:id="1737" w:author="Nguyen Thi Thuy Duong" w:date="2019-12-23T23:25:00Z"/>
              <w:rFonts w:ascii="Times New Roman" w:hAnsi="Times New Roman"/>
              <w:b/>
            </w:rPr>
          </w:rPrChange>
        </w:rPr>
        <w:pPrChange w:id="1738" w:author="Nguyen Thi Thuy Duong" w:date="2019-12-23T23:26:00Z">
          <w:pPr>
            <w:pStyle w:val="ListParagraph"/>
            <w:spacing w:line="240" w:lineRule="auto"/>
            <w:ind w:left="0" w:firstLine="360"/>
          </w:pPr>
        </w:pPrChange>
      </w:pPr>
      <w:bookmarkStart w:id="1739" w:name="_Toc28037556"/>
      <w:ins w:id="1740" w:author="Nguyen Thi Thuy Duong" w:date="2019-12-23T23:25:00Z">
        <w:r w:rsidRPr="00EE326B">
          <w:rPr>
            <w:rStyle w:val="Heading3Char"/>
            <w:b/>
            <w:rPrChange w:id="1741" w:author="Nguyen Thi Thuy Duong" w:date="2019-12-23T23:26:00Z">
              <w:rPr>
                <w:rFonts w:ascii="Times New Roman" w:hAnsi="Times New Roman"/>
              </w:rPr>
            </w:rPrChange>
          </w:rPr>
          <w:t>Người quản lý</w:t>
        </w:r>
        <w:bookmarkEnd w:id="1739"/>
        <w:r w:rsidRPr="00EE326B">
          <w:rPr>
            <w:rStyle w:val="Heading3Char"/>
            <w:b/>
            <w:rPrChange w:id="1742" w:author="Nguyen Thi Thuy Duong" w:date="2019-12-23T23:26:00Z">
              <w:rPr>
                <w:rFonts w:ascii="Times New Roman" w:hAnsi="Times New Roman"/>
              </w:rPr>
            </w:rPrChange>
          </w:rPr>
          <w:t xml:space="preserve"> </w:t>
        </w:r>
      </w:ins>
    </w:p>
    <w:p w14:paraId="1662575D" w14:textId="77777777" w:rsidR="00EE326B" w:rsidRPr="00837991" w:rsidRDefault="00EE326B">
      <w:pPr>
        <w:pStyle w:val="ListParagraph"/>
        <w:numPr>
          <w:ilvl w:val="0"/>
          <w:numId w:val="58"/>
        </w:numPr>
        <w:spacing w:after="0"/>
        <w:rPr>
          <w:ins w:id="1743" w:author="Nguyen Thi Thuy Duong" w:date="2019-12-23T23:25:00Z"/>
          <w:rFonts w:ascii="Times New Roman" w:hAnsi="Times New Roman"/>
          <w:szCs w:val="24"/>
          <w:rPrChange w:id="1744" w:author="Nguyen Thi Thuy Duong" w:date="2019-12-23T23:29:00Z">
            <w:rPr>
              <w:ins w:id="1745" w:author="Nguyen Thi Thuy Duong" w:date="2019-12-23T23:25:00Z"/>
            </w:rPr>
          </w:rPrChange>
        </w:rPr>
        <w:pPrChange w:id="1746" w:author="Nguyen Thi Thuy Duong" w:date="2019-12-23T23:27:00Z">
          <w:pPr>
            <w:pStyle w:val="ListParagraph"/>
            <w:widowControl/>
            <w:numPr>
              <w:numId w:val="50"/>
            </w:numPr>
            <w:suppressAutoHyphens w:val="0"/>
            <w:spacing w:after="200" w:line="240" w:lineRule="auto"/>
            <w:ind w:left="1080" w:hanging="360"/>
            <w:contextualSpacing/>
            <w:jc w:val="left"/>
          </w:pPr>
        </w:pPrChange>
      </w:pPr>
      <w:ins w:id="1747" w:author="Nguyen Thi Thuy Duong" w:date="2019-12-23T23:25:00Z">
        <w:r w:rsidRPr="00837991">
          <w:rPr>
            <w:rFonts w:ascii="Times New Roman" w:hAnsi="Times New Roman"/>
            <w:szCs w:val="24"/>
            <w:rPrChange w:id="1748" w:author="Nguyen Thi Thuy Duong" w:date="2019-12-23T23:29:00Z">
              <w:rPr/>
            </w:rPrChange>
          </w:rPr>
          <w:t>Quản lý hàng hoá :</w:t>
        </w:r>
      </w:ins>
    </w:p>
    <w:p w14:paraId="01CB7AF6" w14:textId="460A43A8" w:rsidR="00EE326B" w:rsidRPr="00837991" w:rsidRDefault="00EE326B">
      <w:pPr>
        <w:pStyle w:val="ListParagraph"/>
        <w:numPr>
          <w:ilvl w:val="1"/>
          <w:numId w:val="58"/>
        </w:numPr>
        <w:spacing w:after="0"/>
        <w:rPr>
          <w:ins w:id="1749" w:author="Nguyen Thi Thuy Duong" w:date="2019-12-23T23:25:00Z"/>
          <w:rFonts w:ascii="Times New Roman" w:hAnsi="Times New Roman"/>
          <w:szCs w:val="24"/>
          <w:rPrChange w:id="1750" w:author="Nguyen Thi Thuy Duong" w:date="2019-12-23T23:29:00Z">
            <w:rPr>
              <w:ins w:id="1751" w:author="Nguyen Thi Thuy Duong" w:date="2019-12-23T23:25:00Z"/>
            </w:rPr>
          </w:rPrChange>
        </w:rPr>
        <w:pPrChange w:id="1752" w:author="Nguyen Thi Thuy Duong" w:date="2019-12-23T23:29:00Z">
          <w:pPr>
            <w:pStyle w:val="ListParagraph"/>
            <w:spacing w:line="240" w:lineRule="auto"/>
          </w:pPr>
        </w:pPrChange>
      </w:pPr>
      <w:ins w:id="1753" w:author="Nguyen Thi Thuy Duong" w:date="2019-12-23T23:25:00Z">
        <w:r w:rsidRPr="00837991">
          <w:rPr>
            <w:rFonts w:ascii="Times New Roman" w:hAnsi="Times New Roman"/>
            <w:szCs w:val="24"/>
            <w:rPrChange w:id="1754" w:author="Nguyen Thi Thuy Duong" w:date="2019-12-23T23:29:00Z">
              <w:rPr/>
            </w:rPrChange>
          </w:rPr>
          <w:t>Tổ chức danh mục sản phẩm đa cấp</w:t>
        </w:r>
      </w:ins>
    </w:p>
    <w:p w14:paraId="7CC86825" w14:textId="4DAAED0D" w:rsidR="00EE326B" w:rsidRPr="00837991" w:rsidRDefault="00EE326B">
      <w:pPr>
        <w:pStyle w:val="ListParagraph"/>
        <w:numPr>
          <w:ilvl w:val="1"/>
          <w:numId w:val="58"/>
        </w:numPr>
        <w:spacing w:after="0"/>
        <w:rPr>
          <w:ins w:id="1755" w:author="Nguyen Thi Thuy Duong" w:date="2019-12-23T23:25:00Z"/>
          <w:rFonts w:ascii="Times New Roman" w:hAnsi="Times New Roman"/>
          <w:szCs w:val="24"/>
          <w:rPrChange w:id="1756" w:author="Nguyen Thi Thuy Duong" w:date="2019-12-23T23:29:00Z">
            <w:rPr>
              <w:ins w:id="1757" w:author="Nguyen Thi Thuy Duong" w:date="2019-12-23T23:25:00Z"/>
            </w:rPr>
          </w:rPrChange>
        </w:rPr>
        <w:pPrChange w:id="1758" w:author="Nguyen Thi Thuy Duong" w:date="2019-12-23T23:29:00Z">
          <w:pPr>
            <w:pStyle w:val="ListParagraph"/>
            <w:spacing w:line="240" w:lineRule="auto"/>
          </w:pPr>
        </w:pPrChange>
      </w:pPr>
      <w:ins w:id="1759" w:author="Nguyen Thi Thuy Duong" w:date="2019-12-23T23:25:00Z">
        <w:r w:rsidRPr="00837991">
          <w:rPr>
            <w:rFonts w:ascii="Times New Roman" w:hAnsi="Times New Roman"/>
            <w:szCs w:val="24"/>
            <w:rPrChange w:id="1760" w:author="Nguyen Thi Thuy Duong" w:date="2019-12-23T23:29:00Z">
              <w:rPr/>
            </w:rPrChange>
          </w:rPr>
          <w:t>Sắp xếp danh mục linh hoạt</w:t>
        </w:r>
      </w:ins>
    </w:p>
    <w:p w14:paraId="34D71305" w14:textId="03B9502F" w:rsidR="00EE326B" w:rsidRPr="00837991" w:rsidRDefault="00EE326B">
      <w:pPr>
        <w:pStyle w:val="ListParagraph"/>
        <w:numPr>
          <w:ilvl w:val="1"/>
          <w:numId w:val="58"/>
        </w:numPr>
        <w:spacing w:after="0"/>
        <w:rPr>
          <w:ins w:id="1761" w:author="Nguyen Thi Thuy Duong" w:date="2019-12-23T23:25:00Z"/>
          <w:rFonts w:ascii="Times New Roman" w:hAnsi="Times New Roman"/>
          <w:szCs w:val="24"/>
          <w:rPrChange w:id="1762" w:author="Nguyen Thi Thuy Duong" w:date="2019-12-23T23:29:00Z">
            <w:rPr>
              <w:ins w:id="1763" w:author="Nguyen Thi Thuy Duong" w:date="2019-12-23T23:25:00Z"/>
            </w:rPr>
          </w:rPrChange>
        </w:rPr>
        <w:pPrChange w:id="1764" w:author="Nguyen Thi Thuy Duong" w:date="2019-12-23T23:29:00Z">
          <w:pPr>
            <w:pStyle w:val="ListParagraph"/>
            <w:spacing w:line="240" w:lineRule="auto"/>
          </w:pPr>
        </w:pPrChange>
      </w:pPr>
      <w:ins w:id="1765" w:author="Nguyen Thi Thuy Duong" w:date="2019-12-23T23:25:00Z">
        <w:r w:rsidRPr="00837991">
          <w:rPr>
            <w:rFonts w:ascii="Times New Roman" w:hAnsi="Times New Roman"/>
            <w:szCs w:val="24"/>
            <w:rPrChange w:id="1766" w:author="Nguyen Thi Thuy Duong" w:date="2019-12-23T23:29:00Z">
              <w:rPr/>
            </w:rPrChange>
          </w:rPr>
          <w:t>Tùy chọn ẩn/hiển thị danh mụ</w:t>
        </w:r>
        <w:r w:rsidR="00837991" w:rsidRPr="00837991">
          <w:rPr>
            <w:rFonts w:ascii="Times New Roman" w:hAnsi="Times New Roman"/>
            <w:szCs w:val="24"/>
            <w:rPrChange w:id="1767" w:author="Nguyen Thi Thuy Duong" w:date="2019-12-23T23:29:00Z">
              <w:rPr>
                <w:rFonts w:ascii="Times New Roman" w:hAnsi="Times New Roman"/>
              </w:rPr>
            </w:rPrChange>
          </w:rPr>
          <w:t>c</w:t>
        </w:r>
      </w:ins>
    </w:p>
    <w:p w14:paraId="66D6DD05" w14:textId="271E82C4" w:rsidR="00EE326B" w:rsidRPr="00837991" w:rsidRDefault="00EE326B">
      <w:pPr>
        <w:pStyle w:val="ListParagraph"/>
        <w:numPr>
          <w:ilvl w:val="0"/>
          <w:numId w:val="58"/>
        </w:numPr>
        <w:spacing w:after="0"/>
        <w:rPr>
          <w:ins w:id="1768" w:author="Nguyen Thi Thuy Duong" w:date="2019-12-23T23:25:00Z"/>
          <w:rFonts w:ascii="Times New Roman" w:hAnsi="Times New Roman"/>
          <w:szCs w:val="24"/>
          <w:rPrChange w:id="1769" w:author="Nguyen Thi Thuy Duong" w:date="2019-12-23T23:29:00Z">
            <w:rPr>
              <w:ins w:id="1770" w:author="Nguyen Thi Thuy Duong" w:date="2019-12-23T23:25:00Z"/>
            </w:rPr>
          </w:rPrChange>
        </w:rPr>
        <w:pPrChange w:id="1771" w:author="Nguyen Thi Thuy Duong" w:date="2019-12-23T23:27:00Z">
          <w:pPr>
            <w:pStyle w:val="ListParagraph"/>
            <w:spacing w:line="240" w:lineRule="auto"/>
          </w:pPr>
        </w:pPrChange>
      </w:pPr>
      <w:ins w:id="1772" w:author="Nguyen Thi Thuy Duong" w:date="2019-12-23T23:25:00Z">
        <w:r w:rsidRPr="00837991">
          <w:rPr>
            <w:rFonts w:ascii="Times New Roman" w:hAnsi="Times New Roman"/>
            <w:szCs w:val="24"/>
            <w:rPrChange w:id="1773" w:author="Nguyen Thi Thuy Duong" w:date="2019-12-23T23:29:00Z">
              <w:rPr/>
            </w:rPrChange>
          </w:rPr>
          <w:t>Quản lý danh sách sản phẩm</w:t>
        </w:r>
      </w:ins>
    </w:p>
    <w:p w14:paraId="3A101185" w14:textId="4891EC90" w:rsidR="00EE326B" w:rsidRPr="00837991" w:rsidRDefault="00EE326B">
      <w:pPr>
        <w:pStyle w:val="ListParagraph"/>
        <w:numPr>
          <w:ilvl w:val="1"/>
          <w:numId w:val="58"/>
        </w:numPr>
        <w:spacing w:after="0"/>
        <w:rPr>
          <w:ins w:id="1774" w:author="Nguyen Thi Thuy Duong" w:date="2019-12-23T23:25:00Z"/>
          <w:rFonts w:ascii="Times New Roman" w:hAnsi="Times New Roman"/>
          <w:szCs w:val="24"/>
          <w:rPrChange w:id="1775" w:author="Nguyen Thi Thuy Duong" w:date="2019-12-23T23:29:00Z">
            <w:rPr>
              <w:ins w:id="1776" w:author="Nguyen Thi Thuy Duong" w:date="2019-12-23T23:25:00Z"/>
            </w:rPr>
          </w:rPrChange>
        </w:rPr>
        <w:pPrChange w:id="1777" w:author="Nguyen Thi Thuy Duong" w:date="2019-12-23T23:29:00Z">
          <w:pPr>
            <w:pStyle w:val="ListParagraph"/>
            <w:spacing w:line="240" w:lineRule="auto"/>
          </w:pPr>
        </w:pPrChange>
      </w:pPr>
      <w:ins w:id="1778" w:author="Nguyen Thi Thuy Duong" w:date="2019-12-23T23:25:00Z">
        <w:r w:rsidRPr="00837991">
          <w:rPr>
            <w:rFonts w:ascii="Times New Roman" w:hAnsi="Times New Roman"/>
            <w:szCs w:val="24"/>
            <w:rPrChange w:id="1779" w:author="Nguyen Thi Thuy Duong" w:date="2019-12-23T23:29:00Z">
              <w:rPr/>
            </w:rPrChange>
          </w:rPr>
          <w:t>Lọc, tìm kiếm sản phẩm theo nhiều tiêu chí</w:t>
        </w:r>
      </w:ins>
    </w:p>
    <w:p w14:paraId="729CD651" w14:textId="206F6A1D" w:rsidR="00EE326B" w:rsidRPr="00837991" w:rsidRDefault="00EE326B">
      <w:pPr>
        <w:pStyle w:val="ListParagraph"/>
        <w:numPr>
          <w:ilvl w:val="1"/>
          <w:numId w:val="58"/>
        </w:numPr>
        <w:spacing w:after="0"/>
        <w:rPr>
          <w:ins w:id="1780" w:author="Nguyen Thi Thuy Duong" w:date="2019-12-23T23:25:00Z"/>
          <w:rFonts w:ascii="Times New Roman" w:hAnsi="Times New Roman"/>
          <w:szCs w:val="24"/>
          <w:rPrChange w:id="1781" w:author="Nguyen Thi Thuy Duong" w:date="2019-12-23T23:29:00Z">
            <w:rPr>
              <w:ins w:id="1782" w:author="Nguyen Thi Thuy Duong" w:date="2019-12-23T23:25:00Z"/>
            </w:rPr>
          </w:rPrChange>
        </w:rPr>
        <w:pPrChange w:id="1783" w:author="Nguyen Thi Thuy Duong" w:date="2019-12-23T23:29:00Z">
          <w:pPr>
            <w:pStyle w:val="ListParagraph"/>
            <w:spacing w:line="240" w:lineRule="auto"/>
          </w:pPr>
        </w:pPrChange>
      </w:pPr>
      <w:ins w:id="1784" w:author="Nguyen Thi Thuy Duong" w:date="2019-12-23T23:25:00Z">
        <w:r w:rsidRPr="00837991">
          <w:rPr>
            <w:rFonts w:ascii="Times New Roman" w:hAnsi="Times New Roman"/>
            <w:szCs w:val="24"/>
            <w:rPrChange w:id="1785" w:author="Nguyen Thi Thuy Duong" w:date="2019-12-23T23:29:00Z">
              <w:rPr/>
            </w:rPrChange>
          </w:rPr>
          <w:t>Tùy chọn ẩn/hiển thị sản phẩm</w:t>
        </w:r>
      </w:ins>
    </w:p>
    <w:p w14:paraId="1E8F5B57" w14:textId="6AECB230" w:rsidR="00EE326B" w:rsidRPr="00837991" w:rsidRDefault="00EE326B">
      <w:pPr>
        <w:pStyle w:val="ListParagraph"/>
        <w:numPr>
          <w:ilvl w:val="1"/>
          <w:numId w:val="58"/>
        </w:numPr>
        <w:spacing w:after="0"/>
        <w:rPr>
          <w:ins w:id="1786" w:author="Nguyen Thi Thuy Duong" w:date="2019-12-23T23:25:00Z"/>
          <w:rFonts w:ascii="Times New Roman" w:hAnsi="Times New Roman"/>
          <w:szCs w:val="24"/>
          <w:rPrChange w:id="1787" w:author="Nguyen Thi Thuy Duong" w:date="2019-12-23T23:29:00Z">
            <w:rPr>
              <w:ins w:id="1788" w:author="Nguyen Thi Thuy Duong" w:date="2019-12-23T23:25:00Z"/>
            </w:rPr>
          </w:rPrChange>
        </w:rPr>
        <w:pPrChange w:id="1789" w:author="Nguyen Thi Thuy Duong" w:date="2019-12-23T23:29:00Z">
          <w:pPr>
            <w:pStyle w:val="ListParagraph"/>
            <w:spacing w:line="240" w:lineRule="auto"/>
          </w:pPr>
        </w:pPrChange>
      </w:pPr>
      <w:ins w:id="1790" w:author="Nguyen Thi Thuy Duong" w:date="2019-12-23T23:25:00Z">
        <w:r w:rsidRPr="00837991">
          <w:rPr>
            <w:rFonts w:ascii="Times New Roman" w:hAnsi="Times New Roman"/>
            <w:szCs w:val="24"/>
            <w:rPrChange w:id="1791" w:author="Nguyen Thi Thuy Duong" w:date="2019-12-23T23:29:00Z">
              <w:rPr/>
            </w:rPrChange>
          </w:rPr>
          <w:t>Thiết lập trạng thái còn hàng/hết hàng</w:t>
        </w:r>
      </w:ins>
    </w:p>
    <w:p w14:paraId="012C1CAC" w14:textId="32A07F49" w:rsidR="00EE326B" w:rsidRPr="00837991" w:rsidRDefault="00EE326B">
      <w:pPr>
        <w:pStyle w:val="ListParagraph"/>
        <w:numPr>
          <w:ilvl w:val="1"/>
          <w:numId w:val="58"/>
        </w:numPr>
        <w:spacing w:after="0"/>
        <w:rPr>
          <w:ins w:id="1792" w:author="Nguyen Thi Thuy Duong" w:date="2019-12-23T23:25:00Z"/>
          <w:rFonts w:ascii="Times New Roman" w:hAnsi="Times New Roman"/>
          <w:szCs w:val="24"/>
          <w:rPrChange w:id="1793" w:author="Nguyen Thi Thuy Duong" w:date="2019-12-23T23:29:00Z">
            <w:rPr>
              <w:ins w:id="1794" w:author="Nguyen Thi Thuy Duong" w:date="2019-12-23T23:25:00Z"/>
            </w:rPr>
          </w:rPrChange>
        </w:rPr>
        <w:pPrChange w:id="1795" w:author="Nguyen Thi Thuy Duong" w:date="2019-12-23T23:29:00Z">
          <w:pPr>
            <w:pStyle w:val="ListParagraph"/>
            <w:spacing w:line="240" w:lineRule="auto"/>
          </w:pPr>
        </w:pPrChange>
      </w:pPr>
      <w:ins w:id="1796" w:author="Nguyen Thi Thuy Duong" w:date="2019-12-23T23:25:00Z">
        <w:r w:rsidRPr="00837991">
          <w:rPr>
            <w:rFonts w:ascii="Times New Roman" w:hAnsi="Times New Roman"/>
            <w:szCs w:val="24"/>
            <w:rPrChange w:id="1797" w:author="Nguyen Thi Thuy Duong" w:date="2019-12-23T23:29:00Z">
              <w:rPr/>
            </w:rPrChange>
          </w:rPr>
          <w:t>Thiết lập các thông số cho hàng hóa</w:t>
        </w:r>
      </w:ins>
    </w:p>
    <w:p w14:paraId="0F89535F" w14:textId="726A6E03" w:rsidR="00EE326B" w:rsidRPr="00837991" w:rsidRDefault="00EE326B">
      <w:pPr>
        <w:pStyle w:val="ListParagraph"/>
        <w:numPr>
          <w:ilvl w:val="1"/>
          <w:numId w:val="58"/>
        </w:numPr>
        <w:spacing w:after="0"/>
        <w:rPr>
          <w:ins w:id="1798" w:author="Nguyen Thi Thuy Duong" w:date="2019-12-23T23:25:00Z"/>
          <w:rFonts w:ascii="Times New Roman" w:hAnsi="Times New Roman"/>
          <w:szCs w:val="24"/>
          <w:rPrChange w:id="1799" w:author="Nguyen Thi Thuy Duong" w:date="2019-12-23T23:29:00Z">
            <w:rPr>
              <w:ins w:id="1800" w:author="Nguyen Thi Thuy Duong" w:date="2019-12-23T23:25:00Z"/>
            </w:rPr>
          </w:rPrChange>
        </w:rPr>
        <w:pPrChange w:id="1801" w:author="Nguyen Thi Thuy Duong" w:date="2019-12-23T23:29:00Z">
          <w:pPr>
            <w:pStyle w:val="ListParagraph"/>
            <w:spacing w:line="240" w:lineRule="auto"/>
          </w:pPr>
        </w:pPrChange>
      </w:pPr>
      <w:ins w:id="1802" w:author="Nguyen Thi Thuy Duong" w:date="2019-12-23T23:25:00Z">
        <w:r w:rsidRPr="00837991">
          <w:rPr>
            <w:rFonts w:ascii="Times New Roman" w:hAnsi="Times New Roman"/>
            <w:szCs w:val="24"/>
            <w:rPrChange w:id="1803" w:author="Nguyen Thi Thuy Duong" w:date="2019-12-23T23:29:00Z">
              <w:rPr/>
            </w:rPrChange>
          </w:rPr>
          <w:t>Tùy chọn ẩn/hiển thị các thông số phù hợp (Mã hàng, bảo hành, màu sắc, kích thước…)</w:t>
        </w:r>
      </w:ins>
    </w:p>
    <w:p w14:paraId="742E996C" w14:textId="3C6D4AD7" w:rsidR="00EE326B" w:rsidRPr="00837991" w:rsidRDefault="00EE326B">
      <w:pPr>
        <w:pStyle w:val="ListParagraph"/>
        <w:numPr>
          <w:ilvl w:val="1"/>
          <w:numId w:val="58"/>
        </w:numPr>
        <w:spacing w:after="0"/>
        <w:rPr>
          <w:ins w:id="1804" w:author="Nguyen Thi Thuy Duong" w:date="2019-12-23T23:25:00Z"/>
          <w:rFonts w:ascii="Times New Roman" w:hAnsi="Times New Roman"/>
          <w:szCs w:val="24"/>
          <w:rPrChange w:id="1805" w:author="Nguyen Thi Thuy Duong" w:date="2019-12-23T23:29:00Z">
            <w:rPr>
              <w:ins w:id="1806" w:author="Nguyen Thi Thuy Duong" w:date="2019-12-23T23:25:00Z"/>
            </w:rPr>
          </w:rPrChange>
        </w:rPr>
        <w:pPrChange w:id="1807" w:author="Nguyen Thi Thuy Duong" w:date="2019-12-23T23:29:00Z">
          <w:pPr>
            <w:pStyle w:val="ListParagraph"/>
            <w:spacing w:line="240" w:lineRule="auto"/>
          </w:pPr>
        </w:pPrChange>
      </w:pPr>
      <w:ins w:id="1808" w:author="Nguyen Thi Thuy Duong" w:date="2019-12-23T23:25:00Z">
        <w:r w:rsidRPr="00837991">
          <w:rPr>
            <w:rFonts w:ascii="Times New Roman" w:hAnsi="Times New Roman"/>
            <w:szCs w:val="24"/>
            <w:rPrChange w:id="1809" w:author="Nguyen Thi Thuy Duong" w:date="2019-12-23T23:29:00Z">
              <w:rPr/>
            </w:rPrChange>
          </w:rPr>
          <w:t>Thêm, sửa, xóa sản phẩm</w:t>
        </w:r>
      </w:ins>
    </w:p>
    <w:p w14:paraId="3AC0B6EA" w14:textId="77777777" w:rsidR="00EE326B" w:rsidRPr="00837991" w:rsidRDefault="00EE326B">
      <w:pPr>
        <w:pStyle w:val="ListParagraph"/>
        <w:numPr>
          <w:ilvl w:val="0"/>
          <w:numId w:val="58"/>
        </w:numPr>
        <w:spacing w:after="0"/>
        <w:rPr>
          <w:ins w:id="1810" w:author="Nguyen Thi Thuy Duong" w:date="2019-12-23T23:25:00Z"/>
          <w:rFonts w:ascii="Times New Roman" w:hAnsi="Times New Roman"/>
          <w:szCs w:val="24"/>
          <w:rPrChange w:id="1811" w:author="Nguyen Thi Thuy Duong" w:date="2019-12-23T23:29:00Z">
            <w:rPr>
              <w:ins w:id="1812" w:author="Nguyen Thi Thuy Duong" w:date="2019-12-23T23:25:00Z"/>
            </w:rPr>
          </w:rPrChange>
        </w:rPr>
        <w:pPrChange w:id="1813" w:author="Nguyen Thi Thuy Duong" w:date="2019-12-23T23:27:00Z">
          <w:pPr>
            <w:pStyle w:val="ListParagraph"/>
            <w:widowControl/>
            <w:numPr>
              <w:numId w:val="53"/>
            </w:numPr>
            <w:suppressAutoHyphens w:val="0"/>
            <w:spacing w:after="200" w:line="240" w:lineRule="auto"/>
            <w:ind w:left="1080" w:hanging="360"/>
            <w:contextualSpacing/>
            <w:jc w:val="left"/>
          </w:pPr>
        </w:pPrChange>
      </w:pPr>
      <w:ins w:id="1814" w:author="Nguyen Thi Thuy Duong" w:date="2019-12-23T23:25:00Z">
        <w:r w:rsidRPr="00837991">
          <w:rPr>
            <w:rFonts w:ascii="Times New Roman" w:hAnsi="Times New Roman"/>
            <w:szCs w:val="24"/>
            <w:rPrChange w:id="1815" w:author="Nguyen Thi Thuy Duong" w:date="2019-12-23T23:29:00Z">
              <w:rPr/>
            </w:rPrChange>
          </w:rPr>
          <w:t>Quản lý đơn hàng:</w:t>
        </w:r>
      </w:ins>
    </w:p>
    <w:p w14:paraId="47241F5A" w14:textId="41258578" w:rsidR="00EE326B" w:rsidRPr="00837991" w:rsidRDefault="00EE326B">
      <w:pPr>
        <w:pStyle w:val="ListParagraph"/>
        <w:numPr>
          <w:ilvl w:val="1"/>
          <w:numId w:val="58"/>
        </w:numPr>
        <w:spacing w:after="0"/>
        <w:rPr>
          <w:ins w:id="1816" w:author="Nguyen Thi Thuy Duong" w:date="2019-12-23T23:25:00Z"/>
          <w:rFonts w:ascii="Times New Roman" w:hAnsi="Times New Roman"/>
          <w:szCs w:val="24"/>
          <w:rPrChange w:id="1817" w:author="Nguyen Thi Thuy Duong" w:date="2019-12-23T23:29:00Z">
            <w:rPr>
              <w:ins w:id="1818" w:author="Nguyen Thi Thuy Duong" w:date="2019-12-23T23:25:00Z"/>
            </w:rPr>
          </w:rPrChange>
        </w:rPr>
        <w:pPrChange w:id="1819" w:author="Nguyen Thi Thuy Duong" w:date="2019-12-23T23:29:00Z">
          <w:pPr>
            <w:pStyle w:val="ListParagraph"/>
            <w:spacing w:line="240" w:lineRule="auto"/>
          </w:pPr>
        </w:pPrChange>
      </w:pPr>
      <w:ins w:id="1820" w:author="Nguyen Thi Thuy Duong" w:date="2019-12-23T23:25:00Z">
        <w:r w:rsidRPr="00837991">
          <w:rPr>
            <w:rFonts w:ascii="Times New Roman" w:hAnsi="Times New Roman"/>
            <w:szCs w:val="24"/>
            <w:rPrChange w:id="1821" w:author="Nguyen Thi Thuy Duong" w:date="2019-12-23T23:29:00Z">
              <w:rPr/>
            </w:rPrChange>
          </w:rPr>
          <w:t>Tiếp nhận đơn đặt hàng trực tuyến</w:t>
        </w:r>
      </w:ins>
    </w:p>
    <w:p w14:paraId="05485C57" w14:textId="7D202625" w:rsidR="00EE326B" w:rsidRPr="00837991" w:rsidRDefault="00EE326B">
      <w:pPr>
        <w:pStyle w:val="ListParagraph"/>
        <w:numPr>
          <w:ilvl w:val="1"/>
          <w:numId w:val="58"/>
        </w:numPr>
        <w:spacing w:after="0"/>
        <w:rPr>
          <w:ins w:id="1822" w:author="Nguyen Thi Thuy Duong" w:date="2019-12-23T23:25:00Z"/>
          <w:rFonts w:ascii="Times New Roman" w:hAnsi="Times New Roman"/>
          <w:szCs w:val="24"/>
          <w:rPrChange w:id="1823" w:author="Nguyen Thi Thuy Duong" w:date="2019-12-23T23:29:00Z">
            <w:rPr>
              <w:ins w:id="1824" w:author="Nguyen Thi Thuy Duong" w:date="2019-12-23T23:25:00Z"/>
            </w:rPr>
          </w:rPrChange>
        </w:rPr>
        <w:pPrChange w:id="1825" w:author="Nguyen Thi Thuy Duong" w:date="2019-12-23T23:29:00Z">
          <w:pPr>
            <w:pStyle w:val="ListParagraph"/>
            <w:spacing w:line="240" w:lineRule="auto"/>
          </w:pPr>
        </w:pPrChange>
      </w:pPr>
      <w:ins w:id="1826" w:author="Nguyen Thi Thuy Duong" w:date="2019-12-23T23:25:00Z">
        <w:r w:rsidRPr="00837991">
          <w:rPr>
            <w:rFonts w:ascii="Times New Roman" w:hAnsi="Times New Roman"/>
            <w:szCs w:val="24"/>
            <w:rPrChange w:id="1827" w:author="Nguyen Thi Thuy Duong" w:date="2019-12-23T23:29:00Z">
              <w:rPr/>
            </w:rPrChange>
          </w:rPr>
          <w:t>Xem thông tin sản phẩm, giá trị đơn hàng</w:t>
        </w:r>
      </w:ins>
    </w:p>
    <w:p w14:paraId="7AE91FA9" w14:textId="13276766" w:rsidR="00EE326B" w:rsidRPr="00837991" w:rsidRDefault="00EE326B">
      <w:pPr>
        <w:pStyle w:val="ListParagraph"/>
        <w:numPr>
          <w:ilvl w:val="1"/>
          <w:numId w:val="58"/>
        </w:numPr>
        <w:spacing w:after="0"/>
        <w:rPr>
          <w:ins w:id="1828" w:author="Nguyen Thi Thuy Duong" w:date="2019-12-23T23:25:00Z"/>
          <w:rFonts w:ascii="Times New Roman" w:hAnsi="Times New Roman"/>
          <w:szCs w:val="24"/>
          <w:rPrChange w:id="1829" w:author="Nguyen Thi Thuy Duong" w:date="2019-12-23T23:29:00Z">
            <w:rPr>
              <w:ins w:id="1830" w:author="Nguyen Thi Thuy Duong" w:date="2019-12-23T23:25:00Z"/>
            </w:rPr>
          </w:rPrChange>
        </w:rPr>
        <w:pPrChange w:id="1831" w:author="Nguyen Thi Thuy Duong" w:date="2019-12-23T23:29:00Z">
          <w:pPr>
            <w:pStyle w:val="ListParagraph"/>
            <w:spacing w:line="240" w:lineRule="auto"/>
          </w:pPr>
        </w:pPrChange>
      </w:pPr>
      <w:ins w:id="1832" w:author="Nguyen Thi Thuy Duong" w:date="2019-12-23T23:25:00Z">
        <w:r w:rsidRPr="00837991">
          <w:rPr>
            <w:rFonts w:ascii="Times New Roman" w:hAnsi="Times New Roman"/>
            <w:szCs w:val="24"/>
            <w:rPrChange w:id="1833" w:author="Nguyen Thi Thuy Duong" w:date="2019-12-23T23:29:00Z">
              <w:rPr/>
            </w:rPrChange>
          </w:rPr>
          <w:t>Xem thông tin người đặt hàng</w:t>
        </w:r>
      </w:ins>
    </w:p>
    <w:p w14:paraId="650C4BD0" w14:textId="5248768F" w:rsidR="00EE326B" w:rsidRPr="00837991" w:rsidRDefault="00EE326B">
      <w:pPr>
        <w:pStyle w:val="ListParagraph"/>
        <w:numPr>
          <w:ilvl w:val="1"/>
          <w:numId w:val="58"/>
        </w:numPr>
        <w:spacing w:after="0"/>
        <w:rPr>
          <w:ins w:id="1834" w:author="Nguyen Thi Thuy Duong" w:date="2019-12-23T23:25:00Z"/>
          <w:rFonts w:ascii="Times New Roman" w:hAnsi="Times New Roman"/>
          <w:szCs w:val="24"/>
          <w:rPrChange w:id="1835" w:author="Nguyen Thi Thuy Duong" w:date="2019-12-23T23:29:00Z">
            <w:rPr>
              <w:ins w:id="1836" w:author="Nguyen Thi Thuy Duong" w:date="2019-12-23T23:25:00Z"/>
            </w:rPr>
          </w:rPrChange>
        </w:rPr>
        <w:pPrChange w:id="1837" w:author="Nguyen Thi Thuy Duong" w:date="2019-12-23T23:29:00Z">
          <w:pPr>
            <w:pStyle w:val="ListParagraph"/>
            <w:spacing w:line="240" w:lineRule="auto"/>
          </w:pPr>
        </w:pPrChange>
      </w:pPr>
      <w:ins w:id="1838" w:author="Nguyen Thi Thuy Duong" w:date="2019-12-23T23:25:00Z">
        <w:r w:rsidRPr="00837991">
          <w:rPr>
            <w:rFonts w:ascii="Times New Roman" w:hAnsi="Times New Roman"/>
            <w:szCs w:val="24"/>
            <w:rPrChange w:id="1839" w:author="Nguyen Thi Thuy Duong" w:date="2019-12-23T23:29:00Z">
              <w:rPr/>
            </w:rPrChange>
          </w:rPr>
          <w:t>Xử lý và thay đổi trạng thái đơn hàng</w:t>
        </w:r>
      </w:ins>
    </w:p>
    <w:p w14:paraId="630607C4" w14:textId="076C72A0" w:rsidR="00EE326B" w:rsidRPr="00837991" w:rsidRDefault="00EE326B">
      <w:pPr>
        <w:pStyle w:val="ListParagraph"/>
        <w:numPr>
          <w:ilvl w:val="1"/>
          <w:numId w:val="58"/>
        </w:numPr>
        <w:spacing w:after="0"/>
        <w:rPr>
          <w:ins w:id="1840" w:author="Nguyen Thi Thuy Duong" w:date="2019-12-23T23:25:00Z"/>
          <w:rFonts w:ascii="Times New Roman" w:hAnsi="Times New Roman"/>
          <w:szCs w:val="24"/>
          <w:rPrChange w:id="1841" w:author="Nguyen Thi Thuy Duong" w:date="2019-12-23T23:29:00Z">
            <w:rPr>
              <w:ins w:id="1842" w:author="Nguyen Thi Thuy Duong" w:date="2019-12-23T23:25:00Z"/>
            </w:rPr>
          </w:rPrChange>
        </w:rPr>
        <w:pPrChange w:id="1843" w:author="Nguyen Thi Thuy Duong" w:date="2019-12-23T23:29:00Z">
          <w:pPr>
            <w:pStyle w:val="ListParagraph"/>
            <w:spacing w:line="240" w:lineRule="auto"/>
          </w:pPr>
        </w:pPrChange>
      </w:pPr>
      <w:ins w:id="1844" w:author="Nguyen Thi Thuy Duong" w:date="2019-12-23T23:25:00Z">
        <w:r w:rsidRPr="00837991">
          <w:rPr>
            <w:rFonts w:ascii="Times New Roman" w:hAnsi="Times New Roman"/>
            <w:szCs w:val="24"/>
            <w:rPrChange w:id="1845" w:author="Nguyen Thi Thuy Duong" w:date="2019-12-23T23:29:00Z">
              <w:rPr/>
            </w:rPrChange>
          </w:rPr>
          <w:t>Xác nhận hủy đơn hàng</w:t>
        </w:r>
      </w:ins>
    </w:p>
    <w:p w14:paraId="7964E77B" w14:textId="77777777" w:rsidR="00EE326B" w:rsidRPr="00837991" w:rsidRDefault="00EE326B">
      <w:pPr>
        <w:pStyle w:val="ListParagraph"/>
        <w:numPr>
          <w:ilvl w:val="1"/>
          <w:numId w:val="58"/>
        </w:numPr>
        <w:spacing w:after="0"/>
        <w:rPr>
          <w:ins w:id="1846" w:author="Nguyen Thi Thuy Duong" w:date="2019-12-23T23:25:00Z"/>
          <w:rFonts w:ascii="Times New Roman" w:hAnsi="Times New Roman"/>
          <w:szCs w:val="24"/>
          <w:rPrChange w:id="1847" w:author="Nguyen Thi Thuy Duong" w:date="2019-12-23T23:29:00Z">
            <w:rPr>
              <w:ins w:id="1848" w:author="Nguyen Thi Thuy Duong" w:date="2019-12-23T23:25:00Z"/>
            </w:rPr>
          </w:rPrChange>
        </w:rPr>
        <w:pPrChange w:id="1849" w:author="Nguyen Thi Thuy Duong" w:date="2019-12-23T23:29:00Z">
          <w:pPr>
            <w:pStyle w:val="ListParagraph"/>
            <w:widowControl/>
            <w:numPr>
              <w:numId w:val="54"/>
            </w:numPr>
            <w:suppressAutoHyphens w:val="0"/>
            <w:spacing w:after="200" w:line="240" w:lineRule="auto"/>
            <w:ind w:left="1440" w:hanging="360"/>
            <w:contextualSpacing/>
            <w:jc w:val="left"/>
          </w:pPr>
        </w:pPrChange>
      </w:pPr>
      <w:ins w:id="1850" w:author="Nguyen Thi Thuy Duong" w:date="2019-12-23T23:25:00Z">
        <w:r w:rsidRPr="00837991">
          <w:rPr>
            <w:rFonts w:ascii="Times New Roman" w:hAnsi="Times New Roman"/>
            <w:szCs w:val="24"/>
            <w:rPrChange w:id="1851" w:author="Nguyen Thi Thuy Duong" w:date="2019-12-23T23:29:00Z">
              <w:rPr/>
            </w:rPrChange>
          </w:rPr>
          <w:t xml:space="preserve">Xác nhận đơn hàng thành công </w:t>
        </w:r>
      </w:ins>
    </w:p>
    <w:p w14:paraId="2F114E80" w14:textId="77777777" w:rsidR="00EE326B" w:rsidRPr="00837991" w:rsidRDefault="00EE326B">
      <w:pPr>
        <w:pStyle w:val="ListParagraph"/>
        <w:numPr>
          <w:ilvl w:val="1"/>
          <w:numId w:val="58"/>
        </w:numPr>
        <w:spacing w:after="0"/>
        <w:rPr>
          <w:ins w:id="1852" w:author="Nguyen Thi Thuy Duong" w:date="2019-12-23T23:25:00Z"/>
          <w:rFonts w:ascii="Times New Roman" w:hAnsi="Times New Roman"/>
          <w:szCs w:val="24"/>
          <w:rPrChange w:id="1853" w:author="Nguyen Thi Thuy Duong" w:date="2019-12-23T23:29:00Z">
            <w:rPr>
              <w:ins w:id="1854" w:author="Nguyen Thi Thuy Duong" w:date="2019-12-23T23:25:00Z"/>
            </w:rPr>
          </w:rPrChange>
        </w:rPr>
        <w:pPrChange w:id="1855" w:author="Nguyen Thi Thuy Duong" w:date="2019-12-23T23:29:00Z">
          <w:pPr>
            <w:pStyle w:val="ListParagraph"/>
            <w:widowControl/>
            <w:numPr>
              <w:numId w:val="55"/>
            </w:numPr>
            <w:suppressAutoHyphens w:val="0"/>
            <w:spacing w:after="200" w:line="240" w:lineRule="auto"/>
            <w:ind w:left="1080" w:hanging="360"/>
            <w:contextualSpacing/>
            <w:jc w:val="left"/>
          </w:pPr>
        </w:pPrChange>
      </w:pPr>
      <w:ins w:id="1856" w:author="Nguyen Thi Thuy Duong" w:date="2019-12-23T23:25:00Z">
        <w:r w:rsidRPr="00837991">
          <w:rPr>
            <w:rFonts w:ascii="Times New Roman" w:hAnsi="Times New Roman"/>
            <w:szCs w:val="24"/>
            <w:rPrChange w:id="1857" w:author="Nguyen Thi Thuy Duong" w:date="2019-12-23T23:29:00Z">
              <w:rPr/>
            </w:rPrChange>
          </w:rPr>
          <w:t xml:space="preserve">Thống kê , báo cáo doanh thu của cửa hàng </w:t>
        </w:r>
      </w:ins>
    </w:p>
    <w:p w14:paraId="02ECC9D5" w14:textId="50F12BF6" w:rsidR="00F97B92" w:rsidRPr="00323031" w:rsidDel="00EE326B" w:rsidRDefault="00F97B92">
      <w:pPr>
        <w:pStyle w:val="ListParagraph"/>
        <w:numPr>
          <w:ilvl w:val="0"/>
          <w:numId w:val="44"/>
        </w:numPr>
        <w:rPr>
          <w:del w:id="1858" w:author="Nguyen Thi Thuy Duong" w:date="2019-12-23T23:27:00Z"/>
        </w:rPr>
        <w:pPrChange w:id="1859" w:author="Nguyen Thi Thuy Duong" w:date="2019-12-17T16:33:00Z">
          <w:pPr>
            <w:pStyle w:val="Heading2"/>
          </w:pPr>
        </w:pPrChange>
      </w:pPr>
      <w:bookmarkStart w:id="1860" w:name="_Toc28037513"/>
      <w:bookmarkStart w:id="1861" w:name="_Toc28037557"/>
      <w:bookmarkEnd w:id="1860"/>
      <w:bookmarkEnd w:id="1861"/>
    </w:p>
    <w:p w14:paraId="61981743" w14:textId="77777777" w:rsidR="0079274C" w:rsidDel="00EB32D2" w:rsidRDefault="0079274C" w:rsidP="0079274C">
      <w:pPr>
        <w:pStyle w:val="Heading2"/>
        <w:rPr>
          <w:del w:id="1862" w:author="Nguyen Thi Thuy Duong" w:date="2019-12-17T16:40:00Z"/>
        </w:rPr>
      </w:pPr>
      <w:bookmarkStart w:id="1863" w:name="_Toc25660393"/>
      <w:bookmarkStart w:id="1864" w:name="_Toc28037558"/>
      <w:r>
        <w:t>Work Breakdown Structure</w:t>
      </w:r>
      <w:bookmarkEnd w:id="1863"/>
      <w:bookmarkEnd w:id="1864"/>
    </w:p>
    <w:p w14:paraId="22C158CE" w14:textId="77777777" w:rsidR="00571F69" w:rsidRPr="00571F69" w:rsidDel="003E0A80" w:rsidRDefault="00571F69">
      <w:pPr>
        <w:pStyle w:val="Heading2"/>
        <w:rPr>
          <w:del w:id="1865" w:author="Khanh Linh Trinh" w:date="2019-12-19T23:11:00Z"/>
        </w:rPr>
        <w:pPrChange w:id="1866" w:author="Nguyen Thi Thuy Duong" w:date="2019-12-17T16:40:00Z">
          <w:pPr/>
        </w:pPrChange>
      </w:pPr>
      <w:bookmarkStart w:id="1867" w:name="_Toc27690275"/>
      <w:bookmarkStart w:id="1868" w:name="_Toc28037515"/>
      <w:bookmarkStart w:id="1869" w:name="_Toc28037559"/>
      <w:bookmarkEnd w:id="1867"/>
      <w:bookmarkEnd w:id="1868"/>
      <w:bookmarkEnd w:id="1869"/>
    </w:p>
    <w:p w14:paraId="6E78AD27" w14:textId="25EA59C7" w:rsidR="0079274C" w:rsidRPr="00323031" w:rsidDel="003E0A80" w:rsidRDefault="0079274C">
      <w:pPr>
        <w:pStyle w:val="Heading2"/>
        <w:rPr>
          <w:del w:id="1870" w:author="Khanh Linh Trinh" w:date="2019-12-19T23:11:00Z"/>
          <w:iCs/>
        </w:rPr>
        <w:pPrChange w:id="1871" w:author="Khanh Linh Trinh" w:date="2019-12-19T23:11:00Z">
          <w:pPr/>
        </w:pPrChange>
      </w:pPr>
      <w:bookmarkStart w:id="1872" w:name="_Toc27690276"/>
      <w:bookmarkStart w:id="1873" w:name="_Toc28037516"/>
      <w:bookmarkStart w:id="1874" w:name="_Toc28037560"/>
      <w:bookmarkEnd w:id="1872"/>
      <w:bookmarkEnd w:id="1873"/>
      <w:bookmarkEnd w:id="1874"/>
    </w:p>
    <w:p w14:paraId="2697949A" w14:textId="4B942B8D" w:rsidR="00883DAD" w:rsidRPr="00AA6CC8" w:rsidDel="003E0A80" w:rsidRDefault="009935DB">
      <w:pPr>
        <w:pStyle w:val="Heading2"/>
        <w:rPr>
          <w:del w:id="1875" w:author="Khanh Linh Trinh" w:date="2019-12-19T23:11:00Z"/>
        </w:rPr>
        <w:pPrChange w:id="1876" w:author="Khanh Linh Trinh" w:date="2019-12-19T23:11:00Z">
          <w:pPr/>
        </w:pPrChange>
      </w:pPr>
      <w:del w:id="1877" w:author="Khanh Linh Trinh" w:date="2019-12-19T23:11:00Z">
        <w:r w:rsidDel="003E0A80">
          <w:delText xml:space="preserve">                                                   </w:delText>
        </w:r>
        <w:r w:rsidRPr="00AA6CC8" w:rsidDel="003E0A80">
          <w:delText>Biểu đồ WBS dạng bảng</w:delText>
        </w:r>
        <w:bookmarkStart w:id="1878" w:name="_Toc27690277"/>
        <w:bookmarkStart w:id="1879" w:name="_Toc28037517"/>
        <w:bookmarkStart w:id="1880" w:name="_Toc28037561"/>
        <w:bookmarkEnd w:id="1878"/>
        <w:bookmarkEnd w:id="1879"/>
        <w:bookmarkEnd w:id="1880"/>
      </w:del>
    </w:p>
    <w:p w14:paraId="202C8CEC" w14:textId="40DC744F" w:rsidR="00883DAD" w:rsidRDefault="00883DAD">
      <w:pPr>
        <w:pStyle w:val="Heading2"/>
        <w:pPrChange w:id="1881" w:author="Khanh Linh Trinh" w:date="2019-12-19T23:11:00Z">
          <w:pPr/>
        </w:pPrChange>
      </w:pPr>
      <w:bookmarkStart w:id="1882" w:name="_Toc28037562"/>
      <w:bookmarkEnd w:id="1882"/>
    </w:p>
    <w:p w14:paraId="6826FD51" w14:textId="5B473FBC" w:rsidR="00AA6CC8" w:rsidRDefault="00AA6CC8" w:rsidP="00AA6CC8">
      <w:pPr>
        <w:jc w:val="center"/>
        <w:rPr>
          <w:ins w:id="1883"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1884" w:author="Khanh Linh Trinh" w:date="2019-12-19T23:11:00Z">
        <w:r>
          <w:rPr>
            <w:noProof/>
            <w:lang w:eastAsia="ja-JP" w:bidi="ar-SA"/>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Heading2"/>
        <w:rPr>
          <w:ins w:id="1885" w:author="Nguyen Thi Thuy Duong" w:date="2019-12-17T16:34:00Z"/>
        </w:rPr>
      </w:pPr>
      <w:bookmarkStart w:id="1886" w:name="_Toc25660394"/>
      <w:bookmarkStart w:id="1887" w:name="_Toc28037563"/>
      <w:r>
        <w:t>Ước lượng thời gian</w:t>
      </w:r>
      <w:bookmarkEnd w:id="1886"/>
      <w:bookmarkEnd w:id="1887"/>
    </w:p>
    <w:p w14:paraId="39876B85" w14:textId="16676025" w:rsidR="00F97B92" w:rsidRPr="00323031" w:rsidDel="00F97B92" w:rsidRDefault="00F97B92">
      <w:pPr>
        <w:rPr>
          <w:del w:id="1888" w:author="Nguyen Thi Thuy Duong" w:date="2019-12-17T16:36:00Z"/>
          <w:iCs/>
        </w:rPr>
        <w:pPrChange w:id="1889" w:author="Nguyen Thi Thuy Duong" w:date="2019-12-17T16:34:00Z">
          <w:pPr>
            <w:pStyle w:val="Heading2"/>
          </w:pPr>
        </w:pPrChange>
      </w:pPr>
    </w:p>
    <w:p w14:paraId="4664C212" w14:textId="77777777" w:rsidR="00F97B92" w:rsidRDefault="00F97B92" w:rsidP="00F97B92">
      <w:pPr>
        <w:rPr>
          <w:ins w:id="1890" w:author="Nguyen Thi Thuy Duong" w:date="2019-12-17T16:36:00Z"/>
          <w:iCs/>
        </w:rPr>
      </w:pPr>
      <w:bookmarkStart w:id="1891" w:name="_Toc25660395"/>
      <w:ins w:id="1892" w:author="Nguyen Thi Thuy Duong" w:date="2019-12-17T16:36:00Z">
        <w:r>
          <w:rPr>
            <w:iCs/>
          </w:rPr>
          <w:t>Thời gian cần thiết để làm dự án là từ 44 -&gt; 49 ngày.</w:t>
        </w:r>
      </w:ins>
    </w:p>
    <w:tbl>
      <w:tblPr>
        <w:tblStyle w:val="TableGrid"/>
        <w:tblW w:w="0" w:type="auto"/>
        <w:tblInd w:w="0" w:type="dxa"/>
        <w:tblLook w:val="04A0" w:firstRow="1" w:lastRow="0" w:firstColumn="1" w:lastColumn="0" w:noHBand="0" w:noVBand="1"/>
        <w:tblPrChange w:id="1893" w:author="Nguyen Thi Thuy Duong" w:date="2019-12-23T23:50:00Z">
          <w:tblPr>
            <w:tblStyle w:val="TableGrid"/>
            <w:tblW w:w="0" w:type="auto"/>
            <w:tblInd w:w="0" w:type="dxa"/>
            <w:tblLook w:val="04A0" w:firstRow="1" w:lastRow="0" w:firstColumn="1" w:lastColumn="0" w:noHBand="0" w:noVBand="1"/>
          </w:tblPr>
        </w:tblPrChange>
      </w:tblPr>
      <w:tblGrid>
        <w:gridCol w:w="933"/>
        <w:gridCol w:w="1079"/>
        <w:gridCol w:w="1233"/>
        <w:gridCol w:w="1514"/>
        <w:gridCol w:w="2057"/>
        <w:gridCol w:w="1954"/>
        <w:tblGridChange w:id="1894">
          <w:tblGrid>
            <w:gridCol w:w="933"/>
            <w:gridCol w:w="1079"/>
            <w:gridCol w:w="1233"/>
            <w:gridCol w:w="1514"/>
            <w:gridCol w:w="2057"/>
            <w:gridCol w:w="1954"/>
          </w:tblGrid>
        </w:tblGridChange>
      </w:tblGrid>
      <w:tr w:rsidR="00F97B92" w:rsidRPr="007B6C8E" w14:paraId="3115A6B4" w14:textId="77777777" w:rsidTr="00F864E5">
        <w:trPr>
          <w:ins w:id="1895" w:author="Nguyen Thi Thuy Duong" w:date="2019-12-17T16:36:00Z"/>
        </w:trPr>
        <w:tc>
          <w:tcPr>
            <w:tcW w:w="4390" w:type="dxa"/>
            <w:gridSpan w:val="4"/>
            <w:tcBorders>
              <w:top w:val="single" w:sz="4" w:space="0" w:color="auto"/>
              <w:left w:val="single" w:sz="4" w:space="0" w:color="auto"/>
              <w:bottom w:val="single" w:sz="4" w:space="0" w:color="auto"/>
              <w:right w:val="single" w:sz="4" w:space="0" w:color="auto"/>
            </w:tcBorders>
            <w:hideMark/>
            <w:tcPrChange w:id="1896" w:author="Nguyen Thi Thuy Duong" w:date="2019-12-23T23:50:00Z">
              <w:tcPr>
                <w:tcW w:w="6334" w:type="dxa"/>
                <w:gridSpan w:val="4"/>
                <w:tcBorders>
                  <w:top w:val="single" w:sz="4" w:space="0" w:color="auto"/>
                  <w:left w:val="single" w:sz="4" w:space="0" w:color="auto"/>
                  <w:bottom w:val="single" w:sz="4" w:space="0" w:color="auto"/>
                  <w:right w:val="single" w:sz="4" w:space="0" w:color="auto"/>
                </w:tcBorders>
                <w:hideMark/>
              </w:tcPr>
            </w:tcPrChange>
          </w:tcPr>
          <w:p w14:paraId="2275FBBE" w14:textId="77777777" w:rsidR="00F97B92" w:rsidRPr="007B6C8E" w:rsidRDefault="00F97B92">
            <w:pPr>
              <w:rPr>
                <w:ins w:id="1897" w:author="Nguyen Thi Thuy Duong" w:date="2019-12-17T16:36:00Z"/>
                <w:rPrChange w:id="1898" w:author="Nguyen Thi Thuy Duong" w:date="2019-12-23T23:50:00Z">
                  <w:rPr>
                    <w:ins w:id="1899" w:author="Nguyen Thi Thuy Duong" w:date="2019-12-17T16:36:00Z"/>
                    <w:rFonts w:ascii="Times New Roman" w:hAnsi="Times New Roman" w:cs="Times New Roman"/>
                    <w:sz w:val="15"/>
                    <w:szCs w:val="15"/>
                  </w:rPr>
                </w:rPrChange>
              </w:rPr>
              <w:pPrChange w:id="1900" w:author="Nguyen Thi Thuy Duong" w:date="2019-12-23T23:50:00Z">
                <w:pPr>
                  <w:jc w:val="center"/>
                </w:pPr>
              </w:pPrChange>
            </w:pPr>
            <w:ins w:id="1901" w:author="Nguyen Thi Thuy Duong" w:date="2019-12-17T16:36:00Z">
              <w:r w:rsidRPr="007B6C8E">
                <w:rPr>
                  <w:rPrChange w:id="1902" w:author="Nguyen Thi Thuy Duong" w:date="2019-12-23T23:50:00Z">
                    <w:rPr>
                      <w:rFonts w:ascii="Times New Roman" w:hAnsi="Times New Roman" w:cs="Times New Roman"/>
                      <w:sz w:val="15"/>
                      <w:szCs w:val="15"/>
                    </w:rPr>
                  </w:rPrChange>
                </w:rPr>
                <w:t>Hệ thống</w:t>
              </w:r>
            </w:ins>
          </w:p>
        </w:tc>
        <w:tc>
          <w:tcPr>
            <w:tcW w:w="2426" w:type="dxa"/>
            <w:tcBorders>
              <w:top w:val="single" w:sz="4" w:space="0" w:color="auto"/>
              <w:left w:val="single" w:sz="4" w:space="0" w:color="auto"/>
              <w:bottom w:val="single" w:sz="4" w:space="0" w:color="auto"/>
              <w:right w:val="single" w:sz="4" w:space="0" w:color="auto"/>
            </w:tcBorders>
            <w:hideMark/>
            <w:tcPrChange w:id="1903"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3475B47" w14:textId="77777777" w:rsidR="00F97B92" w:rsidRPr="007B6C8E" w:rsidRDefault="00F97B92">
            <w:pPr>
              <w:rPr>
                <w:ins w:id="1904" w:author="Nguyen Thi Thuy Duong" w:date="2019-12-17T16:36:00Z"/>
                <w:rPrChange w:id="1905" w:author="Nguyen Thi Thuy Duong" w:date="2019-12-23T23:50:00Z">
                  <w:rPr>
                    <w:ins w:id="1906" w:author="Nguyen Thi Thuy Duong" w:date="2019-12-17T16:36:00Z"/>
                    <w:rFonts w:ascii="Times New Roman" w:hAnsi="Times New Roman" w:cs="Times New Roman"/>
                    <w:sz w:val="15"/>
                    <w:szCs w:val="15"/>
                  </w:rPr>
                </w:rPrChange>
              </w:rPr>
              <w:pPrChange w:id="1907" w:author="Nguyen Thi Thuy Duong" w:date="2019-12-23T23:50:00Z">
                <w:pPr>
                  <w:jc w:val="center"/>
                </w:pPr>
              </w:pPrChange>
            </w:pPr>
            <w:ins w:id="1908" w:author="Nguyen Thi Thuy Duong" w:date="2019-12-17T16:36:00Z">
              <w:r w:rsidRPr="007B6C8E">
                <w:rPr>
                  <w:rPrChange w:id="1909" w:author="Nguyen Thi Thuy Duong" w:date="2019-12-23T23:50:00Z">
                    <w:rPr>
                      <w:rFonts w:ascii="Times New Roman" w:hAnsi="Times New Roman" w:cs="Times New Roman"/>
                      <w:sz w:val="15"/>
                      <w:szCs w:val="15"/>
                    </w:rPr>
                  </w:rPrChange>
                </w:rPr>
                <w:t>Start(dd/mm/yyy)</w:t>
              </w:r>
            </w:ins>
          </w:p>
        </w:tc>
        <w:tc>
          <w:tcPr>
            <w:tcW w:w="1954" w:type="dxa"/>
            <w:tcBorders>
              <w:top w:val="single" w:sz="4" w:space="0" w:color="auto"/>
              <w:left w:val="single" w:sz="4" w:space="0" w:color="auto"/>
              <w:bottom w:val="single" w:sz="4" w:space="0" w:color="auto"/>
              <w:right w:val="single" w:sz="4" w:space="0" w:color="auto"/>
            </w:tcBorders>
            <w:hideMark/>
            <w:tcPrChange w:id="1910"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3856F90" w14:textId="77777777" w:rsidR="00F97B92" w:rsidRPr="007B6C8E" w:rsidRDefault="00F97B92">
            <w:pPr>
              <w:rPr>
                <w:ins w:id="1911" w:author="Nguyen Thi Thuy Duong" w:date="2019-12-17T16:36:00Z"/>
                <w:rPrChange w:id="1912" w:author="Nguyen Thi Thuy Duong" w:date="2019-12-23T23:50:00Z">
                  <w:rPr>
                    <w:ins w:id="1913" w:author="Nguyen Thi Thuy Duong" w:date="2019-12-17T16:36:00Z"/>
                    <w:rFonts w:ascii="Times New Roman" w:hAnsi="Times New Roman" w:cs="Times New Roman"/>
                    <w:sz w:val="15"/>
                    <w:szCs w:val="15"/>
                  </w:rPr>
                </w:rPrChange>
              </w:rPr>
              <w:pPrChange w:id="1914" w:author="Nguyen Thi Thuy Duong" w:date="2019-12-23T23:50:00Z">
                <w:pPr>
                  <w:jc w:val="center"/>
                </w:pPr>
              </w:pPrChange>
            </w:pPr>
            <w:ins w:id="1915" w:author="Nguyen Thi Thuy Duong" w:date="2019-12-17T16:36:00Z">
              <w:r w:rsidRPr="007B6C8E">
                <w:rPr>
                  <w:rPrChange w:id="1916" w:author="Nguyen Thi Thuy Duong" w:date="2019-12-23T23:50:00Z">
                    <w:rPr>
                      <w:rFonts w:ascii="Times New Roman" w:hAnsi="Times New Roman" w:cs="Times New Roman"/>
                      <w:sz w:val="15"/>
                      <w:szCs w:val="15"/>
                    </w:rPr>
                  </w:rPrChange>
                </w:rPr>
                <w:t>End(dd/mm/yyy)</w:t>
              </w:r>
            </w:ins>
          </w:p>
        </w:tc>
      </w:tr>
      <w:tr w:rsidR="00F97B92" w:rsidRPr="007B6C8E" w14:paraId="69369CBF" w14:textId="77777777" w:rsidTr="00F864E5">
        <w:trPr>
          <w:trHeight w:val="362"/>
          <w:ins w:id="1917" w:author="Nguyen Thi Thuy Duong" w:date="2019-12-17T16:36:00Z"/>
          <w:trPrChange w:id="1918" w:author="Nguyen Thi Thuy Duong" w:date="2019-12-23T23:50:00Z">
            <w:trPr>
              <w:trHeight w:val="362"/>
            </w:trPr>
          </w:trPrChange>
        </w:trPr>
        <w:tc>
          <w:tcPr>
            <w:tcW w:w="933" w:type="dxa"/>
            <w:vMerge w:val="restart"/>
            <w:tcBorders>
              <w:top w:val="single" w:sz="4" w:space="0" w:color="auto"/>
              <w:left w:val="single" w:sz="4" w:space="0" w:color="auto"/>
              <w:bottom w:val="single" w:sz="4" w:space="0" w:color="auto"/>
              <w:right w:val="single" w:sz="4" w:space="0" w:color="auto"/>
            </w:tcBorders>
            <w:hideMark/>
            <w:tcPrChange w:id="1919" w:author="Nguyen Thi Thuy Duong" w:date="2019-12-23T23:50:00Z">
              <w:tcPr>
                <w:tcW w:w="1316" w:type="dxa"/>
                <w:vMerge w:val="restart"/>
                <w:tcBorders>
                  <w:top w:val="single" w:sz="4" w:space="0" w:color="auto"/>
                  <w:left w:val="single" w:sz="4" w:space="0" w:color="auto"/>
                  <w:bottom w:val="single" w:sz="4" w:space="0" w:color="auto"/>
                  <w:right w:val="single" w:sz="4" w:space="0" w:color="auto"/>
                </w:tcBorders>
                <w:hideMark/>
              </w:tcPr>
            </w:tcPrChange>
          </w:tcPr>
          <w:p w14:paraId="26A9147E" w14:textId="77777777" w:rsidR="00F97B92" w:rsidRPr="007B6C8E" w:rsidRDefault="00F97B92">
            <w:pPr>
              <w:rPr>
                <w:ins w:id="1920" w:author="Nguyen Thi Thuy Duong" w:date="2019-12-17T16:36:00Z"/>
                <w:rPrChange w:id="1921" w:author="Nguyen Thi Thuy Duong" w:date="2019-12-23T23:50:00Z">
                  <w:rPr>
                    <w:ins w:id="1922" w:author="Nguyen Thi Thuy Duong" w:date="2019-12-17T16:36:00Z"/>
                    <w:rFonts w:ascii="Times New Roman" w:hAnsi="Times New Roman" w:cs="Times New Roman"/>
                    <w:sz w:val="15"/>
                    <w:szCs w:val="15"/>
                  </w:rPr>
                </w:rPrChange>
              </w:rPr>
              <w:pPrChange w:id="1923" w:author="Nguyen Thi Thuy Duong" w:date="2019-12-23T23:50:00Z">
                <w:pPr>
                  <w:widowControl/>
                  <w:suppressAutoHyphens w:val="0"/>
                  <w:spacing w:after="0"/>
                  <w:contextualSpacing/>
                  <w:jc w:val="left"/>
                </w:pPr>
              </w:pPrChange>
            </w:pPr>
            <w:ins w:id="1924" w:author="Nguyen Thi Thuy Duong" w:date="2019-12-17T16:36:00Z">
              <w:r w:rsidRPr="007B6C8E">
                <w:rPr>
                  <w:rPrChange w:id="1925" w:author="Nguyen Thi Thuy Duong" w:date="2019-12-23T23:50:00Z">
                    <w:rPr>
                      <w:rFonts w:ascii="Times New Roman" w:hAnsi="Times New Roman" w:cs="Times New Roman"/>
                      <w:sz w:val="15"/>
                      <w:szCs w:val="15"/>
                    </w:rPr>
                  </w:rPrChange>
                </w:rPr>
                <w:t>1.Phân tích hệ thống</w:t>
              </w:r>
            </w:ins>
          </w:p>
        </w:tc>
        <w:tc>
          <w:tcPr>
            <w:tcW w:w="1079" w:type="dxa"/>
            <w:vMerge w:val="restart"/>
            <w:tcBorders>
              <w:top w:val="single" w:sz="4" w:space="0" w:color="auto"/>
              <w:left w:val="single" w:sz="4" w:space="0" w:color="auto"/>
              <w:bottom w:val="single" w:sz="4" w:space="0" w:color="auto"/>
              <w:right w:val="single" w:sz="4" w:space="0" w:color="auto"/>
            </w:tcBorders>
            <w:hideMark/>
            <w:tcPrChange w:id="1926"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3F83FC17" w14:textId="77777777" w:rsidR="00F97B92" w:rsidRPr="007B6C8E" w:rsidRDefault="00F97B92">
            <w:pPr>
              <w:rPr>
                <w:ins w:id="1927" w:author="Nguyen Thi Thuy Duong" w:date="2019-12-17T16:36:00Z"/>
                <w:rPrChange w:id="1928" w:author="Nguyen Thi Thuy Duong" w:date="2019-12-23T23:50:00Z">
                  <w:rPr>
                    <w:ins w:id="1929" w:author="Nguyen Thi Thuy Duong" w:date="2019-12-17T16:36:00Z"/>
                    <w:rFonts w:ascii="Times New Roman" w:hAnsi="Times New Roman" w:cs="Times New Roman"/>
                    <w:sz w:val="15"/>
                    <w:szCs w:val="15"/>
                  </w:rPr>
                </w:rPrChange>
              </w:rPr>
              <w:pPrChange w:id="1930" w:author="Nguyen Thi Thuy Duong" w:date="2019-12-23T23:50:00Z">
                <w:pPr>
                  <w:jc w:val="left"/>
                </w:pPr>
              </w:pPrChange>
            </w:pPr>
            <w:ins w:id="1931" w:author="Nguyen Thi Thuy Duong" w:date="2019-12-17T16:36:00Z">
              <w:r w:rsidRPr="007B6C8E">
                <w:rPr>
                  <w:rPrChange w:id="1932" w:author="Nguyen Thi Thuy Duong" w:date="2019-12-23T23:50:00Z">
                    <w:rPr>
                      <w:rFonts w:ascii="Times New Roman" w:hAnsi="Times New Roman" w:cs="Times New Roman"/>
                      <w:sz w:val="15"/>
                      <w:szCs w:val="15"/>
                    </w:rPr>
                  </w:rPrChange>
                </w:rPr>
                <w:t>1.1. Phân tích quy trình nghiệp vụ của hệ thống</w:t>
              </w:r>
            </w:ins>
          </w:p>
        </w:tc>
        <w:tc>
          <w:tcPr>
            <w:tcW w:w="1233" w:type="dxa"/>
            <w:tcBorders>
              <w:top w:val="single" w:sz="4" w:space="0" w:color="auto"/>
              <w:left w:val="single" w:sz="4" w:space="0" w:color="auto"/>
              <w:bottom w:val="single" w:sz="4" w:space="0" w:color="auto"/>
              <w:right w:val="single" w:sz="4" w:space="0" w:color="auto"/>
            </w:tcBorders>
            <w:hideMark/>
            <w:tcPrChange w:id="1933"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456AE1C9" w14:textId="77777777" w:rsidR="00F97B92" w:rsidRPr="007B6C8E" w:rsidRDefault="00F97B92">
            <w:pPr>
              <w:rPr>
                <w:ins w:id="1934" w:author="Nguyen Thi Thuy Duong" w:date="2019-12-17T16:36:00Z"/>
                <w:rPrChange w:id="1935" w:author="Nguyen Thi Thuy Duong" w:date="2019-12-23T23:50:00Z">
                  <w:rPr>
                    <w:ins w:id="1936" w:author="Nguyen Thi Thuy Duong" w:date="2019-12-17T16:36:00Z"/>
                    <w:rFonts w:ascii="Times New Roman" w:hAnsi="Times New Roman" w:cs="Times New Roman"/>
                    <w:sz w:val="15"/>
                    <w:szCs w:val="15"/>
                  </w:rPr>
                </w:rPrChange>
              </w:rPr>
              <w:pPrChange w:id="1937" w:author="Nguyen Thi Thuy Duong" w:date="2019-12-23T23:50:00Z">
                <w:pPr>
                  <w:jc w:val="left"/>
                </w:pPr>
              </w:pPrChange>
            </w:pPr>
            <w:ins w:id="1938" w:author="Nguyen Thi Thuy Duong" w:date="2019-12-17T16:36:00Z">
              <w:r w:rsidRPr="007B6C8E">
                <w:rPr>
                  <w:rPrChange w:id="1939" w:author="Nguyen Thi Thuy Duong" w:date="2019-12-23T23:50:00Z">
                    <w:rPr>
                      <w:rFonts w:ascii="Times New Roman" w:hAnsi="Times New Roman" w:cs="Times New Roman"/>
                      <w:sz w:val="15"/>
                      <w:szCs w:val="15"/>
                    </w:rPr>
                  </w:rPrChange>
                </w:rPr>
                <w:t>1.1.1. Phân tích và thiết kế</w:t>
              </w:r>
            </w:ins>
          </w:p>
        </w:tc>
        <w:tc>
          <w:tcPr>
            <w:tcW w:w="1145" w:type="dxa"/>
            <w:tcBorders>
              <w:top w:val="single" w:sz="4" w:space="0" w:color="auto"/>
              <w:left w:val="single" w:sz="4" w:space="0" w:color="auto"/>
              <w:bottom w:val="single" w:sz="4" w:space="0" w:color="auto"/>
              <w:right w:val="single" w:sz="4" w:space="0" w:color="auto"/>
            </w:tcBorders>
            <w:tcPrChange w:id="1940"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3064B749" w14:textId="77777777" w:rsidR="00F97B92" w:rsidRPr="007B6C8E" w:rsidRDefault="00F97B92">
            <w:pPr>
              <w:rPr>
                <w:ins w:id="1941" w:author="Nguyen Thi Thuy Duong" w:date="2019-12-17T16:36:00Z"/>
                <w:rPrChange w:id="1942" w:author="Nguyen Thi Thuy Duong" w:date="2019-12-23T23:50:00Z">
                  <w:rPr>
                    <w:ins w:id="1943" w:author="Nguyen Thi Thuy Duong" w:date="2019-12-17T16:36:00Z"/>
                    <w:rFonts w:ascii="Times New Roman" w:hAnsi="Times New Roman" w:cs="Times New Roman"/>
                    <w:sz w:val="15"/>
                    <w:szCs w:val="15"/>
                  </w:rPr>
                </w:rPrChange>
              </w:rPr>
              <w:pPrChange w:id="1944"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1945"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2D82823" w14:textId="77777777" w:rsidR="00F97B92" w:rsidRPr="007B6C8E" w:rsidRDefault="00F97B92">
            <w:pPr>
              <w:rPr>
                <w:ins w:id="1946" w:author="Nguyen Thi Thuy Duong" w:date="2019-12-17T16:36:00Z"/>
                <w:rPrChange w:id="1947" w:author="Nguyen Thi Thuy Duong" w:date="2019-12-23T23:50:00Z">
                  <w:rPr>
                    <w:ins w:id="1948" w:author="Nguyen Thi Thuy Duong" w:date="2019-12-17T16:36:00Z"/>
                    <w:rFonts w:ascii="Times New Roman" w:hAnsi="Times New Roman" w:cs="Times New Roman"/>
                    <w:sz w:val="15"/>
                    <w:szCs w:val="15"/>
                  </w:rPr>
                </w:rPrChange>
              </w:rPr>
              <w:pPrChange w:id="1949" w:author="Nguyen Thi Thuy Duong" w:date="2019-12-23T23:50:00Z">
                <w:pPr>
                  <w:jc w:val="left"/>
                </w:pPr>
              </w:pPrChange>
            </w:pPr>
            <w:ins w:id="1950" w:author="Nguyen Thi Thuy Duong" w:date="2019-12-17T16:36:00Z">
              <w:r w:rsidRPr="007B6C8E">
                <w:rPr>
                  <w:rPrChange w:id="1951" w:author="Nguyen Thi Thuy Duong" w:date="2019-12-23T23:50:00Z">
                    <w:rPr>
                      <w:rFonts w:ascii="Times New Roman" w:hAnsi="Times New Roman" w:cs="Times New Roman"/>
                      <w:sz w:val="15"/>
                      <w:szCs w:val="15"/>
                    </w:rPr>
                  </w:rPrChange>
                </w:rPr>
                <w:t>01/12/2019</w:t>
              </w:r>
            </w:ins>
          </w:p>
        </w:tc>
        <w:tc>
          <w:tcPr>
            <w:tcW w:w="1954" w:type="dxa"/>
            <w:tcBorders>
              <w:top w:val="single" w:sz="4" w:space="0" w:color="auto"/>
              <w:left w:val="single" w:sz="4" w:space="0" w:color="auto"/>
              <w:bottom w:val="single" w:sz="4" w:space="0" w:color="auto"/>
              <w:right w:val="single" w:sz="4" w:space="0" w:color="auto"/>
            </w:tcBorders>
            <w:hideMark/>
            <w:tcPrChange w:id="1952"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59889E88" w14:textId="77777777" w:rsidR="00F97B92" w:rsidRPr="007B6C8E" w:rsidRDefault="00F97B92">
            <w:pPr>
              <w:rPr>
                <w:ins w:id="1953" w:author="Nguyen Thi Thuy Duong" w:date="2019-12-17T16:36:00Z"/>
                <w:rPrChange w:id="1954" w:author="Nguyen Thi Thuy Duong" w:date="2019-12-23T23:50:00Z">
                  <w:rPr>
                    <w:ins w:id="1955" w:author="Nguyen Thi Thuy Duong" w:date="2019-12-17T16:36:00Z"/>
                    <w:rFonts w:ascii="Times New Roman" w:hAnsi="Times New Roman" w:cs="Times New Roman"/>
                    <w:sz w:val="15"/>
                    <w:szCs w:val="15"/>
                  </w:rPr>
                </w:rPrChange>
              </w:rPr>
              <w:pPrChange w:id="1956" w:author="Nguyen Thi Thuy Duong" w:date="2019-12-23T23:50:00Z">
                <w:pPr>
                  <w:jc w:val="left"/>
                </w:pPr>
              </w:pPrChange>
            </w:pPr>
            <w:ins w:id="1957" w:author="Nguyen Thi Thuy Duong" w:date="2019-12-17T16:36:00Z">
              <w:r w:rsidRPr="007B6C8E">
                <w:rPr>
                  <w:rPrChange w:id="1958" w:author="Nguyen Thi Thuy Duong" w:date="2019-12-23T23:50:00Z">
                    <w:rPr>
                      <w:rFonts w:ascii="Times New Roman" w:hAnsi="Times New Roman" w:cs="Times New Roman"/>
                      <w:sz w:val="15"/>
                      <w:szCs w:val="15"/>
                    </w:rPr>
                  </w:rPrChange>
                </w:rPr>
                <w:t>05/12/2019</w:t>
              </w:r>
            </w:ins>
          </w:p>
        </w:tc>
      </w:tr>
      <w:tr w:rsidR="00F97B92" w:rsidRPr="007B6C8E" w14:paraId="7FEE78D5" w14:textId="77777777" w:rsidTr="00F864E5">
        <w:trPr>
          <w:trHeight w:val="549"/>
          <w:ins w:id="1959" w:author="Nguyen Thi Thuy Duong" w:date="2019-12-17T16:36:00Z"/>
          <w:trPrChange w:id="1960" w:author="Nguyen Thi Thuy Duong" w:date="2019-12-23T23:50:00Z">
            <w:trPr>
              <w:trHeight w:val="549"/>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196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F284751" w14:textId="77777777" w:rsidR="00F97B92" w:rsidRPr="007B6C8E" w:rsidRDefault="00F97B92">
            <w:pPr>
              <w:rPr>
                <w:ins w:id="1962" w:author="Nguyen Thi Thuy Duong" w:date="2019-12-17T16:36:00Z"/>
                <w:rPrChange w:id="1963" w:author="Nguyen Thi Thuy Duong" w:date="2019-12-23T23:50:00Z">
                  <w:rPr>
                    <w:ins w:id="1964" w:author="Nguyen Thi Thuy Duong" w:date="2019-12-17T16:36:00Z"/>
                    <w:rFonts w:ascii="Times New Roman" w:hAnsi="Times New Roman" w:cs="Times New Roman"/>
                    <w:sz w:val="15"/>
                    <w:szCs w:val="15"/>
                  </w:rPr>
                </w:rPrChange>
              </w:rPr>
              <w:pPrChange w:id="1965"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196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744D8E5" w14:textId="77777777" w:rsidR="00F97B92" w:rsidRPr="007B6C8E" w:rsidRDefault="00F97B92">
            <w:pPr>
              <w:rPr>
                <w:ins w:id="1967" w:author="Nguyen Thi Thuy Duong" w:date="2019-12-17T16:36:00Z"/>
                <w:rPrChange w:id="1968" w:author="Nguyen Thi Thuy Duong" w:date="2019-12-23T23:50:00Z">
                  <w:rPr>
                    <w:ins w:id="1969" w:author="Nguyen Thi Thuy Duong" w:date="2019-12-17T16:36:00Z"/>
                    <w:rFonts w:ascii="Times New Roman" w:hAnsi="Times New Roman" w:cs="Times New Roman"/>
                    <w:sz w:val="15"/>
                    <w:szCs w:val="15"/>
                  </w:rPr>
                </w:rPrChange>
              </w:rPr>
              <w:pPrChange w:id="1970"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1971"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2741CDBE" w14:textId="77777777" w:rsidR="00F97B92" w:rsidRPr="007B6C8E" w:rsidRDefault="00F97B92">
            <w:pPr>
              <w:rPr>
                <w:ins w:id="1972" w:author="Nguyen Thi Thuy Duong" w:date="2019-12-17T16:36:00Z"/>
                <w:rPrChange w:id="1973" w:author="Nguyen Thi Thuy Duong" w:date="2019-12-23T23:50:00Z">
                  <w:rPr>
                    <w:ins w:id="1974" w:author="Nguyen Thi Thuy Duong" w:date="2019-12-17T16:36:00Z"/>
                    <w:rFonts w:ascii="Times New Roman" w:hAnsi="Times New Roman" w:cs="Times New Roman"/>
                    <w:sz w:val="15"/>
                    <w:szCs w:val="15"/>
                  </w:rPr>
                </w:rPrChange>
              </w:rPr>
              <w:pPrChange w:id="1975" w:author="Nguyen Thi Thuy Duong" w:date="2019-12-23T23:50:00Z">
                <w:pPr>
                  <w:jc w:val="left"/>
                </w:pPr>
              </w:pPrChange>
            </w:pPr>
            <w:ins w:id="1976" w:author="Nguyen Thi Thuy Duong" w:date="2019-12-17T16:36:00Z">
              <w:r w:rsidRPr="007B6C8E">
                <w:rPr>
                  <w:rPrChange w:id="1977" w:author="Nguyen Thi Thuy Duong" w:date="2019-12-23T23:50:00Z">
                    <w:rPr>
                      <w:rFonts w:ascii="Times New Roman" w:hAnsi="Times New Roman" w:cs="Times New Roman"/>
                      <w:sz w:val="15"/>
                      <w:szCs w:val="15"/>
                    </w:rPr>
                  </w:rPrChange>
                </w:rPr>
                <w:t xml:space="preserve">1.1.2. Review   </w:t>
              </w:r>
            </w:ins>
          </w:p>
        </w:tc>
        <w:tc>
          <w:tcPr>
            <w:tcW w:w="1145" w:type="dxa"/>
            <w:tcBorders>
              <w:top w:val="single" w:sz="4" w:space="0" w:color="auto"/>
              <w:left w:val="single" w:sz="4" w:space="0" w:color="auto"/>
              <w:bottom w:val="single" w:sz="4" w:space="0" w:color="auto"/>
              <w:right w:val="single" w:sz="4" w:space="0" w:color="auto"/>
            </w:tcBorders>
            <w:tcPrChange w:id="1978"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227EB1F0" w14:textId="77777777" w:rsidR="00F97B92" w:rsidRPr="007B6C8E" w:rsidRDefault="00F97B92">
            <w:pPr>
              <w:rPr>
                <w:ins w:id="1979" w:author="Nguyen Thi Thuy Duong" w:date="2019-12-17T16:36:00Z"/>
                <w:rPrChange w:id="1980" w:author="Nguyen Thi Thuy Duong" w:date="2019-12-23T23:50:00Z">
                  <w:rPr>
                    <w:ins w:id="1981" w:author="Nguyen Thi Thuy Duong" w:date="2019-12-17T16:36:00Z"/>
                    <w:rFonts w:ascii="Times New Roman" w:hAnsi="Times New Roman" w:cs="Times New Roman"/>
                    <w:sz w:val="15"/>
                    <w:szCs w:val="15"/>
                  </w:rPr>
                </w:rPrChange>
              </w:rPr>
              <w:pPrChange w:id="1982"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1983"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17D1BB3" w14:textId="77777777" w:rsidR="00F97B92" w:rsidRPr="007B6C8E" w:rsidRDefault="00F97B92">
            <w:pPr>
              <w:rPr>
                <w:ins w:id="1984" w:author="Nguyen Thi Thuy Duong" w:date="2019-12-17T16:36:00Z"/>
                <w:rPrChange w:id="1985" w:author="Nguyen Thi Thuy Duong" w:date="2019-12-23T23:50:00Z">
                  <w:rPr>
                    <w:ins w:id="1986" w:author="Nguyen Thi Thuy Duong" w:date="2019-12-17T16:36:00Z"/>
                    <w:rFonts w:ascii="Times New Roman" w:hAnsi="Times New Roman" w:cs="Times New Roman"/>
                    <w:sz w:val="15"/>
                    <w:szCs w:val="15"/>
                  </w:rPr>
                </w:rPrChange>
              </w:rPr>
              <w:pPrChange w:id="1987" w:author="Nguyen Thi Thuy Duong" w:date="2019-12-23T23:50:00Z">
                <w:pPr>
                  <w:jc w:val="left"/>
                </w:pPr>
              </w:pPrChange>
            </w:pPr>
            <w:ins w:id="1988" w:author="Nguyen Thi Thuy Duong" w:date="2019-12-17T16:36:00Z">
              <w:r w:rsidRPr="007B6C8E">
                <w:rPr>
                  <w:rPrChange w:id="1989" w:author="Nguyen Thi Thuy Duong" w:date="2019-12-23T23:50:00Z">
                    <w:rPr>
                      <w:rFonts w:ascii="Times New Roman" w:hAnsi="Times New Roman" w:cs="Times New Roman"/>
                      <w:sz w:val="15"/>
                      <w:szCs w:val="15"/>
                    </w:rPr>
                  </w:rPrChange>
                </w:rPr>
                <w:t>06/12/2019</w:t>
              </w:r>
            </w:ins>
          </w:p>
        </w:tc>
        <w:tc>
          <w:tcPr>
            <w:tcW w:w="1954" w:type="dxa"/>
            <w:tcBorders>
              <w:top w:val="single" w:sz="4" w:space="0" w:color="auto"/>
              <w:left w:val="single" w:sz="4" w:space="0" w:color="auto"/>
              <w:bottom w:val="single" w:sz="4" w:space="0" w:color="auto"/>
              <w:right w:val="single" w:sz="4" w:space="0" w:color="auto"/>
            </w:tcBorders>
            <w:hideMark/>
            <w:tcPrChange w:id="1990"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79CA839" w14:textId="77777777" w:rsidR="00F97B92" w:rsidRPr="007B6C8E" w:rsidRDefault="00F97B92">
            <w:pPr>
              <w:rPr>
                <w:ins w:id="1991" w:author="Nguyen Thi Thuy Duong" w:date="2019-12-17T16:36:00Z"/>
                <w:rPrChange w:id="1992" w:author="Nguyen Thi Thuy Duong" w:date="2019-12-23T23:50:00Z">
                  <w:rPr>
                    <w:ins w:id="1993" w:author="Nguyen Thi Thuy Duong" w:date="2019-12-17T16:36:00Z"/>
                    <w:rFonts w:ascii="Times New Roman" w:hAnsi="Times New Roman" w:cs="Times New Roman"/>
                    <w:sz w:val="15"/>
                    <w:szCs w:val="15"/>
                  </w:rPr>
                </w:rPrChange>
              </w:rPr>
              <w:pPrChange w:id="1994" w:author="Nguyen Thi Thuy Duong" w:date="2019-12-23T23:50:00Z">
                <w:pPr>
                  <w:jc w:val="left"/>
                </w:pPr>
              </w:pPrChange>
            </w:pPr>
            <w:ins w:id="1995" w:author="Nguyen Thi Thuy Duong" w:date="2019-12-17T16:36:00Z">
              <w:r w:rsidRPr="007B6C8E">
                <w:rPr>
                  <w:rPrChange w:id="1996" w:author="Nguyen Thi Thuy Duong" w:date="2019-12-23T23:50:00Z">
                    <w:rPr>
                      <w:rFonts w:ascii="Times New Roman" w:hAnsi="Times New Roman" w:cs="Times New Roman"/>
                      <w:sz w:val="15"/>
                      <w:szCs w:val="15"/>
                    </w:rPr>
                  </w:rPrChange>
                </w:rPr>
                <w:t>06/12/2019</w:t>
              </w:r>
            </w:ins>
          </w:p>
        </w:tc>
      </w:tr>
      <w:tr w:rsidR="00F97B92" w:rsidRPr="007B6C8E" w14:paraId="4B766D76" w14:textId="77777777" w:rsidTr="00F864E5">
        <w:trPr>
          <w:trHeight w:val="402"/>
          <w:ins w:id="1997" w:author="Nguyen Thi Thuy Duong" w:date="2019-12-17T16:36:00Z"/>
          <w:trPrChange w:id="1998" w:author="Nguyen Thi Thuy Duong" w:date="2019-12-23T23:50:00Z">
            <w:trPr>
              <w:trHeight w:val="402"/>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199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A9E7352" w14:textId="77777777" w:rsidR="00F97B92" w:rsidRPr="007B6C8E" w:rsidRDefault="00F97B92">
            <w:pPr>
              <w:rPr>
                <w:ins w:id="2000" w:author="Nguyen Thi Thuy Duong" w:date="2019-12-17T16:36:00Z"/>
                <w:rPrChange w:id="2001" w:author="Nguyen Thi Thuy Duong" w:date="2019-12-23T23:50:00Z">
                  <w:rPr>
                    <w:ins w:id="2002" w:author="Nguyen Thi Thuy Duong" w:date="2019-12-17T16:36:00Z"/>
                    <w:rFonts w:ascii="Times New Roman" w:hAnsi="Times New Roman" w:cs="Times New Roman"/>
                    <w:sz w:val="15"/>
                    <w:szCs w:val="15"/>
                  </w:rPr>
                </w:rPrChange>
              </w:rPr>
              <w:pPrChange w:id="2003"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2004"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2BBAF904" w14:textId="77777777" w:rsidR="00F97B92" w:rsidRPr="007B6C8E" w:rsidRDefault="00F97B92">
            <w:pPr>
              <w:rPr>
                <w:ins w:id="2005" w:author="Nguyen Thi Thuy Duong" w:date="2019-12-17T16:36:00Z"/>
                <w:rPrChange w:id="2006" w:author="Nguyen Thi Thuy Duong" w:date="2019-12-23T23:50:00Z">
                  <w:rPr>
                    <w:ins w:id="2007" w:author="Nguyen Thi Thuy Duong" w:date="2019-12-17T16:36:00Z"/>
                    <w:rFonts w:ascii="Times New Roman" w:hAnsi="Times New Roman" w:cs="Times New Roman"/>
                    <w:sz w:val="15"/>
                    <w:szCs w:val="15"/>
                  </w:rPr>
                </w:rPrChange>
              </w:rPr>
              <w:pPrChange w:id="2008" w:author="Nguyen Thi Thuy Duong" w:date="2019-12-23T23:50:00Z">
                <w:pPr>
                  <w:jc w:val="left"/>
                </w:pPr>
              </w:pPrChange>
            </w:pPr>
            <w:ins w:id="2009" w:author="Nguyen Thi Thuy Duong" w:date="2019-12-17T16:36:00Z">
              <w:r w:rsidRPr="007B6C8E">
                <w:rPr>
                  <w:rPrChange w:id="2010" w:author="Nguyen Thi Thuy Duong" w:date="2019-12-23T23:50:00Z">
                    <w:rPr>
                      <w:rFonts w:ascii="Times New Roman" w:hAnsi="Times New Roman" w:cs="Times New Roman"/>
                      <w:sz w:val="15"/>
                      <w:szCs w:val="15"/>
                    </w:rPr>
                  </w:rPrChange>
                </w:rPr>
                <w:t xml:space="preserve">1.2. Phân tích các yêu cầu phi chức </w:t>
              </w:r>
              <w:r w:rsidRPr="007B6C8E">
                <w:rPr>
                  <w:rPrChange w:id="2011" w:author="Nguyen Thi Thuy Duong" w:date="2019-12-23T23:50:00Z">
                    <w:rPr>
                      <w:rFonts w:ascii="Times New Roman" w:hAnsi="Times New Roman" w:cs="Times New Roman"/>
                      <w:sz w:val="15"/>
                      <w:szCs w:val="15"/>
                    </w:rPr>
                  </w:rPrChange>
                </w:rPr>
                <w:lastRenderedPageBreak/>
                <w:t>năng</w:t>
              </w:r>
            </w:ins>
          </w:p>
        </w:tc>
        <w:tc>
          <w:tcPr>
            <w:tcW w:w="1233" w:type="dxa"/>
            <w:tcBorders>
              <w:top w:val="single" w:sz="4" w:space="0" w:color="auto"/>
              <w:left w:val="single" w:sz="4" w:space="0" w:color="auto"/>
              <w:bottom w:val="single" w:sz="4" w:space="0" w:color="auto"/>
              <w:right w:val="single" w:sz="4" w:space="0" w:color="auto"/>
            </w:tcBorders>
            <w:hideMark/>
            <w:tcPrChange w:id="2012"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3EEFDB68" w14:textId="77777777" w:rsidR="00F97B92" w:rsidRPr="007B6C8E" w:rsidRDefault="00F97B92">
            <w:pPr>
              <w:rPr>
                <w:ins w:id="2013" w:author="Nguyen Thi Thuy Duong" w:date="2019-12-17T16:36:00Z"/>
                <w:rPrChange w:id="2014" w:author="Nguyen Thi Thuy Duong" w:date="2019-12-23T23:50:00Z">
                  <w:rPr>
                    <w:ins w:id="2015" w:author="Nguyen Thi Thuy Duong" w:date="2019-12-17T16:36:00Z"/>
                    <w:rFonts w:ascii="Times New Roman" w:hAnsi="Times New Roman" w:cs="Times New Roman"/>
                    <w:sz w:val="15"/>
                    <w:szCs w:val="15"/>
                  </w:rPr>
                </w:rPrChange>
              </w:rPr>
              <w:pPrChange w:id="2016" w:author="Nguyen Thi Thuy Duong" w:date="2019-12-23T23:50:00Z">
                <w:pPr>
                  <w:jc w:val="left"/>
                </w:pPr>
              </w:pPrChange>
            </w:pPr>
            <w:ins w:id="2017" w:author="Nguyen Thi Thuy Duong" w:date="2019-12-17T16:36:00Z">
              <w:r w:rsidRPr="007B6C8E">
                <w:rPr>
                  <w:rPrChange w:id="2018" w:author="Nguyen Thi Thuy Duong" w:date="2019-12-23T23:50:00Z">
                    <w:rPr>
                      <w:rFonts w:ascii="Times New Roman" w:hAnsi="Times New Roman" w:cs="Times New Roman"/>
                      <w:sz w:val="15"/>
                      <w:szCs w:val="15"/>
                    </w:rPr>
                  </w:rPrChange>
                </w:rPr>
                <w:lastRenderedPageBreak/>
                <w:t>1.2.1. Phân tích và thiết kế</w:t>
              </w:r>
            </w:ins>
          </w:p>
        </w:tc>
        <w:tc>
          <w:tcPr>
            <w:tcW w:w="1145" w:type="dxa"/>
            <w:tcBorders>
              <w:top w:val="single" w:sz="4" w:space="0" w:color="auto"/>
              <w:left w:val="single" w:sz="4" w:space="0" w:color="auto"/>
              <w:bottom w:val="single" w:sz="4" w:space="0" w:color="auto"/>
              <w:right w:val="single" w:sz="4" w:space="0" w:color="auto"/>
            </w:tcBorders>
            <w:tcPrChange w:id="2019"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12C0ED2A" w14:textId="77777777" w:rsidR="00F97B92" w:rsidRPr="007B6C8E" w:rsidRDefault="00F97B92">
            <w:pPr>
              <w:rPr>
                <w:ins w:id="2020" w:author="Nguyen Thi Thuy Duong" w:date="2019-12-17T16:36:00Z"/>
                <w:rPrChange w:id="2021" w:author="Nguyen Thi Thuy Duong" w:date="2019-12-23T23:50:00Z">
                  <w:rPr>
                    <w:ins w:id="2022" w:author="Nguyen Thi Thuy Duong" w:date="2019-12-17T16:36:00Z"/>
                    <w:rFonts w:ascii="Times New Roman" w:hAnsi="Times New Roman" w:cs="Times New Roman"/>
                    <w:sz w:val="15"/>
                    <w:szCs w:val="15"/>
                  </w:rPr>
                </w:rPrChange>
              </w:rPr>
              <w:pPrChange w:id="2023"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024"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0E572992" w14:textId="77777777" w:rsidR="00F97B92" w:rsidRPr="007B6C8E" w:rsidRDefault="00F97B92">
            <w:pPr>
              <w:rPr>
                <w:ins w:id="2025" w:author="Nguyen Thi Thuy Duong" w:date="2019-12-17T16:36:00Z"/>
                <w:rPrChange w:id="2026" w:author="Nguyen Thi Thuy Duong" w:date="2019-12-23T23:50:00Z">
                  <w:rPr>
                    <w:ins w:id="2027" w:author="Nguyen Thi Thuy Duong" w:date="2019-12-17T16:36:00Z"/>
                    <w:rFonts w:ascii="Times New Roman" w:hAnsi="Times New Roman" w:cs="Times New Roman"/>
                    <w:sz w:val="15"/>
                    <w:szCs w:val="15"/>
                  </w:rPr>
                </w:rPrChange>
              </w:rPr>
              <w:pPrChange w:id="2028" w:author="Nguyen Thi Thuy Duong" w:date="2019-12-23T23:50:00Z">
                <w:pPr>
                  <w:jc w:val="left"/>
                </w:pPr>
              </w:pPrChange>
            </w:pPr>
            <w:ins w:id="2029" w:author="Nguyen Thi Thuy Duong" w:date="2019-12-17T16:36:00Z">
              <w:r w:rsidRPr="007B6C8E">
                <w:rPr>
                  <w:rPrChange w:id="2030" w:author="Nguyen Thi Thuy Duong" w:date="2019-12-23T23:50:00Z">
                    <w:rPr>
                      <w:rFonts w:ascii="Times New Roman" w:hAnsi="Times New Roman" w:cs="Times New Roman"/>
                      <w:sz w:val="15"/>
                      <w:szCs w:val="15"/>
                    </w:rPr>
                  </w:rPrChange>
                </w:rPr>
                <w:t>01/12/2019</w:t>
              </w:r>
            </w:ins>
          </w:p>
        </w:tc>
        <w:tc>
          <w:tcPr>
            <w:tcW w:w="1954" w:type="dxa"/>
            <w:tcBorders>
              <w:top w:val="single" w:sz="4" w:space="0" w:color="auto"/>
              <w:left w:val="single" w:sz="4" w:space="0" w:color="auto"/>
              <w:bottom w:val="single" w:sz="4" w:space="0" w:color="auto"/>
              <w:right w:val="single" w:sz="4" w:space="0" w:color="auto"/>
            </w:tcBorders>
            <w:hideMark/>
            <w:tcPrChange w:id="2031"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40E27A30" w14:textId="77777777" w:rsidR="00F97B92" w:rsidRPr="007B6C8E" w:rsidRDefault="00F97B92">
            <w:pPr>
              <w:rPr>
                <w:ins w:id="2032" w:author="Nguyen Thi Thuy Duong" w:date="2019-12-17T16:36:00Z"/>
                <w:rPrChange w:id="2033" w:author="Nguyen Thi Thuy Duong" w:date="2019-12-23T23:50:00Z">
                  <w:rPr>
                    <w:ins w:id="2034" w:author="Nguyen Thi Thuy Duong" w:date="2019-12-17T16:36:00Z"/>
                    <w:rFonts w:ascii="Times New Roman" w:hAnsi="Times New Roman" w:cs="Times New Roman"/>
                    <w:sz w:val="15"/>
                    <w:szCs w:val="15"/>
                  </w:rPr>
                </w:rPrChange>
              </w:rPr>
              <w:pPrChange w:id="2035" w:author="Nguyen Thi Thuy Duong" w:date="2019-12-23T23:50:00Z">
                <w:pPr>
                  <w:jc w:val="left"/>
                </w:pPr>
              </w:pPrChange>
            </w:pPr>
            <w:ins w:id="2036" w:author="Nguyen Thi Thuy Duong" w:date="2019-12-17T16:36:00Z">
              <w:r w:rsidRPr="007B6C8E">
                <w:rPr>
                  <w:rPrChange w:id="2037" w:author="Nguyen Thi Thuy Duong" w:date="2019-12-23T23:50:00Z">
                    <w:rPr>
                      <w:rFonts w:ascii="Times New Roman" w:hAnsi="Times New Roman" w:cs="Times New Roman"/>
                      <w:sz w:val="15"/>
                      <w:szCs w:val="15"/>
                    </w:rPr>
                  </w:rPrChange>
                </w:rPr>
                <w:t>05/12/2019</w:t>
              </w:r>
            </w:ins>
          </w:p>
        </w:tc>
      </w:tr>
      <w:tr w:rsidR="00F97B92" w:rsidRPr="007B6C8E" w14:paraId="6928A49E" w14:textId="77777777" w:rsidTr="00F864E5">
        <w:trPr>
          <w:trHeight w:val="336"/>
          <w:ins w:id="2038" w:author="Nguyen Thi Thuy Duong" w:date="2019-12-17T16:36:00Z"/>
          <w:trPrChange w:id="2039" w:author="Nguyen Thi Thuy Duong" w:date="2019-12-23T23:50:00Z">
            <w:trPr>
              <w:trHeight w:val="336"/>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04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9522288" w14:textId="77777777" w:rsidR="00F97B92" w:rsidRPr="007B6C8E" w:rsidRDefault="00F97B92">
            <w:pPr>
              <w:rPr>
                <w:ins w:id="2041" w:author="Nguyen Thi Thuy Duong" w:date="2019-12-17T16:36:00Z"/>
                <w:rPrChange w:id="2042" w:author="Nguyen Thi Thuy Duong" w:date="2019-12-23T23:50:00Z">
                  <w:rPr>
                    <w:ins w:id="2043" w:author="Nguyen Thi Thuy Duong" w:date="2019-12-17T16:36:00Z"/>
                    <w:rFonts w:ascii="Times New Roman" w:hAnsi="Times New Roman" w:cs="Times New Roman"/>
                    <w:sz w:val="15"/>
                    <w:szCs w:val="15"/>
                  </w:rPr>
                </w:rPrChange>
              </w:rPr>
              <w:pPrChange w:id="2044"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04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F038D00" w14:textId="77777777" w:rsidR="00F97B92" w:rsidRPr="007B6C8E" w:rsidRDefault="00F97B92">
            <w:pPr>
              <w:rPr>
                <w:ins w:id="2046" w:author="Nguyen Thi Thuy Duong" w:date="2019-12-17T16:36:00Z"/>
                <w:rPrChange w:id="2047" w:author="Nguyen Thi Thuy Duong" w:date="2019-12-23T23:50:00Z">
                  <w:rPr>
                    <w:ins w:id="2048" w:author="Nguyen Thi Thuy Duong" w:date="2019-12-17T16:36:00Z"/>
                    <w:rFonts w:ascii="Times New Roman" w:hAnsi="Times New Roman" w:cs="Times New Roman"/>
                    <w:sz w:val="15"/>
                    <w:szCs w:val="15"/>
                  </w:rPr>
                </w:rPrChange>
              </w:rPr>
              <w:pPrChange w:id="2049"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050"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464531C9" w14:textId="77777777" w:rsidR="00F97B92" w:rsidRPr="007B6C8E" w:rsidRDefault="00F97B92">
            <w:pPr>
              <w:rPr>
                <w:ins w:id="2051" w:author="Nguyen Thi Thuy Duong" w:date="2019-12-17T16:36:00Z"/>
                <w:rPrChange w:id="2052" w:author="Nguyen Thi Thuy Duong" w:date="2019-12-23T23:50:00Z">
                  <w:rPr>
                    <w:ins w:id="2053" w:author="Nguyen Thi Thuy Duong" w:date="2019-12-17T16:36:00Z"/>
                    <w:rFonts w:ascii="Times New Roman" w:hAnsi="Times New Roman" w:cs="Times New Roman"/>
                    <w:sz w:val="15"/>
                    <w:szCs w:val="15"/>
                  </w:rPr>
                </w:rPrChange>
              </w:rPr>
              <w:pPrChange w:id="2054" w:author="Nguyen Thi Thuy Duong" w:date="2019-12-23T23:50:00Z">
                <w:pPr>
                  <w:jc w:val="left"/>
                </w:pPr>
              </w:pPrChange>
            </w:pPr>
            <w:ins w:id="2055" w:author="Nguyen Thi Thuy Duong" w:date="2019-12-17T16:36:00Z">
              <w:r w:rsidRPr="007B6C8E">
                <w:rPr>
                  <w:rPrChange w:id="2056" w:author="Nguyen Thi Thuy Duong" w:date="2019-12-23T23:50:00Z">
                    <w:rPr>
                      <w:rFonts w:ascii="Times New Roman" w:hAnsi="Times New Roman" w:cs="Times New Roman"/>
                      <w:sz w:val="15"/>
                      <w:szCs w:val="15"/>
                    </w:rPr>
                  </w:rPrChange>
                </w:rPr>
                <w:t xml:space="preserve">1.2.2. </w:t>
              </w:r>
              <w:r w:rsidRPr="007B6C8E">
                <w:rPr>
                  <w:rPrChange w:id="2057" w:author="Nguyen Thi Thuy Duong" w:date="2019-12-23T23:50:00Z">
                    <w:rPr>
                      <w:rFonts w:ascii="Times New Roman" w:hAnsi="Times New Roman" w:cs="Times New Roman"/>
                      <w:sz w:val="15"/>
                      <w:szCs w:val="15"/>
                    </w:rPr>
                  </w:rPrChange>
                </w:rPr>
                <w:lastRenderedPageBreak/>
                <w:t>Review</w:t>
              </w:r>
            </w:ins>
          </w:p>
        </w:tc>
        <w:tc>
          <w:tcPr>
            <w:tcW w:w="1145" w:type="dxa"/>
            <w:tcBorders>
              <w:top w:val="single" w:sz="4" w:space="0" w:color="auto"/>
              <w:left w:val="single" w:sz="4" w:space="0" w:color="auto"/>
              <w:bottom w:val="single" w:sz="4" w:space="0" w:color="auto"/>
              <w:right w:val="single" w:sz="4" w:space="0" w:color="auto"/>
            </w:tcBorders>
            <w:tcPrChange w:id="2058"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6793BE5D" w14:textId="77777777" w:rsidR="00F97B92" w:rsidRPr="007B6C8E" w:rsidRDefault="00F97B92">
            <w:pPr>
              <w:rPr>
                <w:ins w:id="2059" w:author="Nguyen Thi Thuy Duong" w:date="2019-12-17T16:36:00Z"/>
                <w:rPrChange w:id="2060" w:author="Nguyen Thi Thuy Duong" w:date="2019-12-23T23:50:00Z">
                  <w:rPr>
                    <w:ins w:id="2061" w:author="Nguyen Thi Thuy Duong" w:date="2019-12-17T16:36:00Z"/>
                    <w:rFonts w:ascii="Times New Roman" w:hAnsi="Times New Roman" w:cs="Times New Roman"/>
                    <w:sz w:val="15"/>
                    <w:szCs w:val="15"/>
                  </w:rPr>
                </w:rPrChange>
              </w:rPr>
              <w:pPrChange w:id="2062"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063"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9FAE787" w14:textId="77777777" w:rsidR="00F97B92" w:rsidRPr="007B6C8E" w:rsidRDefault="00F97B92">
            <w:pPr>
              <w:rPr>
                <w:ins w:id="2064" w:author="Nguyen Thi Thuy Duong" w:date="2019-12-17T16:36:00Z"/>
                <w:rPrChange w:id="2065" w:author="Nguyen Thi Thuy Duong" w:date="2019-12-23T23:50:00Z">
                  <w:rPr>
                    <w:ins w:id="2066" w:author="Nguyen Thi Thuy Duong" w:date="2019-12-17T16:36:00Z"/>
                    <w:rFonts w:ascii="Times New Roman" w:hAnsi="Times New Roman" w:cs="Times New Roman"/>
                    <w:sz w:val="15"/>
                    <w:szCs w:val="15"/>
                  </w:rPr>
                </w:rPrChange>
              </w:rPr>
              <w:pPrChange w:id="2067" w:author="Nguyen Thi Thuy Duong" w:date="2019-12-23T23:50:00Z">
                <w:pPr>
                  <w:jc w:val="left"/>
                </w:pPr>
              </w:pPrChange>
            </w:pPr>
            <w:ins w:id="2068" w:author="Nguyen Thi Thuy Duong" w:date="2019-12-17T16:36:00Z">
              <w:r w:rsidRPr="007B6C8E">
                <w:rPr>
                  <w:rPrChange w:id="2069" w:author="Nguyen Thi Thuy Duong" w:date="2019-12-23T23:50:00Z">
                    <w:rPr>
                      <w:rFonts w:ascii="Times New Roman" w:hAnsi="Times New Roman" w:cs="Times New Roman"/>
                      <w:sz w:val="15"/>
                      <w:szCs w:val="15"/>
                    </w:rPr>
                  </w:rPrChange>
                </w:rPr>
                <w:t>06/12/2019</w:t>
              </w:r>
            </w:ins>
          </w:p>
        </w:tc>
        <w:tc>
          <w:tcPr>
            <w:tcW w:w="1954" w:type="dxa"/>
            <w:tcBorders>
              <w:top w:val="single" w:sz="4" w:space="0" w:color="auto"/>
              <w:left w:val="single" w:sz="4" w:space="0" w:color="auto"/>
              <w:bottom w:val="single" w:sz="4" w:space="0" w:color="auto"/>
              <w:right w:val="single" w:sz="4" w:space="0" w:color="auto"/>
            </w:tcBorders>
            <w:hideMark/>
            <w:tcPrChange w:id="2070"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1990F58B" w14:textId="77777777" w:rsidR="00F97B92" w:rsidRPr="007B6C8E" w:rsidRDefault="00F97B92">
            <w:pPr>
              <w:rPr>
                <w:ins w:id="2071" w:author="Nguyen Thi Thuy Duong" w:date="2019-12-17T16:36:00Z"/>
                <w:rPrChange w:id="2072" w:author="Nguyen Thi Thuy Duong" w:date="2019-12-23T23:50:00Z">
                  <w:rPr>
                    <w:ins w:id="2073" w:author="Nguyen Thi Thuy Duong" w:date="2019-12-17T16:36:00Z"/>
                    <w:rFonts w:ascii="Times New Roman" w:hAnsi="Times New Roman" w:cs="Times New Roman"/>
                    <w:sz w:val="15"/>
                    <w:szCs w:val="15"/>
                  </w:rPr>
                </w:rPrChange>
              </w:rPr>
              <w:pPrChange w:id="2074" w:author="Nguyen Thi Thuy Duong" w:date="2019-12-23T23:50:00Z">
                <w:pPr>
                  <w:jc w:val="left"/>
                </w:pPr>
              </w:pPrChange>
            </w:pPr>
            <w:ins w:id="2075" w:author="Nguyen Thi Thuy Duong" w:date="2019-12-17T16:36:00Z">
              <w:r w:rsidRPr="007B6C8E">
                <w:rPr>
                  <w:rPrChange w:id="2076" w:author="Nguyen Thi Thuy Duong" w:date="2019-12-23T23:50:00Z">
                    <w:rPr>
                      <w:rFonts w:ascii="Times New Roman" w:hAnsi="Times New Roman" w:cs="Times New Roman"/>
                      <w:sz w:val="15"/>
                      <w:szCs w:val="15"/>
                    </w:rPr>
                  </w:rPrChange>
                </w:rPr>
                <w:t>06/12/2019</w:t>
              </w:r>
            </w:ins>
          </w:p>
        </w:tc>
      </w:tr>
      <w:tr w:rsidR="00F97B92" w:rsidRPr="007B6C8E" w14:paraId="0BA08176" w14:textId="77777777" w:rsidTr="00F864E5">
        <w:trPr>
          <w:trHeight w:val="268"/>
          <w:ins w:id="2077" w:author="Nguyen Thi Thuy Duong" w:date="2019-12-17T16:36:00Z"/>
          <w:trPrChange w:id="2078" w:author="Nguyen Thi Thuy Duong" w:date="2019-12-23T23:50:00Z">
            <w:trPr>
              <w:trHeight w:val="268"/>
            </w:trPr>
          </w:trPrChange>
        </w:trPr>
        <w:tc>
          <w:tcPr>
            <w:tcW w:w="933" w:type="dxa"/>
            <w:vMerge w:val="restart"/>
            <w:tcBorders>
              <w:top w:val="single" w:sz="4" w:space="0" w:color="auto"/>
              <w:left w:val="single" w:sz="4" w:space="0" w:color="auto"/>
              <w:bottom w:val="single" w:sz="4" w:space="0" w:color="auto"/>
              <w:right w:val="single" w:sz="4" w:space="0" w:color="auto"/>
            </w:tcBorders>
            <w:hideMark/>
            <w:tcPrChange w:id="2079" w:author="Nguyen Thi Thuy Duong" w:date="2019-12-23T23:50:00Z">
              <w:tcPr>
                <w:tcW w:w="1316" w:type="dxa"/>
                <w:vMerge w:val="restart"/>
                <w:tcBorders>
                  <w:top w:val="single" w:sz="4" w:space="0" w:color="auto"/>
                  <w:left w:val="single" w:sz="4" w:space="0" w:color="auto"/>
                  <w:bottom w:val="single" w:sz="4" w:space="0" w:color="auto"/>
                  <w:right w:val="single" w:sz="4" w:space="0" w:color="auto"/>
                </w:tcBorders>
                <w:hideMark/>
              </w:tcPr>
            </w:tcPrChange>
          </w:tcPr>
          <w:p w14:paraId="57403A68" w14:textId="77777777" w:rsidR="00F97B92" w:rsidRPr="007B6C8E" w:rsidRDefault="00F97B92">
            <w:pPr>
              <w:rPr>
                <w:ins w:id="2080" w:author="Nguyen Thi Thuy Duong" w:date="2019-12-17T16:36:00Z"/>
                <w:rPrChange w:id="2081" w:author="Nguyen Thi Thuy Duong" w:date="2019-12-23T23:50:00Z">
                  <w:rPr>
                    <w:ins w:id="2082" w:author="Nguyen Thi Thuy Duong" w:date="2019-12-17T16:36:00Z"/>
                    <w:rFonts w:ascii="Times New Roman" w:hAnsi="Times New Roman" w:cs="Times New Roman"/>
                    <w:sz w:val="15"/>
                    <w:szCs w:val="15"/>
                  </w:rPr>
                </w:rPrChange>
              </w:rPr>
              <w:pPrChange w:id="2083" w:author="Nguyen Thi Thuy Duong" w:date="2019-12-23T23:50:00Z">
                <w:pPr>
                  <w:widowControl/>
                  <w:suppressAutoHyphens w:val="0"/>
                  <w:spacing w:after="0"/>
                  <w:contextualSpacing/>
                  <w:jc w:val="left"/>
                </w:pPr>
              </w:pPrChange>
            </w:pPr>
            <w:ins w:id="2084" w:author="Nguyen Thi Thuy Duong" w:date="2019-12-17T16:36:00Z">
              <w:r w:rsidRPr="007B6C8E">
                <w:rPr>
                  <w:rPrChange w:id="2085" w:author="Nguyen Thi Thuy Duong" w:date="2019-12-23T23:50:00Z">
                    <w:rPr>
                      <w:rFonts w:ascii="Times New Roman" w:hAnsi="Times New Roman" w:cs="Times New Roman"/>
                      <w:sz w:val="15"/>
                      <w:szCs w:val="15"/>
                    </w:rPr>
                  </w:rPrChange>
                </w:rPr>
                <w:lastRenderedPageBreak/>
                <w:t>2.Thiết kế hệ thống</w:t>
              </w:r>
            </w:ins>
          </w:p>
        </w:tc>
        <w:tc>
          <w:tcPr>
            <w:tcW w:w="1079" w:type="dxa"/>
            <w:vMerge w:val="restart"/>
            <w:tcBorders>
              <w:top w:val="single" w:sz="4" w:space="0" w:color="auto"/>
              <w:left w:val="single" w:sz="4" w:space="0" w:color="auto"/>
              <w:bottom w:val="single" w:sz="4" w:space="0" w:color="auto"/>
              <w:right w:val="single" w:sz="4" w:space="0" w:color="auto"/>
            </w:tcBorders>
            <w:hideMark/>
            <w:tcPrChange w:id="2086"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560D8F08" w14:textId="77777777" w:rsidR="00F97B92" w:rsidRPr="007B6C8E" w:rsidRDefault="00F97B92">
            <w:pPr>
              <w:rPr>
                <w:ins w:id="2087" w:author="Nguyen Thi Thuy Duong" w:date="2019-12-17T16:36:00Z"/>
                <w:rPrChange w:id="2088" w:author="Nguyen Thi Thuy Duong" w:date="2019-12-23T23:50:00Z">
                  <w:rPr>
                    <w:ins w:id="2089" w:author="Nguyen Thi Thuy Duong" w:date="2019-12-17T16:36:00Z"/>
                    <w:rFonts w:ascii="Times New Roman" w:hAnsi="Times New Roman" w:cs="Times New Roman"/>
                    <w:sz w:val="15"/>
                    <w:szCs w:val="15"/>
                  </w:rPr>
                </w:rPrChange>
              </w:rPr>
              <w:pPrChange w:id="2090" w:author="Nguyen Thi Thuy Duong" w:date="2019-12-23T23:50:00Z">
                <w:pPr>
                  <w:jc w:val="left"/>
                </w:pPr>
              </w:pPrChange>
            </w:pPr>
            <w:ins w:id="2091" w:author="Nguyen Thi Thuy Duong" w:date="2019-12-17T16:36:00Z">
              <w:r w:rsidRPr="007B6C8E">
                <w:rPr>
                  <w:rPrChange w:id="2092" w:author="Nguyen Thi Thuy Duong" w:date="2019-12-23T23:50:00Z">
                    <w:rPr>
                      <w:rFonts w:ascii="Times New Roman" w:hAnsi="Times New Roman" w:cs="Times New Roman"/>
                      <w:sz w:val="15"/>
                      <w:szCs w:val="15"/>
                    </w:rPr>
                  </w:rPrChange>
                </w:rPr>
                <w:t>2.1. Thiết kế kiến trúc hệ thống</w:t>
              </w:r>
            </w:ins>
          </w:p>
        </w:tc>
        <w:tc>
          <w:tcPr>
            <w:tcW w:w="1233" w:type="dxa"/>
            <w:vMerge w:val="restart"/>
            <w:tcBorders>
              <w:top w:val="single" w:sz="4" w:space="0" w:color="auto"/>
              <w:left w:val="single" w:sz="4" w:space="0" w:color="auto"/>
              <w:bottom w:val="single" w:sz="4" w:space="0" w:color="auto"/>
              <w:right w:val="single" w:sz="4" w:space="0" w:color="auto"/>
            </w:tcBorders>
            <w:hideMark/>
            <w:tcPrChange w:id="2093"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61350B48" w14:textId="77777777" w:rsidR="00F97B92" w:rsidRPr="007B6C8E" w:rsidRDefault="00F97B92">
            <w:pPr>
              <w:rPr>
                <w:ins w:id="2094" w:author="Nguyen Thi Thuy Duong" w:date="2019-12-17T16:36:00Z"/>
                <w:rPrChange w:id="2095" w:author="Nguyen Thi Thuy Duong" w:date="2019-12-23T23:50:00Z">
                  <w:rPr>
                    <w:ins w:id="2096" w:author="Nguyen Thi Thuy Duong" w:date="2019-12-17T16:36:00Z"/>
                    <w:rFonts w:ascii="Times New Roman" w:hAnsi="Times New Roman" w:cs="Times New Roman"/>
                    <w:sz w:val="15"/>
                    <w:szCs w:val="15"/>
                  </w:rPr>
                </w:rPrChange>
              </w:rPr>
              <w:pPrChange w:id="2097" w:author="Nguyen Thi Thuy Duong" w:date="2019-12-23T23:50:00Z">
                <w:pPr>
                  <w:jc w:val="left"/>
                </w:pPr>
              </w:pPrChange>
            </w:pPr>
            <w:ins w:id="2098" w:author="Nguyen Thi Thuy Duong" w:date="2019-12-17T16:36:00Z">
              <w:r w:rsidRPr="007B6C8E">
                <w:rPr>
                  <w:rPrChange w:id="2099" w:author="Nguyen Thi Thuy Duong" w:date="2019-12-23T23:50:00Z">
                    <w:rPr>
                      <w:rFonts w:ascii="Times New Roman" w:hAnsi="Times New Roman" w:cs="Times New Roman"/>
                      <w:sz w:val="15"/>
                      <w:szCs w:val="15"/>
                    </w:rPr>
                  </w:rPrChange>
                </w:rPr>
                <w:t>2.1.1. Thiết kế hành vi của các tác nhân</w:t>
              </w:r>
            </w:ins>
          </w:p>
        </w:tc>
        <w:tc>
          <w:tcPr>
            <w:tcW w:w="1145" w:type="dxa"/>
            <w:tcBorders>
              <w:top w:val="single" w:sz="4" w:space="0" w:color="auto"/>
              <w:left w:val="single" w:sz="4" w:space="0" w:color="auto"/>
              <w:bottom w:val="single" w:sz="4" w:space="0" w:color="auto"/>
              <w:right w:val="single" w:sz="4" w:space="0" w:color="auto"/>
            </w:tcBorders>
            <w:hideMark/>
            <w:tcPrChange w:id="2100"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4AFEC024" w14:textId="77777777" w:rsidR="00F97B92" w:rsidRPr="007B6C8E" w:rsidRDefault="00F97B92">
            <w:pPr>
              <w:rPr>
                <w:ins w:id="2101" w:author="Nguyen Thi Thuy Duong" w:date="2019-12-17T16:36:00Z"/>
                <w:rPrChange w:id="2102" w:author="Nguyen Thi Thuy Duong" w:date="2019-12-23T23:50:00Z">
                  <w:rPr>
                    <w:ins w:id="2103" w:author="Nguyen Thi Thuy Duong" w:date="2019-12-17T16:36:00Z"/>
                    <w:rFonts w:ascii="Times New Roman" w:hAnsi="Times New Roman" w:cs="Times New Roman"/>
                    <w:sz w:val="15"/>
                    <w:szCs w:val="15"/>
                  </w:rPr>
                </w:rPrChange>
              </w:rPr>
              <w:pPrChange w:id="2104" w:author="Nguyen Thi Thuy Duong" w:date="2019-12-23T23:50:00Z">
                <w:pPr>
                  <w:jc w:val="left"/>
                </w:pPr>
              </w:pPrChange>
            </w:pPr>
            <w:ins w:id="2105" w:author="Nguyen Thi Thuy Duong" w:date="2019-12-17T16:36:00Z">
              <w:r w:rsidRPr="007B6C8E">
                <w:rPr>
                  <w:rPrChange w:id="2106" w:author="Nguyen Thi Thuy Duong" w:date="2019-12-23T23:50:00Z">
                    <w:rPr>
                      <w:rFonts w:ascii="Times New Roman" w:hAnsi="Times New Roman" w:cs="Times New Roman"/>
                      <w:sz w:val="15"/>
                      <w:szCs w:val="15"/>
                    </w:rPr>
                  </w:rPrChange>
                </w:rPr>
                <w:t>2.1.1.1. Phân tích</w:t>
              </w:r>
            </w:ins>
          </w:p>
        </w:tc>
        <w:tc>
          <w:tcPr>
            <w:tcW w:w="2426" w:type="dxa"/>
            <w:tcBorders>
              <w:top w:val="single" w:sz="4" w:space="0" w:color="auto"/>
              <w:left w:val="single" w:sz="4" w:space="0" w:color="auto"/>
              <w:bottom w:val="single" w:sz="4" w:space="0" w:color="auto"/>
              <w:right w:val="single" w:sz="4" w:space="0" w:color="auto"/>
            </w:tcBorders>
            <w:hideMark/>
            <w:tcPrChange w:id="2107"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A1E1001" w14:textId="77777777" w:rsidR="00F97B92" w:rsidRPr="007B6C8E" w:rsidRDefault="00F97B92">
            <w:pPr>
              <w:rPr>
                <w:ins w:id="2108" w:author="Nguyen Thi Thuy Duong" w:date="2019-12-17T16:36:00Z"/>
                <w:rPrChange w:id="2109" w:author="Nguyen Thi Thuy Duong" w:date="2019-12-23T23:50:00Z">
                  <w:rPr>
                    <w:ins w:id="2110" w:author="Nguyen Thi Thuy Duong" w:date="2019-12-17T16:36:00Z"/>
                    <w:rFonts w:ascii="Times New Roman" w:hAnsi="Times New Roman" w:cs="Times New Roman"/>
                    <w:sz w:val="15"/>
                    <w:szCs w:val="15"/>
                  </w:rPr>
                </w:rPrChange>
              </w:rPr>
              <w:pPrChange w:id="2111" w:author="Nguyen Thi Thuy Duong" w:date="2019-12-23T23:50:00Z">
                <w:pPr>
                  <w:jc w:val="left"/>
                </w:pPr>
              </w:pPrChange>
            </w:pPr>
            <w:ins w:id="2112" w:author="Nguyen Thi Thuy Duong" w:date="2019-12-17T16:36:00Z">
              <w:r w:rsidRPr="007B6C8E">
                <w:rPr>
                  <w:rPrChange w:id="2113" w:author="Nguyen Thi Thuy Duong" w:date="2019-12-23T23:50:00Z">
                    <w:rPr>
                      <w:rFonts w:ascii="Times New Roman" w:hAnsi="Times New Roman" w:cs="Times New Roman"/>
                      <w:sz w:val="15"/>
                      <w:szCs w:val="15"/>
                    </w:rPr>
                  </w:rPrChange>
                </w:rPr>
                <w:t>07/12/2019</w:t>
              </w:r>
            </w:ins>
          </w:p>
        </w:tc>
        <w:tc>
          <w:tcPr>
            <w:tcW w:w="1954" w:type="dxa"/>
            <w:tcBorders>
              <w:top w:val="single" w:sz="4" w:space="0" w:color="auto"/>
              <w:left w:val="single" w:sz="4" w:space="0" w:color="auto"/>
              <w:bottom w:val="single" w:sz="4" w:space="0" w:color="auto"/>
              <w:right w:val="single" w:sz="4" w:space="0" w:color="auto"/>
            </w:tcBorders>
            <w:hideMark/>
            <w:tcPrChange w:id="2114"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5E58B18E" w14:textId="77777777" w:rsidR="00F97B92" w:rsidRPr="007B6C8E" w:rsidRDefault="00F97B92">
            <w:pPr>
              <w:rPr>
                <w:ins w:id="2115" w:author="Nguyen Thi Thuy Duong" w:date="2019-12-17T16:36:00Z"/>
                <w:rPrChange w:id="2116" w:author="Nguyen Thi Thuy Duong" w:date="2019-12-23T23:50:00Z">
                  <w:rPr>
                    <w:ins w:id="2117" w:author="Nguyen Thi Thuy Duong" w:date="2019-12-17T16:36:00Z"/>
                    <w:rFonts w:ascii="Times New Roman" w:hAnsi="Times New Roman" w:cs="Times New Roman"/>
                    <w:sz w:val="15"/>
                    <w:szCs w:val="15"/>
                  </w:rPr>
                </w:rPrChange>
              </w:rPr>
              <w:pPrChange w:id="2118" w:author="Nguyen Thi Thuy Duong" w:date="2019-12-23T23:50:00Z">
                <w:pPr>
                  <w:jc w:val="left"/>
                </w:pPr>
              </w:pPrChange>
            </w:pPr>
            <w:ins w:id="2119" w:author="Nguyen Thi Thuy Duong" w:date="2019-12-17T16:36:00Z">
              <w:r w:rsidRPr="007B6C8E">
                <w:rPr>
                  <w:rPrChange w:id="2120" w:author="Nguyen Thi Thuy Duong" w:date="2019-12-23T23:50:00Z">
                    <w:rPr>
                      <w:rFonts w:ascii="Times New Roman" w:hAnsi="Times New Roman" w:cs="Times New Roman"/>
                      <w:sz w:val="15"/>
                      <w:szCs w:val="15"/>
                    </w:rPr>
                  </w:rPrChange>
                </w:rPr>
                <w:t>09/12/2019</w:t>
              </w:r>
            </w:ins>
          </w:p>
        </w:tc>
      </w:tr>
      <w:tr w:rsidR="00F97B92" w:rsidRPr="007B6C8E" w14:paraId="753A71D1" w14:textId="77777777" w:rsidTr="00F864E5">
        <w:trPr>
          <w:trHeight w:val="268"/>
          <w:ins w:id="2121" w:author="Nguyen Thi Thuy Duong" w:date="2019-12-17T16:36:00Z"/>
          <w:trPrChange w:id="2122"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12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7933C6C" w14:textId="77777777" w:rsidR="00F97B92" w:rsidRPr="007B6C8E" w:rsidRDefault="00F97B92">
            <w:pPr>
              <w:rPr>
                <w:ins w:id="2124" w:author="Nguyen Thi Thuy Duong" w:date="2019-12-17T16:36:00Z"/>
                <w:rPrChange w:id="2125" w:author="Nguyen Thi Thuy Duong" w:date="2019-12-23T23:50:00Z">
                  <w:rPr>
                    <w:ins w:id="2126" w:author="Nguyen Thi Thuy Duong" w:date="2019-12-17T16:36:00Z"/>
                    <w:rFonts w:ascii="Times New Roman" w:hAnsi="Times New Roman" w:cs="Times New Roman"/>
                    <w:sz w:val="15"/>
                    <w:szCs w:val="15"/>
                  </w:rPr>
                </w:rPrChange>
              </w:rPr>
              <w:pPrChange w:id="2127"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12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681C9AF" w14:textId="77777777" w:rsidR="00F97B92" w:rsidRPr="007B6C8E" w:rsidRDefault="00F97B92">
            <w:pPr>
              <w:rPr>
                <w:ins w:id="2129" w:author="Nguyen Thi Thuy Duong" w:date="2019-12-17T16:36:00Z"/>
                <w:rPrChange w:id="2130" w:author="Nguyen Thi Thuy Duong" w:date="2019-12-23T23:50:00Z">
                  <w:rPr>
                    <w:ins w:id="2131" w:author="Nguyen Thi Thuy Duong" w:date="2019-12-17T16:36:00Z"/>
                    <w:rFonts w:ascii="Times New Roman" w:hAnsi="Times New Roman" w:cs="Times New Roman"/>
                    <w:sz w:val="15"/>
                    <w:szCs w:val="15"/>
                  </w:rPr>
                </w:rPrChange>
              </w:rPr>
              <w:pPrChange w:id="2132"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13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C231F3B" w14:textId="77777777" w:rsidR="00F97B92" w:rsidRPr="007B6C8E" w:rsidRDefault="00F97B92">
            <w:pPr>
              <w:rPr>
                <w:ins w:id="2134" w:author="Nguyen Thi Thuy Duong" w:date="2019-12-17T16:36:00Z"/>
                <w:rPrChange w:id="2135" w:author="Nguyen Thi Thuy Duong" w:date="2019-12-23T23:50:00Z">
                  <w:rPr>
                    <w:ins w:id="2136" w:author="Nguyen Thi Thuy Duong" w:date="2019-12-17T16:36:00Z"/>
                    <w:rFonts w:ascii="Times New Roman" w:hAnsi="Times New Roman" w:cs="Times New Roman"/>
                    <w:sz w:val="15"/>
                    <w:szCs w:val="15"/>
                  </w:rPr>
                </w:rPrChange>
              </w:rPr>
              <w:pPrChange w:id="2137"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138"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7A720068" w14:textId="77777777" w:rsidR="00F97B92" w:rsidRPr="007B6C8E" w:rsidRDefault="00F97B92">
            <w:pPr>
              <w:rPr>
                <w:ins w:id="2139" w:author="Nguyen Thi Thuy Duong" w:date="2019-12-17T16:36:00Z"/>
                <w:rPrChange w:id="2140" w:author="Nguyen Thi Thuy Duong" w:date="2019-12-23T23:50:00Z">
                  <w:rPr>
                    <w:ins w:id="2141" w:author="Nguyen Thi Thuy Duong" w:date="2019-12-17T16:36:00Z"/>
                    <w:rFonts w:ascii="Times New Roman" w:hAnsi="Times New Roman" w:cs="Times New Roman"/>
                    <w:sz w:val="15"/>
                    <w:szCs w:val="15"/>
                  </w:rPr>
                </w:rPrChange>
              </w:rPr>
              <w:pPrChange w:id="2142" w:author="Nguyen Thi Thuy Duong" w:date="2019-12-23T23:50:00Z">
                <w:pPr>
                  <w:jc w:val="left"/>
                </w:pPr>
              </w:pPrChange>
            </w:pPr>
            <w:ins w:id="2143" w:author="Nguyen Thi Thuy Duong" w:date="2019-12-17T16:36:00Z">
              <w:r w:rsidRPr="007B6C8E">
                <w:rPr>
                  <w:rPrChange w:id="2144" w:author="Nguyen Thi Thuy Duong" w:date="2019-12-23T23:50:00Z">
                    <w:rPr>
                      <w:rFonts w:ascii="Times New Roman" w:hAnsi="Times New Roman" w:cs="Times New Roman"/>
                      <w:sz w:val="15"/>
                      <w:szCs w:val="15"/>
                    </w:rPr>
                  </w:rPrChange>
                </w:rPr>
                <w:t>2.1.1.2. Thiết kế</w:t>
              </w:r>
            </w:ins>
          </w:p>
        </w:tc>
        <w:tc>
          <w:tcPr>
            <w:tcW w:w="2426" w:type="dxa"/>
            <w:tcBorders>
              <w:top w:val="single" w:sz="4" w:space="0" w:color="auto"/>
              <w:left w:val="single" w:sz="4" w:space="0" w:color="auto"/>
              <w:bottom w:val="single" w:sz="4" w:space="0" w:color="auto"/>
              <w:right w:val="single" w:sz="4" w:space="0" w:color="auto"/>
            </w:tcBorders>
            <w:hideMark/>
            <w:tcPrChange w:id="2145"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02869E28" w14:textId="77777777" w:rsidR="00F97B92" w:rsidRPr="007B6C8E" w:rsidRDefault="00F97B92">
            <w:pPr>
              <w:rPr>
                <w:ins w:id="2146" w:author="Nguyen Thi Thuy Duong" w:date="2019-12-17T16:36:00Z"/>
                <w:rPrChange w:id="2147" w:author="Nguyen Thi Thuy Duong" w:date="2019-12-23T23:50:00Z">
                  <w:rPr>
                    <w:ins w:id="2148" w:author="Nguyen Thi Thuy Duong" w:date="2019-12-17T16:36:00Z"/>
                    <w:rFonts w:ascii="Times New Roman" w:hAnsi="Times New Roman" w:cs="Times New Roman"/>
                    <w:sz w:val="15"/>
                    <w:szCs w:val="15"/>
                  </w:rPr>
                </w:rPrChange>
              </w:rPr>
              <w:pPrChange w:id="2149" w:author="Nguyen Thi Thuy Duong" w:date="2019-12-23T23:50:00Z">
                <w:pPr>
                  <w:jc w:val="left"/>
                </w:pPr>
              </w:pPrChange>
            </w:pPr>
            <w:ins w:id="2150" w:author="Nguyen Thi Thuy Duong" w:date="2019-12-17T16:36:00Z">
              <w:r w:rsidRPr="007B6C8E">
                <w:rPr>
                  <w:rPrChange w:id="2151" w:author="Nguyen Thi Thuy Duong" w:date="2019-12-23T23:50:00Z">
                    <w:rPr>
                      <w:rFonts w:ascii="Times New Roman" w:hAnsi="Times New Roman" w:cs="Times New Roman"/>
                      <w:sz w:val="15"/>
                      <w:szCs w:val="15"/>
                    </w:rPr>
                  </w:rPrChange>
                </w:rPr>
                <w:t>10/12/2019</w:t>
              </w:r>
            </w:ins>
          </w:p>
        </w:tc>
        <w:tc>
          <w:tcPr>
            <w:tcW w:w="1954" w:type="dxa"/>
            <w:tcBorders>
              <w:top w:val="single" w:sz="4" w:space="0" w:color="auto"/>
              <w:left w:val="single" w:sz="4" w:space="0" w:color="auto"/>
              <w:bottom w:val="single" w:sz="4" w:space="0" w:color="auto"/>
              <w:right w:val="single" w:sz="4" w:space="0" w:color="auto"/>
            </w:tcBorders>
            <w:hideMark/>
            <w:tcPrChange w:id="2152"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16E0820" w14:textId="77777777" w:rsidR="00F97B92" w:rsidRPr="007B6C8E" w:rsidRDefault="00F97B92">
            <w:pPr>
              <w:rPr>
                <w:ins w:id="2153" w:author="Nguyen Thi Thuy Duong" w:date="2019-12-17T16:36:00Z"/>
                <w:rPrChange w:id="2154" w:author="Nguyen Thi Thuy Duong" w:date="2019-12-23T23:50:00Z">
                  <w:rPr>
                    <w:ins w:id="2155" w:author="Nguyen Thi Thuy Duong" w:date="2019-12-17T16:36:00Z"/>
                    <w:rFonts w:ascii="Times New Roman" w:hAnsi="Times New Roman" w:cs="Times New Roman"/>
                    <w:sz w:val="15"/>
                    <w:szCs w:val="15"/>
                  </w:rPr>
                </w:rPrChange>
              </w:rPr>
              <w:pPrChange w:id="2156" w:author="Nguyen Thi Thuy Duong" w:date="2019-12-23T23:50:00Z">
                <w:pPr>
                  <w:jc w:val="left"/>
                </w:pPr>
              </w:pPrChange>
            </w:pPr>
            <w:ins w:id="2157" w:author="Nguyen Thi Thuy Duong" w:date="2019-12-17T16:36:00Z">
              <w:r w:rsidRPr="007B6C8E">
                <w:rPr>
                  <w:rPrChange w:id="2158" w:author="Nguyen Thi Thuy Duong" w:date="2019-12-23T23:50:00Z">
                    <w:rPr>
                      <w:rFonts w:ascii="Times New Roman" w:hAnsi="Times New Roman" w:cs="Times New Roman"/>
                      <w:sz w:val="15"/>
                      <w:szCs w:val="15"/>
                    </w:rPr>
                  </w:rPrChange>
                </w:rPr>
                <w:t>17/12/2019</w:t>
              </w:r>
            </w:ins>
          </w:p>
        </w:tc>
      </w:tr>
      <w:tr w:rsidR="00F97B92" w:rsidRPr="007B6C8E" w14:paraId="1BEB49FE" w14:textId="77777777" w:rsidTr="00F864E5">
        <w:trPr>
          <w:trHeight w:val="268"/>
          <w:ins w:id="2159" w:author="Nguyen Thi Thuy Duong" w:date="2019-12-17T16:36:00Z"/>
          <w:trPrChange w:id="2160"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16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E2D469F" w14:textId="77777777" w:rsidR="00F97B92" w:rsidRPr="007B6C8E" w:rsidRDefault="00F97B92">
            <w:pPr>
              <w:rPr>
                <w:ins w:id="2162" w:author="Nguyen Thi Thuy Duong" w:date="2019-12-17T16:36:00Z"/>
                <w:rPrChange w:id="2163" w:author="Nguyen Thi Thuy Duong" w:date="2019-12-23T23:50:00Z">
                  <w:rPr>
                    <w:ins w:id="2164" w:author="Nguyen Thi Thuy Duong" w:date="2019-12-17T16:36:00Z"/>
                    <w:rFonts w:ascii="Times New Roman" w:hAnsi="Times New Roman" w:cs="Times New Roman"/>
                    <w:sz w:val="15"/>
                    <w:szCs w:val="15"/>
                  </w:rPr>
                </w:rPrChange>
              </w:rPr>
              <w:pPrChange w:id="2165"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16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9FB178F" w14:textId="77777777" w:rsidR="00F97B92" w:rsidRPr="007B6C8E" w:rsidRDefault="00F97B92">
            <w:pPr>
              <w:rPr>
                <w:ins w:id="2167" w:author="Nguyen Thi Thuy Duong" w:date="2019-12-17T16:36:00Z"/>
                <w:rPrChange w:id="2168" w:author="Nguyen Thi Thuy Duong" w:date="2019-12-23T23:50:00Z">
                  <w:rPr>
                    <w:ins w:id="2169" w:author="Nguyen Thi Thuy Duong" w:date="2019-12-17T16:36:00Z"/>
                    <w:rFonts w:ascii="Times New Roman" w:hAnsi="Times New Roman" w:cs="Times New Roman"/>
                    <w:sz w:val="15"/>
                    <w:szCs w:val="15"/>
                  </w:rPr>
                </w:rPrChange>
              </w:rPr>
              <w:pPrChange w:id="2170"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17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0C37B9B" w14:textId="77777777" w:rsidR="00F97B92" w:rsidRPr="007B6C8E" w:rsidRDefault="00F97B92">
            <w:pPr>
              <w:rPr>
                <w:ins w:id="2172" w:author="Nguyen Thi Thuy Duong" w:date="2019-12-17T16:36:00Z"/>
                <w:rPrChange w:id="2173" w:author="Nguyen Thi Thuy Duong" w:date="2019-12-23T23:50:00Z">
                  <w:rPr>
                    <w:ins w:id="2174" w:author="Nguyen Thi Thuy Duong" w:date="2019-12-17T16:36:00Z"/>
                    <w:rFonts w:ascii="Times New Roman" w:hAnsi="Times New Roman" w:cs="Times New Roman"/>
                    <w:sz w:val="15"/>
                    <w:szCs w:val="15"/>
                  </w:rPr>
                </w:rPrChange>
              </w:rPr>
              <w:pPrChange w:id="2175"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176"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666994B1" w14:textId="77777777" w:rsidR="00F97B92" w:rsidRPr="007B6C8E" w:rsidRDefault="00F97B92">
            <w:pPr>
              <w:rPr>
                <w:ins w:id="2177" w:author="Nguyen Thi Thuy Duong" w:date="2019-12-17T16:36:00Z"/>
                <w:rPrChange w:id="2178" w:author="Nguyen Thi Thuy Duong" w:date="2019-12-23T23:50:00Z">
                  <w:rPr>
                    <w:ins w:id="2179" w:author="Nguyen Thi Thuy Duong" w:date="2019-12-17T16:36:00Z"/>
                    <w:rFonts w:ascii="Times New Roman" w:hAnsi="Times New Roman" w:cs="Times New Roman"/>
                    <w:sz w:val="15"/>
                    <w:szCs w:val="15"/>
                  </w:rPr>
                </w:rPrChange>
              </w:rPr>
              <w:pPrChange w:id="2180" w:author="Nguyen Thi Thuy Duong" w:date="2019-12-23T23:50:00Z">
                <w:pPr>
                  <w:jc w:val="left"/>
                </w:pPr>
              </w:pPrChange>
            </w:pPr>
            <w:ins w:id="2181" w:author="Nguyen Thi Thuy Duong" w:date="2019-12-17T16:36:00Z">
              <w:r w:rsidRPr="007B6C8E">
                <w:rPr>
                  <w:rPrChange w:id="2182" w:author="Nguyen Thi Thuy Duong" w:date="2019-12-23T23:50:00Z">
                    <w:rPr>
                      <w:rFonts w:ascii="Times New Roman" w:hAnsi="Times New Roman" w:cs="Times New Roman"/>
                      <w:sz w:val="15"/>
                      <w:szCs w:val="15"/>
                    </w:rPr>
                  </w:rPrChange>
                </w:rPr>
                <w:t>2.1.1.3. Review</w:t>
              </w:r>
            </w:ins>
          </w:p>
        </w:tc>
        <w:tc>
          <w:tcPr>
            <w:tcW w:w="2426" w:type="dxa"/>
            <w:tcBorders>
              <w:top w:val="single" w:sz="4" w:space="0" w:color="auto"/>
              <w:left w:val="single" w:sz="4" w:space="0" w:color="auto"/>
              <w:bottom w:val="single" w:sz="4" w:space="0" w:color="auto"/>
              <w:right w:val="single" w:sz="4" w:space="0" w:color="auto"/>
            </w:tcBorders>
            <w:hideMark/>
            <w:tcPrChange w:id="2183"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B7A2AA8" w14:textId="77777777" w:rsidR="00F97B92" w:rsidRPr="007B6C8E" w:rsidRDefault="00F97B92">
            <w:pPr>
              <w:rPr>
                <w:ins w:id="2184" w:author="Nguyen Thi Thuy Duong" w:date="2019-12-17T16:36:00Z"/>
                <w:rPrChange w:id="2185" w:author="Nguyen Thi Thuy Duong" w:date="2019-12-23T23:50:00Z">
                  <w:rPr>
                    <w:ins w:id="2186" w:author="Nguyen Thi Thuy Duong" w:date="2019-12-17T16:36:00Z"/>
                    <w:rFonts w:ascii="Times New Roman" w:hAnsi="Times New Roman" w:cs="Times New Roman"/>
                    <w:sz w:val="15"/>
                    <w:szCs w:val="15"/>
                  </w:rPr>
                </w:rPrChange>
              </w:rPr>
              <w:pPrChange w:id="2187" w:author="Nguyen Thi Thuy Duong" w:date="2019-12-23T23:50:00Z">
                <w:pPr>
                  <w:jc w:val="left"/>
                </w:pPr>
              </w:pPrChange>
            </w:pPr>
            <w:ins w:id="2188" w:author="Nguyen Thi Thuy Duong" w:date="2019-12-17T16:36:00Z">
              <w:r w:rsidRPr="007B6C8E">
                <w:rPr>
                  <w:rPrChange w:id="2189" w:author="Nguyen Thi Thuy Duong" w:date="2019-12-23T23:50:00Z">
                    <w:rPr>
                      <w:rFonts w:ascii="Times New Roman" w:hAnsi="Times New Roman" w:cs="Times New Roman"/>
                      <w:sz w:val="15"/>
                      <w:szCs w:val="15"/>
                    </w:rPr>
                  </w:rPrChange>
                </w:rPr>
                <w:t>18/12/2019</w:t>
              </w:r>
            </w:ins>
          </w:p>
        </w:tc>
        <w:tc>
          <w:tcPr>
            <w:tcW w:w="1954" w:type="dxa"/>
            <w:tcBorders>
              <w:top w:val="single" w:sz="4" w:space="0" w:color="auto"/>
              <w:left w:val="single" w:sz="4" w:space="0" w:color="auto"/>
              <w:bottom w:val="single" w:sz="4" w:space="0" w:color="auto"/>
              <w:right w:val="single" w:sz="4" w:space="0" w:color="auto"/>
            </w:tcBorders>
            <w:hideMark/>
            <w:tcPrChange w:id="2190"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18C36AF7" w14:textId="77777777" w:rsidR="00F97B92" w:rsidRPr="007B6C8E" w:rsidRDefault="00F97B92">
            <w:pPr>
              <w:rPr>
                <w:ins w:id="2191" w:author="Nguyen Thi Thuy Duong" w:date="2019-12-17T16:36:00Z"/>
                <w:rPrChange w:id="2192" w:author="Nguyen Thi Thuy Duong" w:date="2019-12-23T23:50:00Z">
                  <w:rPr>
                    <w:ins w:id="2193" w:author="Nguyen Thi Thuy Duong" w:date="2019-12-17T16:36:00Z"/>
                    <w:rFonts w:ascii="Times New Roman" w:hAnsi="Times New Roman" w:cs="Times New Roman"/>
                    <w:sz w:val="15"/>
                    <w:szCs w:val="15"/>
                  </w:rPr>
                </w:rPrChange>
              </w:rPr>
              <w:pPrChange w:id="2194" w:author="Nguyen Thi Thuy Duong" w:date="2019-12-23T23:50:00Z">
                <w:pPr>
                  <w:jc w:val="left"/>
                </w:pPr>
              </w:pPrChange>
            </w:pPr>
            <w:ins w:id="2195" w:author="Nguyen Thi Thuy Duong" w:date="2019-12-17T16:36:00Z">
              <w:r w:rsidRPr="007B6C8E">
                <w:rPr>
                  <w:rPrChange w:id="2196" w:author="Nguyen Thi Thuy Duong" w:date="2019-12-23T23:50:00Z">
                    <w:rPr>
                      <w:rFonts w:ascii="Times New Roman" w:hAnsi="Times New Roman" w:cs="Times New Roman"/>
                      <w:sz w:val="15"/>
                      <w:szCs w:val="15"/>
                    </w:rPr>
                  </w:rPrChange>
                </w:rPr>
                <w:t>18/12/2019</w:t>
              </w:r>
            </w:ins>
          </w:p>
        </w:tc>
      </w:tr>
      <w:tr w:rsidR="00F97B92" w:rsidRPr="007B6C8E" w14:paraId="001A8888" w14:textId="77777777" w:rsidTr="00F864E5">
        <w:trPr>
          <w:trHeight w:val="448"/>
          <w:ins w:id="2197" w:author="Nguyen Thi Thuy Duong" w:date="2019-12-17T16:36:00Z"/>
          <w:trPrChange w:id="2198" w:author="Nguyen Thi Thuy Duong" w:date="2019-12-23T23:50:00Z">
            <w:trPr>
              <w:trHeight w:val="44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19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C825AF5" w14:textId="77777777" w:rsidR="00F97B92" w:rsidRPr="007B6C8E" w:rsidRDefault="00F97B92">
            <w:pPr>
              <w:rPr>
                <w:ins w:id="2200" w:author="Nguyen Thi Thuy Duong" w:date="2019-12-17T16:36:00Z"/>
                <w:rPrChange w:id="2201" w:author="Nguyen Thi Thuy Duong" w:date="2019-12-23T23:50:00Z">
                  <w:rPr>
                    <w:ins w:id="2202" w:author="Nguyen Thi Thuy Duong" w:date="2019-12-17T16:36:00Z"/>
                    <w:rFonts w:ascii="Times New Roman" w:hAnsi="Times New Roman" w:cs="Times New Roman"/>
                    <w:sz w:val="15"/>
                    <w:szCs w:val="15"/>
                  </w:rPr>
                </w:rPrChange>
              </w:rPr>
              <w:pPrChange w:id="2203"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20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FE83FFF" w14:textId="77777777" w:rsidR="00F97B92" w:rsidRPr="007B6C8E" w:rsidRDefault="00F97B92">
            <w:pPr>
              <w:rPr>
                <w:ins w:id="2205" w:author="Nguyen Thi Thuy Duong" w:date="2019-12-17T16:36:00Z"/>
                <w:rPrChange w:id="2206" w:author="Nguyen Thi Thuy Duong" w:date="2019-12-23T23:50:00Z">
                  <w:rPr>
                    <w:ins w:id="2207" w:author="Nguyen Thi Thuy Duong" w:date="2019-12-17T16:36:00Z"/>
                    <w:rFonts w:ascii="Times New Roman" w:hAnsi="Times New Roman" w:cs="Times New Roman"/>
                    <w:sz w:val="15"/>
                    <w:szCs w:val="15"/>
                  </w:rPr>
                </w:rPrChange>
              </w:rPr>
              <w:pPrChange w:id="2208" w:author="Nguyen Thi Thuy Duong" w:date="2019-12-23T23:50:00Z">
                <w:pPr>
                  <w:widowControl/>
                  <w:suppressAutoHyphens w:val="0"/>
                  <w:spacing w:after="0"/>
                  <w:jc w:val="left"/>
                </w:pPr>
              </w:pPrChange>
            </w:pPr>
          </w:p>
        </w:tc>
        <w:tc>
          <w:tcPr>
            <w:tcW w:w="1233" w:type="dxa"/>
            <w:vMerge w:val="restart"/>
            <w:tcBorders>
              <w:top w:val="single" w:sz="4" w:space="0" w:color="auto"/>
              <w:left w:val="single" w:sz="4" w:space="0" w:color="auto"/>
              <w:bottom w:val="single" w:sz="4" w:space="0" w:color="auto"/>
              <w:right w:val="single" w:sz="4" w:space="0" w:color="auto"/>
            </w:tcBorders>
            <w:hideMark/>
            <w:tcPrChange w:id="2209"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2BEBEF0E" w14:textId="77777777" w:rsidR="00F97B92" w:rsidRPr="007B6C8E" w:rsidRDefault="00F97B92">
            <w:pPr>
              <w:rPr>
                <w:ins w:id="2210" w:author="Nguyen Thi Thuy Duong" w:date="2019-12-17T16:36:00Z"/>
                <w:rPrChange w:id="2211" w:author="Nguyen Thi Thuy Duong" w:date="2019-12-23T23:50:00Z">
                  <w:rPr>
                    <w:ins w:id="2212" w:author="Nguyen Thi Thuy Duong" w:date="2019-12-17T16:36:00Z"/>
                    <w:rFonts w:ascii="Times New Roman" w:hAnsi="Times New Roman" w:cs="Times New Roman"/>
                    <w:sz w:val="15"/>
                    <w:szCs w:val="15"/>
                  </w:rPr>
                </w:rPrChange>
              </w:rPr>
              <w:pPrChange w:id="2213" w:author="Nguyen Thi Thuy Duong" w:date="2019-12-23T23:50:00Z">
                <w:pPr>
                  <w:jc w:val="left"/>
                </w:pPr>
              </w:pPrChange>
            </w:pPr>
            <w:ins w:id="2214" w:author="Nguyen Thi Thuy Duong" w:date="2019-12-17T16:36:00Z">
              <w:r w:rsidRPr="007B6C8E">
                <w:rPr>
                  <w:rPrChange w:id="2215" w:author="Nguyen Thi Thuy Duong" w:date="2019-12-23T23:50:00Z">
                    <w:rPr>
                      <w:rFonts w:ascii="Times New Roman" w:hAnsi="Times New Roman" w:cs="Times New Roman"/>
                      <w:sz w:val="15"/>
                      <w:szCs w:val="15"/>
                    </w:rPr>
                  </w:rPrChange>
                </w:rPr>
                <w:t>2.1.2. Thiết kế kiến trúc tổng quan của hệ thống(các biểu đồ tổng quan)</w:t>
              </w:r>
            </w:ins>
          </w:p>
        </w:tc>
        <w:tc>
          <w:tcPr>
            <w:tcW w:w="1145" w:type="dxa"/>
            <w:tcBorders>
              <w:top w:val="single" w:sz="4" w:space="0" w:color="auto"/>
              <w:left w:val="single" w:sz="4" w:space="0" w:color="auto"/>
              <w:bottom w:val="single" w:sz="4" w:space="0" w:color="auto"/>
              <w:right w:val="single" w:sz="4" w:space="0" w:color="auto"/>
            </w:tcBorders>
            <w:hideMark/>
            <w:tcPrChange w:id="2216"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153EC8A0" w14:textId="77777777" w:rsidR="00F97B92" w:rsidRPr="007B6C8E" w:rsidRDefault="00F97B92">
            <w:pPr>
              <w:rPr>
                <w:ins w:id="2217" w:author="Nguyen Thi Thuy Duong" w:date="2019-12-17T16:36:00Z"/>
                <w:rPrChange w:id="2218" w:author="Nguyen Thi Thuy Duong" w:date="2019-12-23T23:50:00Z">
                  <w:rPr>
                    <w:ins w:id="2219" w:author="Nguyen Thi Thuy Duong" w:date="2019-12-17T16:36:00Z"/>
                    <w:rFonts w:ascii="Times New Roman" w:hAnsi="Times New Roman" w:cs="Times New Roman"/>
                    <w:sz w:val="15"/>
                    <w:szCs w:val="15"/>
                  </w:rPr>
                </w:rPrChange>
              </w:rPr>
              <w:pPrChange w:id="2220" w:author="Nguyen Thi Thuy Duong" w:date="2019-12-23T23:50:00Z">
                <w:pPr>
                  <w:jc w:val="left"/>
                </w:pPr>
              </w:pPrChange>
            </w:pPr>
            <w:ins w:id="2221" w:author="Nguyen Thi Thuy Duong" w:date="2019-12-17T16:36:00Z">
              <w:r w:rsidRPr="007B6C8E">
                <w:rPr>
                  <w:rPrChange w:id="2222" w:author="Nguyen Thi Thuy Duong" w:date="2019-12-23T23:50:00Z">
                    <w:rPr>
                      <w:rFonts w:ascii="Times New Roman" w:hAnsi="Times New Roman" w:cs="Times New Roman"/>
                      <w:sz w:val="15"/>
                      <w:szCs w:val="15"/>
                    </w:rPr>
                  </w:rPrChange>
                </w:rPr>
                <w:t>2.1.2.1. Phân tích</w:t>
              </w:r>
            </w:ins>
          </w:p>
        </w:tc>
        <w:tc>
          <w:tcPr>
            <w:tcW w:w="2426" w:type="dxa"/>
            <w:tcBorders>
              <w:top w:val="single" w:sz="4" w:space="0" w:color="auto"/>
              <w:left w:val="single" w:sz="4" w:space="0" w:color="auto"/>
              <w:bottom w:val="single" w:sz="4" w:space="0" w:color="auto"/>
              <w:right w:val="single" w:sz="4" w:space="0" w:color="auto"/>
            </w:tcBorders>
            <w:hideMark/>
            <w:tcPrChange w:id="2223"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4A3621E" w14:textId="77777777" w:rsidR="00F97B92" w:rsidRPr="007B6C8E" w:rsidRDefault="00F97B92">
            <w:pPr>
              <w:rPr>
                <w:ins w:id="2224" w:author="Nguyen Thi Thuy Duong" w:date="2019-12-17T16:36:00Z"/>
                <w:rPrChange w:id="2225" w:author="Nguyen Thi Thuy Duong" w:date="2019-12-23T23:50:00Z">
                  <w:rPr>
                    <w:ins w:id="2226" w:author="Nguyen Thi Thuy Duong" w:date="2019-12-17T16:36:00Z"/>
                    <w:rFonts w:ascii="Times New Roman" w:hAnsi="Times New Roman" w:cs="Times New Roman"/>
                    <w:sz w:val="15"/>
                    <w:szCs w:val="15"/>
                  </w:rPr>
                </w:rPrChange>
              </w:rPr>
              <w:pPrChange w:id="2227" w:author="Nguyen Thi Thuy Duong" w:date="2019-12-23T23:50:00Z">
                <w:pPr>
                  <w:jc w:val="left"/>
                </w:pPr>
              </w:pPrChange>
            </w:pPr>
            <w:ins w:id="2228" w:author="Nguyen Thi Thuy Duong" w:date="2019-12-17T16:36:00Z">
              <w:r w:rsidRPr="007B6C8E">
                <w:rPr>
                  <w:rPrChange w:id="2229" w:author="Nguyen Thi Thuy Duong" w:date="2019-12-23T23:50:00Z">
                    <w:rPr>
                      <w:rFonts w:ascii="Times New Roman" w:hAnsi="Times New Roman" w:cs="Times New Roman"/>
                      <w:sz w:val="15"/>
                      <w:szCs w:val="15"/>
                    </w:rPr>
                  </w:rPrChange>
                </w:rPr>
                <w:t>07/12/2019</w:t>
              </w:r>
            </w:ins>
          </w:p>
        </w:tc>
        <w:tc>
          <w:tcPr>
            <w:tcW w:w="1954" w:type="dxa"/>
            <w:tcBorders>
              <w:top w:val="single" w:sz="4" w:space="0" w:color="auto"/>
              <w:left w:val="single" w:sz="4" w:space="0" w:color="auto"/>
              <w:bottom w:val="single" w:sz="4" w:space="0" w:color="auto"/>
              <w:right w:val="single" w:sz="4" w:space="0" w:color="auto"/>
            </w:tcBorders>
            <w:hideMark/>
            <w:tcPrChange w:id="2230"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2AF7D105" w14:textId="77777777" w:rsidR="00F97B92" w:rsidRPr="007B6C8E" w:rsidRDefault="00F97B92">
            <w:pPr>
              <w:rPr>
                <w:ins w:id="2231" w:author="Nguyen Thi Thuy Duong" w:date="2019-12-17T16:36:00Z"/>
                <w:rPrChange w:id="2232" w:author="Nguyen Thi Thuy Duong" w:date="2019-12-23T23:50:00Z">
                  <w:rPr>
                    <w:ins w:id="2233" w:author="Nguyen Thi Thuy Duong" w:date="2019-12-17T16:36:00Z"/>
                    <w:rFonts w:ascii="Times New Roman" w:hAnsi="Times New Roman" w:cs="Times New Roman"/>
                    <w:sz w:val="15"/>
                    <w:szCs w:val="15"/>
                  </w:rPr>
                </w:rPrChange>
              </w:rPr>
              <w:pPrChange w:id="2234" w:author="Nguyen Thi Thuy Duong" w:date="2019-12-23T23:50:00Z">
                <w:pPr>
                  <w:jc w:val="left"/>
                </w:pPr>
              </w:pPrChange>
            </w:pPr>
            <w:ins w:id="2235" w:author="Nguyen Thi Thuy Duong" w:date="2019-12-17T16:36:00Z">
              <w:r w:rsidRPr="007B6C8E">
                <w:rPr>
                  <w:rPrChange w:id="2236" w:author="Nguyen Thi Thuy Duong" w:date="2019-12-23T23:50:00Z">
                    <w:rPr>
                      <w:rFonts w:ascii="Times New Roman" w:hAnsi="Times New Roman" w:cs="Times New Roman"/>
                      <w:sz w:val="15"/>
                      <w:szCs w:val="15"/>
                    </w:rPr>
                  </w:rPrChange>
                </w:rPr>
                <w:t>09/12/2019</w:t>
              </w:r>
            </w:ins>
          </w:p>
        </w:tc>
      </w:tr>
      <w:tr w:rsidR="00F97B92" w:rsidRPr="007B6C8E" w14:paraId="6EC0BF9C" w14:textId="77777777" w:rsidTr="00F864E5">
        <w:trPr>
          <w:trHeight w:val="259"/>
          <w:ins w:id="2237" w:author="Nguyen Thi Thuy Duong" w:date="2019-12-17T16:36:00Z"/>
          <w:trPrChange w:id="2238" w:author="Nguyen Thi Thuy Duong" w:date="2019-12-23T23:50:00Z">
            <w:trPr>
              <w:trHeight w:val="259"/>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23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4F48979" w14:textId="77777777" w:rsidR="00F97B92" w:rsidRPr="007B6C8E" w:rsidRDefault="00F97B92">
            <w:pPr>
              <w:rPr>
                <w:ins w:id="2240" w:author="Nguyen Thi Thuy Duong" w:date="2019-12-17T16:36:00Z"/>
                <w:rPrChange w:id="2241" w:author="Nguyen Thi Thuy Duong" w:date="2019-12-23T23:50:00Z">
                  <w:rPr>
                    <w:ins w:id="2242" w:author="Nguyen Thi Thuy Duong" w:date="2019-12-17T16:36:00Z"/>
                    <w:rFonts w:ascii="Times New Roman" w:hAnsi="Times New Roman" w:cs="Times New Roman"/>
                    <w:sz w:val="15"/>
                    <w:szCs w:val="15"/>
                  </w:rPr>
                </w:rPrChange>
              </w:rPr>
              <w:pPrChange w:id="2243"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24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44AA60D" w14:textId="77777777" w:rsidR="00F97B92" w:rsidRPr="007B6C8E" w:rsidRDefault="00F97B92">
            <w:pPr>
              <w:rPr>
                <w:ins w:id="2245" w:author="Nguyen Thi Thuy Duong" w:date="2019-12-17T16:36:00Z"/>
                <w:rPrChange w:id="2246" w:author="Nguyen Thi Thuy Duong" w:date="2019-12-23T23:50:00Z">
                  <w:rPr>
                    <w:ins w:id="2247" w:author="Nguyen Thi Thuy Duong" w:date="2019-12-17T16:36:00Z"/>
                    <w:rFonts w:ascii="Times New Roman" w:hAnsi="Times New Roman" w:cs="Times New Roman"/>
                    <w:sz w:val="15"/>
                    <w:szCs w:val="15"/>
                  </w:rPr>
                </w:rPrChange>
              </w:rPr>
              <w:pPrChange w:id="2248"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24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ED10052" w14:textId="77777777" w:rsidR="00F97B92" w:rsidRPr="007B6C8E" w:rsidRDefault="00F97B92">
            <w:pPr>
              <w:rPr>
                <w:ins w:id="2250" w:author="Nguyen Thi Thuy Duong" w:date="2019-12-17T16:36:00Z"/>
                <w:rPrChange w:id="2251" w:author="Nguyen Thi Thuy Duong" w:date="2019-12-23T23:50:00Z">
                  <w:rPr>
                    <w:ins w:id="2252" w:author="Nguyen Thi Thuy Duong" w:date="2019-12-17T16:36:00Z"/>
                    <w:rFonts w:ascii="Times New Roman" w:hAnsi="Times New Roman" w:cs="Times New Roman"/>
                    <w:sz w:val="15"/>
                    <w:szCs w:val="15"/>
                  </w:rPr>
                </w:rPrChange>
              </w:rPr>
              <w:pPrChange w:id="2253"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254"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73060D47" w14:textId="77777777" w:rsidR="00F97B92" w:rsidRPr="007B6C8E" w:rsidRDefault="00F97B92">
            <w:pPr>
              <w:rPr>
                <w:ins w:id="2255" w:author="Nguyen Thi Thuy Duong" w:date="2019-12-17T16:36:00Z"/>
                <w:rPrChange w:id="2256" w:author="Nguyen Thi Thuy Duong" w:date="2019-12-23T23:50:00Z">
                  <w:rPr>
                    <w:ins w:id="2257" w:author="Nguyen Thi Thuy Duong" w:date="2019-12-17T16:36:00Z"/>
                    <w:rFonts w:ascii="Times New Roman" w:hAnsi="Times New Roman" w:cs="Times New Roman"/>
                    <w:sz w:val="15"/>
                    <w:szCs w:val="15"/>
                  </w:rPr>
                </w:rPrChange>
              </w:rPr>
              <w:pPrChange w:id="2258" w:author="Nguyen Thi Thuy Duong" w:date="2019-12-23T23:50:00Z">
                <w:pPr>
                  <w:jc w:val="left"/>
                </w:pPr>
              </w:pPrChange>
            </w:pPr>
            <w:ins w:id="2259" w:author="Nguyen Thi Thuy Duong" w:date="2019-12-17T16:36:00Z">
              <w:r w:rsidRPr="007B6C8E">
                <w:rPr>
                  <w:rPrChange w:id="2260" w:author="Nguyen Thi Thuy Duong" w:date="2019-12-23T23:50:00Z">
                    <w:rPr>
                      <w:rFonts w:ascii="Times New Roman" w:hAnsi="Times New Roman" w:cs="Times New Roman"/>
                      <w:sz w:val="15"/>
                      <w:szCs w:val="15"/>
                    </w:rPr>
                  </w:rPrChange>
                </w:rPr>
                <w:t>2.1.2.2. Thiết kế</w:t>
              </w:r>
            </w:ins>
          </w:p>
        </w:tc>
        <w:tc>
          <w:tcPr>
            <w:tcW w:w="2426" w:type="dxa"/>
            <w:tcBorders>
              <w:top w:val="single" w:sz="4" w:space="0" w:color="auto"/>
              <w:left w:val="single" w:sz="4" w:space="0" w:color="auto"/>
              <w:bottom w:val="single" w:sz="4" w:space="0" w:color="auto"/>
              <w:right w:val="single" w:sz="4" w:space="0" w:color="auto"/>
            </w:tcBorders>
            <w:hideMark/>
            <w:tcPrChange w:id="2261"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4A3857C0" w14:textId="77777777" w:rsidR="00F97B92" w:rsidRPr="007B6C8E" w:rsidRDefault="00F97B92">
            <w:pPr>
              <w:rPr>
                <w:ins w:id="2262" w:author="Nguyen Thi Thuy Duong" w:date="2019-12-17T16:36:00Z"/>
                <w:rPrChange w:id="2263" w:author="Nguyen Thi Thuy Duong" w:date="2019-12-23T23:50:00Z">
                  <w:rPr>
                    <w:ins w:id="2264" w:author="Nguyen Thi Thuy Duong" w:date="2019-12-17T16:36:00Z"/>
                    <w:rFonts w:ascii="Times New Roman" w:hAnsi="Times New Roman" w:cs="Times New Roman"/>
                    <w:sz w:val="15"/>
                    <w:szCs w:val="15"/>
                  </w:rPr>
                </w:rPrChange>
              </w:rPr>
              <w:pPrChange w:id="2265" w:author="Nguyen Thi Thuy Duong" w:date="2019-12-23T23:50:00Z">
                <w:pPr>
                  <w:jc w:val="left"/>
                </w:pPr>
              </w:pPrChange>
            </w:pPr>
            <w:ins w:id="2266" w:author="Nguyen Thi Thuy Duong" w:date="2019-12-17T16:36:00Z">
              <w:r w:rsidRPr="007B6C8E">
                <w:rPr>
                  <w:rPrChange w:id="2267" w:author="Nguyen Thi Thuy Duong" w:date="2019-12-23T23:50:00Z">
                    <w:rPr>
                      <w:rFonts w:ascii="Times New Roman" w:hAnsi="Times New Roman" w:cs="Times New Roman"/>
                      <w:sz w:val="15"/>
                      <w:szCs w:val="15"/>
                    </w:rPr>
                  </w:rPrChange>
                </w:rPr>
                <w:t>10/12/2019</w:t>
              </w:r>
            </w:ins>
          </w:p>
        </w:tc>
        <w:tc>
          <w:tcPr>
            <w:tcW w:w="1954" w:type="dxa"/>
            <w:tcBorders>
              <w:top w:val="single" w:sz="4" w:space="0" w:color="auto"/>
              <w:left w:val="single" w:sz="4" w:space="0" w:color="auto"/>
              <w:bottom w:val="single" w:sz="4" w:space="0" w:color="auto"/>
              <w:right w:val="single" w:sz="4" w:space="0" w:color="auto"/>
            </w:tcBorders>
            <w:hideMark/>
            <w:tcPrChange w:id="2268"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E8B3D6F" w14:textId="77777777" w:rsidR="00F97B92" w:rsidRPr="007B6C8E" w:rsidRDefault="00F97B92">
            <w:pPr>
              <w:rPr>
                <w:ins w:id="2269" w:author="Nguyen Thi Thuy Duong" w:date="2019-12-17T16:36:00Z"/>
                <w:rPrChange w:id="2270" w:author="Nguyen Thi Thuy Duong" w:date="2019-12-23T23:50:00Z">
                  <w:rPr>
                    <w:ins w:id="2271" w:author="Nguyen Thi Thuy Duong" w:date="2019-12-17T16:36:00Z"/>
                    <w:rFonts w:ascii="Times New Roman" w:hAnsi="Times New Roman" w:cs="Times New Roman"/>
                    <w:sz w:val="15"/>
                    <w:szCs w:val="15"/>
                  </w:rPr>
                </w:rPrChange>
              </w:rPr>
              <w:pPrChange w:id="2272" w:author="Nguyen Thi Thuy Duong" w:date="2019-12-23T23:50:00Z">
                <w:pPr>
                  <w:jc w:val="left"/>
                </w:pPr>
              </w:pPrChange>
            </w:pPr>
            <w:ins w:id="2273" w:author="Nguyen Thi Thuy Duong" w:date="2019-12-17T16:36:00Z">
              <w:r w:rsidRPr="007B6C8E">
                <w:rPr>
                  <w:rPrChange w:id="2274" w:author="Nguyen Thi Thuy Duong" w:date="2019-12-23T23:50:00Z">
                    <w:rPr>
                      <w:rFonts w:ascii="Times New Roman" w:hAnsi="Times New Roman" w:cs="Times New Roman"/>
                      <w:sz w:val="15"/>
                      <w:szCs w:val="15"/>
                    </w:rPr>
                  </w:rPrChange>
                </w:rPr>
                <w:t>17/12/2019</w:t>
              </w:r>
            </w:ins>
          </w:p>
        </w:tc>
      </w:tr>
      <w:tr w:rsidR="00F97B92" w:rsidRPr="007B6C8E" w14:paraId="015A3BFC" w14:textId="77777777" w:rsidTr="00F864E5">
        <w:trPr>
          <w:trHeight w:val="237"/>
          <w:ins w:id="2275" w:author="Nguyen Thi Thuy Duong" w:date="2019-12-17T16:36:00Z"/>
          <w:trPrChange w:id="2276" w:author="Nguyen Thi Thuy Duong" w:date="2019-12-23T23:50:00Z">
            <w:trPr>
              <w:trHeight w:val="237"/>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27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383C046" w14:textId="77777777" w:rsidR="00F97B92" w:rsidRPr="007B6C8E" w:rsidRDefault="00F97B92">
            <w:pPr>
              <w:rPr>
                <w:ins w:id="2278" w:author="Nguyen Thi Thuy Duong" w:date="2019-12-17T16:36:00Z"/>
                <w:rPrChange w:id="2279" w:author="Nguyen Thi Thuy Duong" w:date="2019-12-23T23:50:00Z">
                  <w:rPr>
                    <w:ins w:id="2280" w:author="Nguyen Thi Thuy Duong" w:date="2019-12-17T16:36:00Z"/>
                    <w:rFonts w:ascii="Times New Roman" w:hAnsi="Times New Roman" w:cs="Times New Roman"/>
                    <w:sz w:val="15"/>
                    <w:szCs w:val="15"/>
                  </w:rPr>
                </w:rPrChange>
              </w:rPr>
              <w:pPrChange w:id="2281"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28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0744055" w14:textId="77777777" w:rsidR="00F97B92" w:rsidRPr="007B6C8E" w:rsidRDefault="00F97B92">
            <w:pPr>
              <w:rPr>
                <w:ins w:id="2283" w:author="Nguyen Thi Thuy Duong" w:date="2019-12-17T16:36:00Z"/>
                <w:rPrChange w:id="2284" w:author="Nguyen Thi Thuy Duong" w:date="2019-12-23T23:50:00Z">
                  <w:rPr>
                    <w:ins w:id="2285" w:author="Nguyen Thi Thuy Duong" w:date="2019-12-17T16:36:00Z"/>
                    <w:rFonts w:ascii="Times New Roman" w:hAnsi="Times New Roman" w:cs="Times New Roman"/>
                    <w:sz w:val="15"/>
                    <w:szCs w:val="15"/>
                  </w:rPr>
                </w:rPrChange>
              </w:rPr>
              <w:pPrChange w:id="2286"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28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6D4BCF2" w14:textId="77777777" w:rsidR="00F97B92" w:rsidRPr="007B6C8E" w:rsidRDefault="00F97B92">
            <w:pPr>
              <w:rPr>
                <w:ins w:id="2288" w:author="Nguyen Thi Thuy Duong" w:date="2019-12-17T16:36:00Z"/>
                <w:rPrChange w:id="2289" w:author="Nguyen Thi Thuy Duong" w:date="2019-12-23T23:50:00Z">
                  <w:rPr>
                    <w:ins w:id="2290" w:author="Nguyen Thi Thuy Duong" w:date="2019-12-17T16:36:00Z"/>
                    <w:rFonts w:ascii="Times New Roman" w:hAnsi="Times New Roman" w:cs="Times New Roman"/>
                    <w:sz w:val="15"/>
                    <w:szCs w:val="15"/>
                  </w:rPr>
                </w:rPrChange>
              </w:rPr>
              <w:pPrChange w:id="2291"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292"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4A614F01" w14:textId="77777777" w:rsidR="00F97B92" w:rsidRPr="007B6C8E" w:rsidRDefault="00F97B92">
            <w:pPr>
              <w:rPr>
                <w:ins w:id="2293" w:author="Nguyen Thi Thuy Duong" w:date="2019-12-17T16:36:00Z"/>
                <w:rPrChange w:id="2294" w:author="Nguyen Thi Thuy Duong" w:date="2019-12-23T23:50:00Z">
                  <w:rPr>
                    <w:ins w:id="2295" w:author="Nguyen Thi Thuy Duong" w:date="2019-12-17T16:36:00Z"/>
                    <w:rFonts w:ascii="Times New Roman" w:hAnsi="Times New Roman" w:cs="Times New Roman"/>
                    <w:sz w:val="15"/>
                    <w:szCs w:val="15"/>
                  </w:rPr>
                </w:rPrChange>
              </w:rPr>
              <w:pPrChange w:id="2296" w:author="Nguyen Thi Thuy Duong" w:date="2019-12-23T23:50:00Z">
                <w:pPr>
                  <w:jc w:val="left"/>
                </w:pPr>
              </w:pPrChange>
            </w:pPr>
            <w:ins w:id="2297" w:author="Nguyen Thi Thuy Duong" w:date="2019-12-17T16:36:00Z">
              <w:r w:rsidRPr="007B6C8E">
                <w:rPr>
                  <w:rPrChange w:id="2298" w:author="Nguyen Thi Thuy Duong" w:date="2019-12-23T23:50:00Z">
                    <w:rPr>
                      <w:rFonts w:ascii="Times New Roman" w:hAnsi="Times New Roman" w:cs="Times New Roman"/>
                      <w:sz w:val="15"/>
                      <w:szCs w:val="15"/>
                    </w:rPr>
                  </w:rPrChange>
                </w:rPr>
                <w:t>2.1.2.3. Review</w:t>
              </w:r>
            </w:ins>
          </w:p>
        </w:tc>
        <w:tc>
          <w:tcPr>
            <w:tcW w:w="2426" w:type="dxa"/>
            <w:tcBorders>
              <w:top w:val="single" w:sz="4" w:space="0" w:color="auto"/>
              <w:left w:val="single" w:sz="4" w:space="0" w:color="auto"/>
              <w:bottom w:val="single" w:sz="4" w:space="0" w:color="auto"/>
              <w:right w:val="single" w:sz="4" w:space="0" w:color="auto"/>
            </w:tcBorders>
            <w:hideMark/>
            <w:tcPrChange w:id="2299"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1220B0F5" w14:textId="77777777" w:rsidR="00F97B92" w:rsidRPr="007B6C8E" w:rsidRDefault="00F97B92">
            <w:pPr>
              <w:rPr>
                <w:ins w:id="2300" w:author="Nguyen Thi Thuy Duong" w:date="2019-12-17T16:36:00Z"/>
                <w:rPrChange w:id="2301" w:author="Nguyen Thi Thuy Duong" w:date="2019-12-23T23:50:00Z">
                  <w:rPr>
                    <w:ins w:id="2302" w:author="Nguyen Thi Thuy Duong" w:date="2019-12-17T16:36:00Z"/>
                    <w:rFonts w:ascii="Times New Roman" w:hAnsi="Times New Roman" w:cs="Times New Roman"/>
                    <w:sz w:val="15"/>
                    <w:szCs w:val="15"/>
                  </w:rPr>
                </w:rPrChange>
              </w:rPr>
              <w:pPrChange w:id="2303" w:author="Nguyen Thi Thuy Duong" w:date="2019-12-23T23:50:00Z">
                <w:pPr>
                  <w:jc w:val="left"/>
                </w:pPr>
              </w:pPrChange>
            </w:pPr>
            <w:ins w:id="2304" w:author="Nguyen Thi Thuy Duong" w:date="2019-12-17T16:36:00Z">
              <w:r w:rsidRPr="007B6C8E">
                <w:rPr>
                  <w:rPrChange w:id="2305" w:author="Nguyen Thi Thuy Duong" w:date="2019-12-23T23:50:00Z">
                    <w:rPr>
                      <w:rFonts w:ascii="Times New Roman" w:hAnsi="Times New Roman" w:cs="Times New Roman"/>
                      <w:sz w:val="15"/>
                      <w:szCs w:val="15"/>
                    </w:rPr>
                  </w:rPrChange>
                </w:rPr>
                <w:t>18/12/2019</w:t>
              </w:r>
            </w:ins>
          </w:p>
        </w:tc>
        <w:tc>
          <w:tcPr>
            <w:tcW w:w="1954" w:type="dxa"/>
            <w:tcBorders>
              <w:top w:val="single" w:sz="4" w:space="0" w:color="auto"/>
              <w:left w:val="single" w:sz="4" w:space="0" w:color="auto"/>
              <w:bottom w:val="single" w:sz="4" w:space="0" w:color="auto"/>
              <w:right w:val="single" w:sz="4" w:space="0" w:color="auto"/>
            </w:tcBorders>
            <w:hideMark/>
            <w:tcPrChange w:id="2306"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B316772" w14:textId="77777777" w:rsidR="00F97B92" w:rsidRPr="007B6C8E" w:rsidRDefault="00F97B92">
            <w:pPr>
              <w:rPr>
                <w:ins w:id="2307" w:author="Nguyen Thi Thuy Duong" w:date="2019-12-17T16:36:00Z"/>
                <w:rPrChange w:id="2308" w:author="Nguyen Thi Thuy Duong" w:date="2019-12-23T23:50:00Z">
                  <w:rPr>
                    <w:ins w:id="2309" w:author="Nguyen Thi Thuy Duong" w:date="2019-12-17T16:36:00Z"/>
                    <w:rFonts w:ascii="Times New Roman" w:hAnsi="Times New Roman" w:cs="Times New Roman"/>
                    <w:sz w:val="15"/>
                    <w:szCs w:val="15"/>
                  </w:rPr>
                </w:rPrChange>
              </w:rPr>
              <w:pPrChange w:id="2310" w:author="Nguyen Thi Thuy Duong" w:date="2019-12-23T23:50:00Z">
                <w:pPr>
                  <w:jc w:val="left"/>
                </w:pPr>
              </w:pPrChange>
            </w:pPr>
            <w:ins w:id="2311" w:author="Nguyen Thi Thuy Duong" w:date="2019-12-17T16:36:00Z">
              <w:r w:rsidRPr="007B6C8E">
                <w:rPr>
                  <w:rPrChange w:id="2312" w:author="Nguyen Thi Thuy Duong" w:date="2019-12-23T23:50:00Z">
                    <w:rPr>
                      <w:rFonts w:ascii="Times New Roman" w:hAnsi="Times New Roman" w:cs="Times New Roman"/>
                      <w:sz w:val="15"/>
                      <w:szCs w:val="15"/>
                    </w:rPr>
                  </w:rPrChange>
                </w:rPr>
                <w:t>18/12/2019</w:t>
              </w:r>
            </w:ins>
          </w:p>
        </w:tc>
      </w:tr>
      <w:tr w:rsidR="00F97B92" w:rsidRPr="007B6C8E" w14:paraId="705924FF" w14:textId="77777777" w:rsidTr="00F864E5">
        <w:trPr>
          <w:trHeight w:val="360"/>
          <w:ins w:id="2313" w:author="Nguyen Thi Thuy Duong" w:date="2019-12-17T16:36:00Z"/>
          <w:trPrChange w:id="2314" w:author="Nguyen Thi Thuy Duong" w:date="2019-12-23T23:50:00Z">
            <w:trPr>
              <w:trHeight w:val="36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31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DBBF588" w14:textId="77777777" w:rsidR="00F97B92" w:rsidRPr="007B6C8E" w:rsidRDefault="00F97B92">
            <w:pPr>
              <w:rPr>
                <w:ins w:id="2316" w:author="Nguyen Thi Thuy Duong" w:date="2019-12-17T16:36:00Z"/>
                <w:rPrChange w:id="2317" w:author="Nguyen Thi Thuy Duong" w:date="2019-12-23T23:50:00Z">
                  <w:rPr>
                    <w:ins w:id="2318" w:author="Nguyen Thi Thuy Duong" w:date="2019-12-17T16:36:00Z"/>
                    <w:rFonts w:ascii="Times New Roman" w:hAnsi="Times New Roman" w:cs="Times New Roman"/>
                    <w:sz w:val="15"/>
                    <w:szCs w:val="15"/>
                  </w:rPr>
                </w:rPrChange>
              </w:rPr>
              <w:pPrChange w:id="2319"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2320"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2EC74B15" w14:textId="77777777" w:rsidR="00F97B92" w:rsidRPr="007B6C8E" w:rsidRDefault="00F97B92">
            <w:pPr>
              <w:rPr>
                <w:ins w:id="2321" w:author="Nguyen Thi Thuy Duong" w:date="2019-12-17T16:36:00Z"/>
                <w:rPrChange w:id="2322" w:author="Nguyen Thi Thuy Duong" w:date="2019-12-23T23:50:00Z">
                  <w:rPr>
                    <w:ins w:id="2323" w:author="Nguyen Thi Thuy Duong" w:date="2019-12-17T16:36:00Z"/>
                    <w:rFonts w:ascii="Times New Roman" w:hAnsi="Times New Roman" w:cs="Times New Roman"/>
                    <w:sz w:val="15"/>
                    <w:szCs w:val="15"/>
                  </w:rPr>
                </w:rPrChange>
              </w:rPr>
              <w:pPrChange w:id="2324" w:author="Nguyen Thi Thuy Duong" w:date="2019-12-23T23:50:00Z">
                <w:pPr>
                  <w:jc w:val="left"/>
                </w:pPr>
              </w:pPrChange>
            </w:pPr>
            <w:ins w:id="2325" w:author="Nguyen Thi Thuy Duong" w:date="2019-12-17T16:36:00Z">
              <w:r w:rsidRPr="007B6C8E">
                <w:rPr>
                  <w:rPrChange w:id="2326" w:author="Nguyen Thi Thuy Duong" w:date="2019-12-23T23:50:00Z">
                    <w:rPr>
                      <w:rFonts w:ascii="Times New Roman" w:hAnsi="Times New Roman" w:cs="Times New Roman"/>
                      <w:sz w:val="15"/>
                      <w:szCs w:val="15"/>
                    </w:rPr>
                  </w:rPrChange>
                </w:rPr>
                <w:t>2.2. Thiết kế chi tiết hệ thống</w:t>
              </w:r>
            </w:ins>
          </w:p>
        </w:tc>
        <w:tc>
          <w:tcPr>
            <w:tcW w:w="1233" w:type="dxa"/>
            <w:vMerge w:val="restart"/>
            <w:tcBorders>
              <w:top w:val="single" w:sz="4" w:space="0" w:color="auto"/>
              <w:left w:val="single" w:sz="4" w:space="0" w:color="auto"/>
              <w:bottom w:val="single" w:sz="4" w:space="0" w:color="auto"/>
              <w:right w:val="single" w:sz="4" w:space="0" w:color="auto"/>
            </w:tcBorders>
            <w:hideMark/>
            <w:tcPrChange w:id="2327"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2E984091" w14:textId="77777777" w:rsidR="00F97B92" w:rsidRPr="007B6C8E" w:rsidRDefault="00F97B92">
            <w:pPr>
              <w:rPr>
                <w:ins w:id="2328" w:author="Nguyen Thi Thuy Duong" w:date="2019-12-17T16:36:00Z"/>
                <w:rPrChange w:id="2329" w:author="Nguyen Thi Thuy Duong" w:date="2019-12-23T23:50:00Z">
                  <w:rPr>
                    <w:ins w:id="2330" w:author="Nguyen Thi Thuy Duong" w:date="2019-12-17T16:36:00Z"/>
                    <w:rFonts w:ascii="Times New Roman" w:hAnsi="Times New Roman" w:cs="Times New Roman"/>
                    <w:sz w:val="15"/>
                    <w:szCs w:val="15"/>
                  </w:rPr>
                </w:rPrChange>
              </w:rPr>
              <w:pPrChange w:id="2331" w:author="Nguyen Thi Thuy Duong" w:date="2019-12-23T23:50:00Z">
                <w:pPr>
                  <w:jc w:val="left"/>
                </w:pPr>
              </w:pPrChange>
            </w:pPr>
            <w:ins w:id="2332" w:author="Nguyen Thi Thuy Duong" w:date="2019-12-17T16:36:00Z">
              <w:r w:rsidRPr="007B6C8E">
                <w:rPr>
                  <w:rPrChange w:id="2333" w:author="Nguyen Thi Thuy Duong" w:date="2019-12-23T23:50:00Z">
                    <w:rPr>
                      <w:rFonts w:ascii="Times New Roman" w:hAnsi="Times New Roman" w:cs="Times New Roman"/>
                      <w:sz w:val="15"/>
                      <w:szCs w:val="15"/>
                    </w:rPr>
                  </w:rPrChange>
                </w:rPr>
                <w:t>2.2.1. Thiết kế chi tiết kiến trúc của hệ thống(các biểu đồ)</w:t>
              </w:r>
            </w:ins>
          </w:p>
        </w:tc>
        <w:tc>
          <w:tcPr>
            <w:tcW w:w="1145" w:type="dxa"/>
            <w:tcBorders>
              <w:top w:val="single" w:sz="4" w:space="0" w:color="auto"/>
              <w:left w:val="single" w:sz="4" w:space="0" w:color="auto"/>
              <w:bottom w:val="single" w:sz="4" w:space="0" w:color="auto"/>
              <w:right w:val="single" w:sz="4" w:space="0" w:color="auto"/>
            </w:tcBorders>
            <w:hideMark/>
            <w:tcPrChange w:id="2334"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21F1CFA6" w14:textId="77777777" w:rsidR="00F97B92" w:rsidRPr="007B6C8E" w:rsidRDefault="00F97B92">
            <w:pPr>
              <w:rPr>
                <w:ins w:id="2335" w:author="Nguyen Thi Thuy Duong" w:date="2019-12-17T16:36:00Z"/>
                <w:rPrChange w:id="2336" w:author="Nguyen Thi Thuy Duong" w:date="2019-12-23T23:50:00Z">
                  <w:rPr>
                    <w:ins w:id="2337" w:author="Nguyen Thi Thuy Duong" w:date="2019-12-17T16:36:00Z"/>
                    <w:rFonts w:ascii="Times New Roman" w:hAnsi="Times New Roman" w:cs="Times New Roman"/>
                    <w:sz w:val="15"/>
                    <w:szCs w:val="15"/>
                  </w:rPr>
                </w:rPrChange>
              </w:rPr>
              <w:pPrChange w:id="2338" w:author="Nguyen Thi Thuy Duong" w:date="2019-12-23T23:50:00Z">
                <w:pPr>
                  <w:jc w:val="left"/>
                </w:pPr>
              </w:pPrChange>
            </w:pPr>
            <w:ins w:id="2339" w:author="Nguyen Thi Thuy Duong" w:date="2019-12-17T16:36:00Z">
              <w:r w:rsidRPr="007B6C8E">
                <w:rPr>
                  <w:rPrChange w:id="2340" w:author="Nguyen Thi Thuy Duong" w:date="2019-12-23T23:50:00Z">
                    <w:rPr>
                      <w:rFonts w:ascii="Times New Roman" w:hAnsi="Times New Roman" w:cs="Times New Roman"/>
                      <w:sz w:val="15"/>
                      <w:szCs w:val="15"/>
                    </w:rPr>
                  </w:rPrChange>
                </w:rPr>
                <w:t>2.2.1.1.Phân tích</w:t>
              </w:r>
            </w:ins>
          </w:p>
        </w:tc>
        <w:tc>
          <w:tcPr>
            <w:tcW w:w="2426" w:type="dxa"/>
            <w:tcBorders>
              <w:top w:val="single" w:sz="4" w:space="0" w:color="auto"/>
              <w:left w:val="single" w:sz="4" w:space="0" w:color="auto"/>
              <w:bottom w:val="single" w:sz="4" w:space="0" w:color="auto"/>
              <w:right w:val="single" w:sz="4" w:space="0" w:color="auto"/>
            </w:tcBorders>
            <w:hideMark/>
            <w:tcPrChange w:id="2341"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4B7C608" w14:textId="77777777" w:rsidR="00F97B92" w:rsidRPr="007B6C8E" w:rsidRDefault="00F97B92">
            <w:pPr>
              <w:rPr>
                <w:ins w:id="2342" w:author="Nguyen Thi Thuy Duong" w:date="2019-12-17T16:36:00Z"/>
                <w:rPrChange w:id="2343" w:author="Nguyen Thi Thuy Duong" w:date="2019-12-23T23:50:00Z">
                  <w:rPr>
                    <w:ins w:id="2344" w:author="Nguyen Thi Thuy Duong" w:date="2019-12-17T16:36:00Z"/>
                    <w:rFonts w:ascii="Times New Roman" w:hAnsi="Times New Roman" w:cs="Times New Roman"/>
                    <w:sz w:val="15"/>
                    <w:szCs w:val="15"/>
                  </w:rPr>
                </w:rPrChange>
              </w:rPr>
              <w:pPrChange w:id="2345" w:author="Nguyen Thi Thuy Duong" w:date="2019-12-23T23:50:00Z">
                <w:pPr>
                  <w:jc w:val="left"/>
                </w:pPr>
              </w:pPrChange>
            </w:pPr>
            <w:ins w:id="2346" w:author="Nguyen Thi Thuy Duong" w:date="2019-12-17T16:36:00Z">
              <w:r w:rsidRPr="007B6C8E">
                <w:rPr>
                  <w:rPrChange w:id="2347" w:author="Nguyen Thi Thuy Duong" w:date="2019-12-23T23:50:00Z">
                    <w:rPr>
                      <w:rFonts w:ascii="Times New Roman" w:hAnsi="Times New Roman" w:cs="Times New Roman"/>
                      <w:sz w:val="15"/>
                      <w:szCs w:val="15"/>
                    </w:rPr>
                  </w:rPrChange>
                </w:rPr>
                <w:t>19/12/2019</w:t>
              </w:r>
            </w:ins>
          </w:p>
        </w:tc>
        <w:tc>
          <w:tcPr>
            <w:tcW w:w="1954" w:type="dxa"/>
            <w:tcBorders>
              <w:top w:val="single" w:sz="4" w:space="0" w:color="auto"/>
              <w:left w:val="single" w:sz="4" w:space="0" w:color="auto"/>
              <w:bottom w:val="single" w:sz="4" w:space="0" w:color="auto"/>
              <w:right w:val="single" w:sz="4" w:space="0" w:color="auto"/>
            </w:tcBorders>
            <w:hideMark/>
            <w:tcPrChange w:id="2348"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2934F9A0" w14:textId="77777777" w:rsidR="00F97B92" w:rsidRPr="007B6C8E" w:rsidRDefault="00F97B92">
            <w:pPr>
              <w:rPr>
                <w:ins w:id="2349" w:author="Nguyen Thi Thuy Duong" w:date="2019-12-17T16:36:00Z"/>
                <w:rPrChange w:id="2350" w:author="Nguyen Thi Thuy Duong" w:date="2019-12-23T23:50:00Z">
                  <w:rPr>
                    <w:ins w:id="2351" w:author="Nguyen Thi Thuy Duong" w:date="2019-12-17T16:36:00Z"/>
                    <w:rFonts w:ascii="Times New Roman" w:hAnsi="Times New Roman" w:cs="Times New Roman"/>
                    <w:sz w:val="15"/>
                    <w:szCs w:val="15"/>
                  </w:rPr>
                </w:rPrChange>
              </w:rPr>
              <w:pPrChange w:id="2352" w:author="Nguyen Thi Thuy Duong" w:date="2019-12-23T23:50:00Z">
                <w:pPr>
                  <w:jc w:val="left"/>
                </w:pPr>
              </w:pPrChange>
            </w:pPr>
            <w:ins w:id="2353" w:author="Nguyen Thi Thuy Duong" w:date="2019-12-17T16:36:00Z">
              <w:r w:rsidRPr="007B6C8E">
                <w:rPr>
                  <w:rPrChange w:id="2354" w:author="Nguyen Thi Thuy Duong" w:date="2019-12-23T23:50:00Z">
                    <w:rPr>
                      <w:rFonts w:ascii="Times New Roman" w:hAnsi="Times New Roman" w:cs="Times New Roman"/>
                      <w:sz w:val="15"/>
                      <w:szCs w:val="15"/>
                    </w:rPr>
                  </w:rPrChange>
                </w:rPr>
                <w:t>21/12/2019</w:t>
              </w:r>
            </w:ins>
          </w:p>
        </w:tc>
      </w:tr>
      <w:tr w:rsidR="00F97B92" w:rsidRPr="007B6C8E" w14:paraId="034E0D8B" w14:textId="77777777" w:rsidTr="00F864E5">
        <w:trPr>
          <w:trHeight w:val="360"/>
          <w:ins w:id="2355" w:author="Nguyen Thi Thuy Duong" w:date="2019-12-17T16:36:00Z"/>
          <w:trPrChange w:id="2356" w:author="Nguyen Thi Thuy Duong" w:date="2019-12-23T23:50:00Z">
            <w:trPr>
              <w:trHeight w:val="36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35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6ED3B7B" w14:textId="77777777" w:rsidR="00F97B92" w:rsidRPr="007B6C8E" w:rsidRDefault="00F97B92">
            <w:pPr>
              <w:rPr>
                <w:ins w:id="2358" w:author="Nguyen Thi Thuy Duong" w:date="2019-12-17T16:36:00Z"/>
                <w:rPrChange w:id="2359" w:author="Nguyen Thi Thuy Duong" w:date="2019-12-23T23:50:00Z">
                  <w:rPr>
                    <w:ins w:id="2360" w:author="Nguyen Thi Thuy Duong" w:date="2019-12-17T16:36:00Z"/>
                    <w:rFonts w:ascii="Times New Roman" w:hAnsi="Times New Roman" w:cs="Times New Roman"/>
                    <w:sz w:val="15"/>
                    <w:szCs w:val="15"/>
                  </w:rPr>
                </w:rPrChange>
              </w:rPr>
              <w:pPrChange w:id="2361"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36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60FA670" w14:textId="77777777" w:rsidR="00F97B92" w:rsidRPr="007B6C8E" w:rsidRDefault="00F97B92">
            <w:pPr>
              <w:rPr>
                <w:ins w:id="2363" w:author="Nguyen Thi Thuy Duong" w:date="2019-12-17T16:36:00Z"/>
                <w:rPrChange w:id="2364" w:author="Nguyen Thi Thuy Duong" w:date="2019-12-23T23:50:00Z">
                  <w:rPr>
                    <w:ins w:id="2365" w:author="Nguyen Thi Thuy Duong" w:date="2019-12-17T16:36:00Z"/>
                    <w:rFonts w:ascii="Times New Roman" w:hAnsi="Times New Roman" w:cs="Times New Roman"/>
                    <w:sz w:val="15"/>
                    <w:szCs w:val="15"/>
                  </w:rPr>
                </w:rPrChange>
              </w:rPr>
              <w:pPrChange w:id="2366"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36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170FED6" w14:textId="77777777" w:rsidR="00F97B92" w:rsidRPr="007B6C8E" w:rsidRDefault="00F97B92">
            <w:pPr>
              <w:rPr>
                <w:ins w:id="2368" w:author="Nguyen Thi Thuy Duong" w:date="2019-12-17T16:36:00Z"/>
                <w:rPrChange w:id="2369" w:author="Nguyen Thi Thuy Duong" w:date="2019-12-23T23:50:00Z">
                  <w:rPr>
                    <w:ins w:id="2370" w:author="Nguyen Thi Thuy Duong" w:date="2019-12-17T16:36:00Z"/>
                    <w:rFonts w:ascii="Times New Roman" w:hAnsi="Times New Roman" w:cs="Times New Roman"/>
                    <w:sz w:val="15"/>
                    <w:szCs w:val="15"/>
                  </w:rPr>
                </w:rPrChange>
              </w:rPr>
              <w:pPrChange w:id="2371"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372"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76ED4429" w14:textId="77777777" w:rsidR="00F97B92" w:rsidRPr="007B6C8E" w:rsidRDefault="00F97B92">
            <w:pPr>
              <w:rPr>
                <w:ins w:id="2373" w:author="Nguyen Thi Thuy Duong" w:date="2019-12-17T16:36:00Z"/>
                <w:rPrChange w:id="2374" w:author="Nguyen Thi Thuy Duong" w:date="2019-12-23T23:50:00Z">
                  <w:rPr>
                    <w:ins w:id="2375" w:author="Nguyen Thi Thuy Duong" w:date="2019-12-17T16:36:00Z"/>
                    <w:rFonts w:ascii="Times New Roman" w:hAnsi="Times New Roman" w:cs="Times New Roman"/>
                    <w:sz w:val="15"/>
                    <w:szCs w:val="15"/>
                  </w:rPr>
                </w:rPrChange>
              </w:rPr>
              <w:pPrChange w:id="2376" w:author="Nguyen Thi Thuy Duong" w:date="2019-12-23T23:50:00Z">
                <w:pPr>
                  <w:jc w:val="left"/>
                </w:pPr>
              </w:pPrChange>
            </w:pPr>
            <w:ins w:id="2377" w:author="Nguyen Thi Thuy Duong" w:date="2019-12-17T16:36:00Z">
              <w:r w:rsidRPr="007B6C8E">
                <w:rPr>
                  <w:rPrChange w:id="2378" w:author="Nguyen Thi Thuy Duong" w:date="2019-12-23T23:50:00Z">
                    <w:rPr>
                      <w:rFonts w:ascii="Times New Roman" w:hAnsi="Times New Roman" w:cs="Times New Roman"/>
                      <w:sz w:val="15"/>
                      <w:szCs w:val="15"/>
                    </w:rPr>
                  </w:rPrChange>
                </w:rPr>
                <w:t>2.2.1.2. Thiết kế</w:t>
              </w:r>
            </w:ins>
          </w:p>
        </w:tc>
        <w:tc>
          <w:tcPr>
            <w:tcW w:w="2426" w:type="dxa"/>
            <w:tcBorders>
              <w:top w:val="single" w:sz="4" w:space="0" w:color="auto"/>
              <w:left w:val="single" w:sz="4" w:space="0" w:color="auto"/>
              <w:bottom w:val="single" w:sz="4" w:space="0" w:color="auto"/>
              <w:right w:val="single" w:sz="4" w:space="0" w:color="auto"/>
            </w:tcBorders>
            <w:hideMark/>
            <w:tcPrChange w:id="2379"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075CD2BB" w14:textId="77777777" w:rsidR="00F97B92" w:rsidRPr="007B6C8E" w:rsidRDefault="00F97B92">
            <w:pPr>
              <w:rPr>
                <w:ins w:id="2380" w:author="Nguyen Thi Thuy Duong" w:date="2019-12-17T16:36:00Z"/>
                <w:rPrChange w:id="2381" w:author="Nguyen Thi Thuy Duong" w:date="2019-12-23T23:50:00Z">
                  <w:rPr>
                    <w:ins w:id="2382" w:author="Nguyen Thi Thuy Duong" w:date="2019-12-17T16:36:00Z"/>
                    <w:rFonts w:ascii="Times New Roman" w:hAnsi="Times New Roman" w:cs="Times New Roman"/>
                    <w:sz w:val="15"/>
                    <w:szCs w:val="15"/>
                  </w:rPr>
                </w:rPrChange>
              </w:rPr>
              <w:pPrChange w:id="2383" w:author="Nguyen Thi Thuy Duong" w:date="2019-12-23T23:50:00Z">
                <w:pPr>
                  <w:jc w:val="left"/>
                </w:pPr>
              </w:pPrChange>
            </w:pPr>
            <w:ins w:id="2384" w:author="Nguyen Thi Thuy Duong" w:date="2019-12-17T16:36:00Z">
              <w:r w:rsidRPr="007B6C8E">
                <w:rPr>
                  <w:rPrChange w:id="2385" w:author="Nguyen Thi Thuy Duong" w:date="2019-12-23T23:50:00Z">
                    <w:rPr>
                      <w:rFonts w:ascii="Times New Roman" w:hAnsi="Times New Roman" w:cs="Times New Roman"/>
                      <w:sz w:val="15"/>
                      <w:szCs w:val="15"/>
                    </w:rPr>
                  </w:rPrChange>
                </w:rPr>
                <w:t>22/12/2019</w:t>
              </w:r>
            </w:ins>
          </w:p>
        </w:tc>
        <w:tc>
          <w:tcPr>
            <w:tcW w:w="1954" w:type="dxa"/>
            <w:tcBorders>
              <w:top w:val="single" w:sz="4" w:space="0" w:color="auto"/>
              <w:left w:val="single" w:sz="4" w:space="0" w:color="auto"/>
              <w:bottom w:val="single" w:sz="4" w:space="0" w:color="auto"/>
              <w:right w:val="single" w:sz="4" w:space="0" w:color="auto"/>
            </w:tcBorders>
            <w:hideMark/>
            <w:tcPrChange w:id="2386"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F0D10E6" w14:textId="77777777" w:rsidR="00F97B92" w:rsidRPr="007B6C8E" w:rsidRDefault="00F97B92">
            <w:pPr>
              <w:rPr>
                <w:ins w:id="2387" w:author="Nguyen Thi Thuy Duong" w:date="2019-12-17T16:36:00Z"/>
                <w:rPrChange w:id="2388" w:author="Nguyen Thi Thuy Duong" w:date="2019-12-23T23:50:00Z">
                  <w:rPr>
                    <w:ins w:id="2389" w:author="Nguyen Thi Thuy Duong" w:date="2019-12-17T16:36:00Z"/>
                    <w:rFonts w:ascii="Times New Roman" w:hAnsi="Times New Roman" w:cs="Times New Roman"/>
                    <w:sz w:val="15"/>
                    <w:szCs w:val="15"/>
                  </w:rPr>
                </w:rPrChange>
              </w:rPr>
              <w:pPrChange w:id="2390" w:author="Nguyen Thi Thuy Duong" w:date="2019-12-23T23:50:00Z">
                <w:pPr>
                  <w:jc w:val="left"/>
                </w:pPr>
              </w:pPrChange>
            </w:pPr>
            <w:ins w:id="2391" w:author="Nguyen Thi Thuy Duong" w:date="2019-12-17T16:36:00Z">
              <w:r w:rsidRPr="007B6C8E">
                <w:rPr>
                  <w:rPrChange w:id="2392" w:author="Nguyen Thi Thuy Duong" w:date="2019-12-23T23:50:00Z">
                    <w:rPr>
                      <w:rFonts w:ascii="Times New Roman" w:hAnsi="Times New Roman" w:cs="Times New Roman"/>
                      <w:sz w:val="15"/>
                      <w:szCs w:val="15"/>
                    </w:rPr>
                  </w:rPrChange>
                </w:rPr>
                <w:t>30/12/2019</w:t>
              </w:r>
            </w:ins>
          </w:p>
        </w:tc>
      </w:tr>
      <w:tr w:rsidR="00F97B92" w:rsidRPr="007B6C8E" w14:paraId="5ACF5B6D" w14:textId="77777777" w:rsidTr="00F864E5">
        <w:trPr>
          <w:trHeight w:val="360"/>
          <w:ins w:id="2393" w:author="Nguyen Thi Thuy Duong" w:date="2019-12-17T16:36:00Z"/>
          <w:trPrChange w:id="2394" w:author="Nguyen Thi Thuy Duong" w:date="2019-12-23T23:50:00Z">
            <w:trPr>
              <w:trHeight w:val="36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39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46A33A2" w14:textId="77777777" w:rsidR="00F97B92" w:rsidRPr="007B6C8E" w:rsidRDefault="00F97B92">
            <w:pPr>
              <w:rPr>
                <w:ins w:id="2396" w:author="Nguyen Thi Thuy Duong" w:date="2019-12-17T16:36:00Z"/>
                <w:rPrChange w:id="2397" w:author="Nguyen Thi Thuy Duong" w:date="2019-12-23T23:50:00Z">
                  <w:rPr>
                    <w:ins w:id="2398" w:author="Nguyen Thi Thuy Duong" w:date="2019-12-17T16:36:00Z"/>
                    <w:rFonts w:ascii="Times New Roman" w:hAnsi="Times New Roman" w:cs="Times New Roman"/>
                    <w:sz w:val="15"/>
                    <w:szCs w:val="15"/>
                  </w:rPr>
                </w:rPrChange>
              </w:rPr>
              <w:pPrChange w:id="2399"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40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94BB926" w14:textId="77777777" w:rsidR="00F97B92" w:rsidRPr="007B6C8E" w:rsidRDefault="00F97B92">
            <w:pPr>
              <w:rPr>
                <w:ins w:id="2401" w:author="Nguyen Thi Thuy Duong" w:date="2019-12-17T16:36:00Z"/>
                <w:rPrChange w:id="2402" w:author="Nguyen Thi Thuy Duong" w:date="2019-12-23T23:50:00Z">
                  <w:rPr>
                    <w:ins w:id="2403" w:author="Nguyen Thi Thuy Duong" w:date="2019-12-17T16:36:00Z"/>
                    <w:rFonts w:ascii="Times New Roman" w:hAnsi="Times New Roman" w:cs="Times New Roman"/>
                    <w:sz w:val="15"/>
                    <w:szCs w:val="15"/>
                  </w:rPr>
                </w:rPrChange>
              </w:rPr>
              <w:pPrChange w:id="2404"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40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90ADBD8" w14:textId="77777777" w:rsidR="00F97B92" w:rsidRPr="007B6C8E" w:rsidRDefault="00F97B92">
            <w:pPr>
              <w:rPr>
                <w:ins w:id="2406" w:author="Nguyen Thi Thuy Duong" w:date="2019-12-17T16:36:00Z"/>
                <w:rPrChange w:id="2407" w:author="Nguyen Thi Thuy Duong" w:date="2019-12-23T23:50:00Z">
                  <w:rPr>
                    <w:ins w:id="2408" w:author="Nguyen Thi Thuy Duong" w:date="2019-12-17T16:36:00Z"/>
                    <w:rFonts w:ascii="Times New Roman" w:hAnsi="Times New Roman" w:cs="Times New Roman"/>
                    <w:sz w:val="15"/>
                    <w:szCs w:val="15"/>
                  </w:rPr>
                </w:rPrChange>
              </w:rPr>
              <w:pPrChange w:id="2409"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410"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40A0BCAB" w14:textId="77777777" w:rsidR="00F97B92" w:rsidRPr="007B6C8E" w:rsidRDefault="00F97B92">
            <w:pPr>
              <w:rPr>
                <w:ins w:id="2411" w:author="Nguyen Thi Thuy Duong" w:date="2019-12-17T16:36:00Z"/>
                <w:rPrChange w:id="2412" w:author="Nguyen Thi Thuy Duong" w:date="2019-12-23T23:50:00Z">
                  <w:rPr>
                    <w:ins w:id="2413" w:author="Nguyen Thi Thuy Duong" w:date="2019-12-17T16:36:00Z"/>
                    <w:rFonts w:ascii="Times New Roman" w:hAnsi="Times New Roman" w:cs="Times New Roman"/>
                    <w:sz w:val="15"/>
                    <w:szCs w:val="15"/>
                  </w:rPr>
                </w:rPrChange>
              </w:rPr>
              <w:pPrChange w:id="2414" w:author="Nguyen Thi Thuy Duong" w:date="2019-12-23T23:50:00Z">
                <w:pPr>
                  <w:jc w:val="left"/>
                </w:pPr>
              </w:pPrChange>
            </w:pPr>
            <w:ins w:id="2415" w:author="Nguyen Thi Thuy Duong" w:date="2019-12-17T16:36:00Z">
              <w:r w:rsidRPr="007B6C8E">
                <w:rPr>
                  <w:rPrChange w:id="2416" w:author="Nguyen Thi Thuy Duong" w:date="2019-12-23T23:50:00Z">
                    <w:rPr>
                      <w:rFonts w:ascii="Times New Roman" w:hAnsi="Times New Roman" w:cs="Times New Roman"/>
                      <w:sz w:val="15"/>
                      <w:szCs w:val="15"/>
                    </w:rPr>
                  </w:rPrChange>
                </w:rPr>
                <w:t>2.2.1.3. Review</w:t>
              </w:r>
            </w:ins>
          </w:p>
        </w:tc>
        <w:tc>
          <w:tcPr>
            <w:tcW w:w="2426" w:type="dxa"/>
            <w:tcBorders>
              <w:top w:val="single" w:sz="4" w:space="0" w:color="auto"/>
              <w:left w:val="single" w:sz="4" w:space="0" w:color="auto"/>
              <w:bottom w:val="single" w:sz="4" w:space="0" w:color="auto"/>
              <w:right w:val="single" w:sz="4" w:space="0" w:color="auto"/>
            </w:tcBorders>
            <w:hideMark/>
            <w:tcPrChange w:id="2417"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172C5BC" w14:textId="77777777" w:rsidR="00F97B92" w:rsidRPr="007B6C8E" w:rsidRDefault="00F97B92">
            <w:pPr>
              <w:rPr>
                <w:ins w:id="2418" w:author="Nguyen Thi Thuy Duong" w:date="2019-12-17T16:36:00Z"/>
                <w:rPrChange w:id="2419" w:author="Nguyen Thi Thuy Duong" w:date="2019-12-23T23:50:00Z">
                  <w:rPr>
                    <w:ins w:id="2420" w:author="Nguyen Thi Thuy Duong" w:date="2019-12-17T16:36:00Z"/>
                    <w:rFonts w:ascii="Times New Roman" w:hAnsi="Times New Roman" w:cs="Times New Roman"/>
                    <w:sz w:val="15"/>
                    <w:szCs w:val="15"/>
                  </w:rPr>
                </w:rPrChange>
              </w:rPr>
              <w:pPrChange w:id="2421" w:author="Nguyen Thi Thuy Duong" w:date="2019-12-23T23:50:00Z">
                <w:pPr>
                  <w:jc w:val="left"/>
                </w:pPr>
              </w:pPrChange>
            </w:pPr>
            <w:ins w:id="2422" w:author="Nguyen Thi Thuy Duong" w:date="2019-12-17T16:36:00Z">
              <w:r w:rsidRPr="007B6C8E">
                <w:rPr>
                  <w:rPrChange w:id="2423" w:author="Nguyen Thi Thuy Duong" w:date="2019-12-23T23:50:00Z">
                    <w:rPr>
                      <w:rFonts w:ascii="Times New Roman" w:hAnsi="Times New Roman" w:cs="Times New Roman"/>
                      <w:sz w:val="15"/>
                      <w:szCs w:val="15"/>
                    </w:rPr>
                  </w:rPrChange>
                </w:rPr>
                <w:t>31/12/2019</w:t>
              </w:r>
            </w:ins>
          </w:p>
        </w:tc>
        <w:tc>
          <w:tcPr>
            <w:tcW w:w="1954" w:type="dxa"/>
            <w:tcBorders>
              <w:top w:val="single" w:sz="4" w:space="0" w:color="auto"/>
              <w:left w:val="single" w:sz="4" w:space="0" w:color="auto"/>
              <w:bottom w:val="single" w:sz="4" w:space="0" w:color="auto"/>
              <w:right w:val="single" w:sz="4" w:space="0" w:color="auto"/>
            </w:tcBorders>
            <w:hideMark/>
            <w:tcPrChange w:id="2424"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5B18A06D" w14:textId="77777777" w:rsidR="00F97B92" w:rsidRPr="007B6C8E" w:rsidRDefault="00F97B92">
            <w:pPr>
              <w:rPr>
                <w:ins w:id="2425" w:author="Nguyen Thi Thuy Duong" w:date="2019-12-17T16:36:00Z"/>
                <w:rPrChange w:id="2426" w:author="Nguyen Thi Thuy Duong" w:date="2019-12-23T23:50:00Z">
                  <w:rPr>
                    <w:ins w:id="2427" w:author="Nguyen Thi Thuy Duong" w:date="2019-12-17T16:36:00Z"/>
                    <w:rFonts w:ascii="Times New Roman" w:hAnsi="Times New Roman" w:cs="Times New Roman"/>
                    <w:sz w:val="15"/>
                    <w:szCs w:val="15"/>
                  </w:rPr>
                </w:rPrChange>
              </w:rPr>
              <w:pPrChange w:id="2428" w:author="Nguyen Thi Thuy Duong" w:date="2019-12-23T23:50:00Z">
                <w:pPr>
                  <w:jc w:val="left"/>
                </w:pPr>
              </w:pPrChange>
            </w:pPr>
            <w:ins w:id="2429" w:author="Nguyen Thi Thuy Duong" w:date="2019-12-17T16:36:00Z">
              <w:r w:rsidRPr="007B6C8E">
                <w:rPr>
                  <w:rPrChange w:id="2430" w:author="Nguyen Thi Thuy Duong" w:date="2019-12-23T23:50:00Z">
                    <w:rPr>
                      <w:rFonts w:ascii="Times New Roman" w:hAnsi="Times New Roman" w:cs="Times New Roman"/>
                      <w:sz w:val="15"/>
                      <w:szCs w:val="15"/>
                    </w:rPr>
                  </w:rPrChange>
                </w:rPr>
                <w:t>31/12/2019</w:t>
              </w:r>
            </w:ins>
          </w:p>
        </w:tc>
      </w:tr>
      <w:tr w:rsidR="00F97B92" w:rsidRPr="007B6C8E" w14:paraId="58471508" w14:textId="77777777" w:rsidTr="00F864E5">
        <w:trPr>
          <w:trHeight w:val="268"/>
          <w:ins w:id="2431" w:author="Nguyen Thi Thuy Duong" w:date="2019-12-17T16:36:00Z"/>
          <w:trPrChange w:id="2432"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43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FF338AA" w14:textId="77777777" w:rsidR="00F97B92" w:rsidRPr="007B6C8E" w:rsidRDefault="00F97B92">
            <w:pPr>
              <w:rPr>
                <w:ins w:id="2434" w:author="Nguyen Thi Thuy Duong" w:date="2019-12-17T16:36:00Z"/>
                <w:rPrChange w:id="2435" w:author="Nguyen Thi Thuy Duong" w:date="2019-12-23T23:50:00Z">
                  <w:rPr>
                    <w:ins w:id="2436" w:author="Nguyen Thi Thuy Duong" w:date="2019-12-17T16:36:00Z"/>
                    <w:rFonts w:ascii="Times New Roman" w:hAnsi="Times New Roman" w:cs="Times New Roman"/>
                    <w:sz w:val="15"/>
                    <w:szCs w:val="15"/>
                  </w:rPr>
                </w:rPrChange>
              </w:rPr>
              <w:pPrChange w:id="2437"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43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0D1CA52" w14:textId="77777777" w:rsidR="00F97B92" w:rsidRPr="007B6C8E" w:rsidRDefault="00F97B92">
            <w:pPr>
              <w:rPr>
                <w:ins w:id="2439" w:author="Nguyen Thi Thuy Duong" w:date="2019-12-17T16:36:00Z"/>
                <w:rPrChange w:id="2440" w:author="Nguyen Thi Thuy Duong" w:date="2019-12-23T23:50:00Z">
                  <w:rPr>
                    <w:ins w:id="2441" w:author="Nguyen Thi Thuy Duong" w:date="2019-12-17T16:36:00Z"/>
                    <w:rFonts w:ascii="Times New Roman" w:hAnsi="Times New Roman" w:cs="Times New Roman"/>
                    <w:sz w:val="15"/>
                    <w:szCs w:val="15"/>
                  </w:rPr>
                </w:rPrChange>
              </w:rPr>
              <w:pPrChange w:id="2442" w:author="Nguyen Thi Thuy Duong" w:date="2019-12-23T23:50:00Z">
                <w:pPr>
                  <w:widowControl/>
                  <w:suppressAutoHyphens w:val="0"/>
                  <w:spacing w:after="0"/>
                  <w:jc w:val="left"/>
                </w:pPr>
              </w:pPrChange>
            </w:pPr>
          </w:p>
        </w:tc>
        <w:tc>
          <w:tcPr>
            <w:tcW w:w="1233" w:type="dxa"/>
            <w:vMerge w:val="restart"/>
            <w:tcBorders>
              <w:top w:val="single" w:sz="4" w:space="0" w:color="auto"/>
              <w:left w:val="single" w:sz="4" w:space="0" w:color="auto"/>
              <w:bottom w:val="single" w:sz="4" w:space="0" w:color="auto"/>
              <w:right w:val="single" w:sz="4" w:space="0" w:color="auto"/>
            </w:tcBorders>
            <w:hideMark/>
            <w:tcPrChange w:id="2443"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5B4B693B" w14:textId="77777777" w:rsidR="00F97B92" w:rsidRPr="007B6C8E" w:rsidRDefault="00F97B92">
            <w:pPr>
              <w:rPr>
                <w:ins w:id="2444" w:author="Nguyen Thi Thuy Duong" w:date="2019-12-17T16:36:00Z"/>
                <w:rPrChange w:id="2445" w:author="Nguyen Thi Thuy Duong" w:date="2019-12-23T23:50:00Z">
                  <w:rPr>
                    <w:ins w:id="2446" w:author="Nguyen Thi Thuy Duong" w:date="2019-12-17T16:36:00Z"/>
                    <w:rFonts w:ascii="Times New Roman" w:hAnsi="Times New Roman" w:cs="Times New Roman"/>
                    <w:sz w:val="15"/>
                    <w:szCs w:val="15"/>
                  </w:rPr>
                </w:rPrChange>
              </w:rPr>
              <w:pPrChange w:id="2447" w:author="Nguyen Thi Thuy Duong" w:date="2019-12-23T23:50:00Z">
                <w:pPr>
                  <w:jc w:val="left"/>
                </w:pPr>
              </w:pPrChange>
            </w:pPr>
            <w:ins w:id="2448" w:author="Nguyen Thi Thuy Duong" w:date="2019-12-17T16:36:00Z">
              <w:r w:rsidRPr="007B6C8E">
                <w:rPr>
                  <w:rPrChange w:id="2449" w:author="Nguyen Thi Thuy Duong" w:date="2019-12-23T23:50:00Z">
                    <w:rPr>
                      <w:rFonts w:ascii="Times New Roman" w:hAnsi="Times New Roman" w:cs="Times New Roman"/>
                      <w:sz w:val="15"/>
                      <w:szCs w:val="15"/>
                    </w:rPr>
                  </w:rPrChange>
                </w:rPr>
                <w:t>2.2.2. Thiết kế cơ sở dữ liệu cho hệ thống</w:t>
              </w:r>
            </w:ins>
          </w:p>
        </w:tc>
        <w:tc>
          <w:tcPr>
            <w:tcW w:w="1145" w:type="dxa"/>
            <w:tcBorders>
              <w:top w:val="single" w:sz="4" w:space="0" w:color="auto"/>
              <w:left w:val="single" w:sz="4" w:space="0" w:color="auto"/>
              <w:bottom w:val="single" w:sz="4" w:space="0" w:color="auto"/>
              <w:right w:val="single" w:sz="4" w:space="0" w:color="auto"/>
            </w:tcBorders>
            <w:hideMark/>
            <w:tcPrChange w:id="2450"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7710D42C" w14:textId="77777777" w:rsidR="00F97B92" w:rsidRPr="007B6C8E" w:rsidRDefault="00F97B92">
            <w:pPr>
              <w:rPr>
                <w:ins w:id="2451" w:author="Nguyen Thi Thuy Duong" w:date="2019-12-17T16:36:00Z"/>
                <w:rPrChange w:id="2452" w:author="Nguyen Thi Thuy Duong" w:date="2019-12-23T23:50:00Z">
                  <w:rPr>
                    <w:ins w:id="2453" w:author="Nguyen Thi Thuy Duong" w:date="2019-12-17T16:36:00Z"/>
                    <w:rFonts w:ascii="Times New Roman" w:hAnsi="Times New Roman" w:cs="Times New Roman"/>
                    <w:sz w:val="15"/>
                    <w:szCs w:val="15"/>
                  </w:rPr>
                </w:rPrChange>
              </w:rPr>
              <w:pPrChange w:id="2454" w:author="Nguyen Thi Thuy Duong" w:date="2019-12-23T23:50:00Z">
                <w:pPr>
                  <w:jc w:val="left"/>
                </w:pPr>
              </w:pPrChange>
            </w:pPr>
            <w:ins w:id="2455" w:author="Nguyen Thi Thuy Duong" w:date="2019-12-17T16:36:00Z">
              <w:r w:rsidRPr="007B6C8E">
                <w:rPr>
                  <w:rPrChange w:id="2456" w:author="Nguyen Thi Thuy Duong" w:date="2019-12-23T23:50:00Z">
                    <w:rPr>
                      <w:rFonts w:ascii="Times New Roman" w:hAnsi="Times New Roman" w:cs="Times New Roman"/>
                      <w:sz w:val="15"/>
                      <w:szCs w:val="15"/>
                    </w:rPr>
                  </w:rPrChange>
                </w:rPr>
                <w:t>2.2.2.1. Phân tích</w:t>
              </w:r>
            </w:ins>
          </w:p>
        </w:tc>
        <w:tc>
          <w:tcPr>
            <w:tcW w:w="2426" w:type="dxa"/>
            <w:tcBorders>
              <w:top w:val="single" w:sz="4" w:space="0" w:color="auto"/>
              <w:left w:val="single" w:sz="4" w:space="0" w:color="auto"/>
              <w:bottom w:val="single" w:sz="4" w:space="0" w:color="auto"/>
              <w:right w:val="single" w:sz="4" w:space="0" w:color="auto"/>
            </w:tcBorders>
            <w:hideMark/>
            <w:tcPrChange w:id="2457"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BA890B9" w14:textId="77777777" w:rsidR="00F97B92" w:rsidRPr="007B6C8E" w:rsidRDefault="00F97B92">
            <w:pPr>
              <w:rPr>
                <w:ins w:id="2458" w:author="Nguyen Thi Thuy Duong" w:date="2019-12-17T16:36:00Z"/>
                <w:rPrChange w:id="2459" w:author="Nguyen Thi Thuy Duong" w:date="2019-12-23T23:50:00Z">
                  <w:rPr>
                    <w:ins w:id="2460" w:author="Nguyen Thi Thuy Duong" w:date="2019-12-17T16:36:00Z"/>
                    <w:rFonts w:ascii="Times New Roman" w:hAnsi="Times New Roman" w:cs="Times New Roman"/>
                    <w:sz w:val="15"/>
                    <w:szCs w:val="15"/>
                  </w:rPr>
                </w:rPrChange>
              </w:rPr>
              <w:pPrChange w:id="2461" w:author="Nguyen Thi Thuy Duong" w:date="2019-12-23T23:50:00Z">
                <w:pPr>
                  <w:jc w:val="left"/>
                </w:pPr>
              </w:pPrChange>
            </w:pPr>
            <w:ins w:id="2462" w:author="Nguyen Thi Thuy Duong" w:date="2019-12-17T16:36:00Z">
              <w:r w:rsidRPr="007B6C8E">
                <w:rPr>
                  <w:rPrChange w:id="2463" w:author="Nguyen Thi Thuy Duong" w:date="2019-12-23T23:50:00Z">
                    <w:rPr>
                      <w:rFonts w:ascii="Times New Roman" w:hAnsi="Times New Roman" w:cs="Times New Roman"/>
                      <w:sz w:val="15"/>
                      <w:szCs w:val="15"/>
                    </w:rPr>
                  </w:rPrChange>
                </w:rPr>
                <w:t>19/12/2019</w:t>
              </w:r>
            </w:ins>
          </w:p>
        </w:tc>
        <w:tc>
          <w:tcPr>
            <w:tcW w:w="1954" w:type="dxa"/>
            <w:tcBorders>
              <w:top w:val="single" w:sz="4" w:space="0" w:color="auto"/>
              <w:left w:val="single" w:sz="4" w:space="0" w:color="auto"/>
              <w:bottom w:val="single" w:sz="4" w:space="0" w:color="auto"/>
              <w:right w:val="single" w:sz="4" w:space="0" w:color="auto"/>
            </w:tcBorders>
            <w:hideMark/>
            <w:tcPrChange w:id="2464"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CC4E30B" w14:textId="77777777" w:rsidR="00F97B92" w:rsidRPr="007B6C8E" w:rsidRDefault="00F97B92">
            <w:pPr>
              <w:rPr>
                <w:ins w:id="2465" w:author="Nguyen Thi Thuy Duong" w:date="2019-12-17T16:36:00Z"/>
                <w:rPrChange w:id="2466" w:author="Nguyen Thi Thuy Duong" w:date="2019-12-23T23:50:00Z">
                  <w:rPr>
                    <w:ins w:id="2467" w:author="Nguyen Thi Thuy Duong" w:date="2019-12-17T16:36:00Z"/>
                    <w:rFonts w:ascii="Times New Roman" w:hAnsi="Times New Roman" w:cs="Times New Roman"/>
                    <w:sz w:val="15"/>
                    <w:szCs w:val="15"/>
                  </w:rPr>
                </w:rPrChange>
              </w:rPr>
              <w:pPrChange w:id="2468" w:author="Nguyen Thi Thuy Duong" w:date="2019-12-23T23:50:00Z">
                <w:pPr>
                  <w:jc w:val="left"/>
                </w:pPr>
              </w:pPrChange>
            </w:pPr>
            <w:ins w:id="2469" w:author="Nguyen Thi Thuy Duong" w:date="2019-12-17T16:36:00Z">
              <w:r w:rsidRPr="007B6C8E">
                <w:rPr>
                  <w:rPrChange w:id="2470" w:author="Nguyen Thi Thuy Duong" w:date="2019-12-23T23:50:00Z">
                    <w:rPr>
                      <w:rFonts w:ascii="Times New Roman" w:hAnsi="Times New Roman" w:cs="Times New Roman"/>
                      <w:sz w:val="15"/>
                      <w:szCs w:val="15"/>
                    </w:rPr>
                  </w:rPrChange>
                </w:rPr>
                <w:t>21/12/2019</w:t>
              </w:r>
            </w:ins>
          </w:p>
        </w:tc>
      </w:tr>
      <w:tr w:rsidR="00F97B92" w:rsidRPr="007B6C8E" w14:paraId="52117F7B" w14:textId="77777777" w:rsidTr="00F864E5">
        <w:trPr>
          <w:trHeight w:val="268"/>
          <w:ins w:id="2471" w:author="Nguyen Thi Thuy Duong" w:date="2019-12-17T16:36:00Z"/>
          <w:trPrChange w:id="2472"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47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9FEAD72" w14:textId="77777777" w:rsidR="00F97B92" w:rsidRPr="007B6C8E" w:rsidRDefault="00F97B92">
            <w:pPr>
              <w:rPr>
                <w:ins w:id="2474" w:author="Nguyen Thi Thuy Duong" w:date="2019-12-17T16:36:00Z"/>
                <w:rPrChange w:id="2475" w:author="Nguyen Thi Thuy Duong" w:date="2019-12-23T23:50:00Z">
                  <w:rPr>
                    <w:ins w:id="2476" w:author="Nguyen Thi Thuy Duong" w:date="2019-12-17T16:36:00Z"/>
                    <w:rFonts w:ascii="Times New Roman" w:hAnsi="Times New Roman" w:cs="Times New Roman"/>
                    <w:sz w:val="15"/>
                    <w:szCs w:val="15"/>
                  </w:rPr>
                </w:rPrChange>
              </w:rPr>
              <w:pPrChange w:id="2477"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47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A50CA93" w14:textId="77777777" w:rsidR="00F97B92" w:rsidRPr="007B6C8E" w:rsidRDefault="00F97B92">
            <w:pPr>
              <w:rPr>
                <w:ins w:id="2479" w:author="Nguyen Thi Thuy Duong" w:date="2019-12-17T16:36:00Z"/>
                <w:rPrChange w:id="2480" w:author="Nguyen Thi Thuy Duong" w:date="2019-12-23T23:50:00Z">
                  <w:rPr>
                    <w:ins w:id="2481" w:author="Nguyen Thi Thuy Duong" w:date="2019-12-17T16:36:00Z"/>
                    <w:rFonts w:ascii="Times New Roman" w:hAnsi="Times New Roman" w:cs="Times New Roman"/>
                    <w:sz w:val="15"/>
                    <w:szCs w:val="15"/>
                  </w:rPr>
                </w:rPrChange>
              </w:rPr>
              <w:pPrChange w:id="2482"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48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8785348" w14:textId="77777777" w:rsidR="00F97B92" w:rsidRPr="007B6C8E" w:rsidRDefault="00F97B92">
            <w:pPr>
              <w:rPr>
                <w:ins w:id="2484" w:author="Nguyen Thi Thuy Duong" w:date="2019-12-17T16:36:00Z"/>
                <w:rPrChange w:id="2485" w:author="Nguyen Thi Thuy Duong" w:date="2019-12-23T23:50:00Z">
                  <w:rPr>
                    <w:ins w:id="2486" w:author="Nguyen Thi Thuy Duong" w:date="2019-12-17T16:36:00Z"/>
                    <w:rFonts w:ascii="Times New Roman" w:hAnsi="Times New Roman" w:cs="Times New Roman"/>
                    <w:sz w:val="15"/>
                    <w:szCs w:val="15"/>
                  </w:rPr>
                </w:rPrChange>
              </w:rPr>
              <w:pPrChange w:id="2487"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488"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0B1F9799" w14:textId="77777777" w:rsidR="00F97B92" w:rsidRPr="007B6C8E" w:rsidRDefault="00F97B92">
            <w:pPr>
              <w:rPr>
                <w:ins w:id="2489" w:author="Nguyen Thi Thuy Duong" w:date="2019-12-17T16:36:00Z"/>
                <w:rPrChange w:id="2490" w:author="Nguyen Thi Thuy Duong" w:date="2019-12-23T23:50:00Z">
                  <w:rPr>
                    <w:ins w:id="2491" w:author="Nguyen Thi Thuy Duong" w:date="2019-12-17T16:36:00Z"/>
                    <w:rFonts w:ascii="Times New Roman" w:hAnsi="Times New Roman" w:cs="Times New Roman"/>
                    <w:sz w:val="15"/>
                    <w:szCs w:val="15"/>
                  </w:rPr>
                </w:rPrChange>
              </w:rPr>
              <w:pPrChange w:id="2492" w:author="Nguyen Thi Thuy Duong" w:date="2019-12-23T23:50:00Z">
                <w:pPr>
                  <w:jc w:val="left"/>
                </w:pPr>
              </w:pPrChange>
            </w:pPr>
            <w:ins w:id="2493" w:author="Nguyen Thi Thuy Duong" w:date="2019-12-17T16:36:00Z">
              <w:r w:rsidRPr="007B6C8E">
                <w:rPr>
                  <w:rPrChange w:id="2494" w:author="Nguyen Thi Thuy Duong" w:date="2019-12-23T23:50:00Z">
                    <w:rPr>
                      <w:rFonts w:ascii="Times New Roman" w:hAnsi="Times New Roman" w:cs="Times New Roman"/>
                      <w:sz w:val="15"/>
                      <w:szCs w:val="15"/>
                    </w:rPr>
                  </w:rPrChange>
                </w:rPr>
                <w:t>2.2.2.2. Thiết kế</w:t>
              </w:r>
            </w:ins>
          </w:p>
        </w:tc>
        <w:tc>
          <w:tcPr>
            <w:tcW w:w="2426" w:type="dxa"/>
            <w:tcBorders>
              <w:top w:val="single" w:sz="4" w:space="0" w:color="auto"/>
              <w:left w:val="single" w:sz="4" w:space="0" w:color="auto"/>
              <w:bottom w:val="single" w:sz="4" w:space="0" w:color="auto"/>
              <w:right w:val="single" w:sz="4" w:space="0" w:color="auto"/>
            </w:tcBorders>
            <w:hideMark/>
            <w:tcPrChange w:id="2495"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6078306" w14:textId="77777777" w:rsidR="00F97B92" w:rsidRPr="007B6C8E" w:rsidRDefault="00F97B92">
            <w:pPr>
              <w:rPr>
                <w:ins w:id="2496" w:author="Nguyen Thi Thuy Duong" w:date="2019-12-17T16:36:00Z"/>
                <w:rPrChange w:id="2497" w:author="Nguyen Thi Thuy Duong" w:date="2019-12-23T23:50:00Z">
                  <w:rPr>
                    <w:ins w:id="2498" w:author="Nguyen Thi Thuy Duong" w:date="2019-12-17T16:36:00Z"/>
                    <w:rFonts w:ascii="Times New Roman" w:hAnsi="Times New Roman" w:cs="Times New Roman"/>
                    <w:sz w:val="15"/>
                    <w:szCs w:val="15"/>
                  </w:rPr>
                </w:rPrChange>
              </w:rPr>
              <w:pPrChange w:id="2499" w:author="Nguyen Thi Thuy Duong" w:date="2019-12-23T23:50:00Z">
                <w:pPr>
                  <w:jc w:val="left"/>
                </w:pPr>
              </w:pPrChange>
            </w:pPr>
            <w:ins w:id="2500" w:author="Nguyen Thi Thuy Duong" w:date="2019-12-17T16:36:00Z">
              <w:r w:rsidRPr="007B6C8E">
                <w:rPr>
                  <w:rPrChange w:id="2501" w:author="Nguyen Thi Thuy Duong" w:date="2019-12-23T23:50:00Z">
                    <w:rPr>
                      <w:rFonts w:ascii="Times New Roman" w:hAnsi="Times New Roman" w:cs="Times New Roman"/>
                      <w:sz w:val="15"/>
                      <w:szCs w:val="15"/>
                    </w:rPr>
                  </w:rPrChange>
                </w:rPr>
                <w:t>22/12/2019</w:t>
              </w:r>
            </w:ins>
          </w:p>
        </w:tc>
        <w:tc>
          <w:tcPr>
            <w:tcW w:w="1954" w:type="dxa"/>
            <w:tcBorders>
              <w:top w:val="single" w:sz="4" w:space="0" w:color="auto"/>
              <w:left w:val="single" w:sz="4" w:space="0" w:color="auto"/>
              <w:bottom w:val="single" w:sz="4" w:space="0" w:color="auto"/>
              <w:right w:val="single" w:sz="4" w:space="0" w:color="auto"/>
            </w:tcBorders>
            <w:hideMark/>
            <w:tcPrChange w:id="2502"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93A7117" w14:textId="77777777" w:rsidR="00F97B92" w:rsidRPr="007B6C8E" w:rsidRDefault="00F97B92">
            <w:pPr>
              <w:rPr>
                <w:ins w:id="2503" w:author="Nguyen Thi Thuy Duong" w:date="2019-12-17T16:36:00Z"/>
                <w:rPrChange w:id="2504" w:author="Nguyen Thi Thuy Duong" w:date="2019-12-23T23:50:00Z">
                  <w:rPr>
                    <w:ins w:id="2505" w:author="Nguyen Thi Thuy Duong" w:date="2019-12-17T16:36:00Z"/>
                    <w:rFonts w:ascii="Times New Roman" w:hAnsi="Times New Roman" w:cs="Times New Roman"/>
                    <w:sz w:val="15"/>
                    <w:szCs w:val="15"/>
                  </w:rPr>
                </w:rPrChange>
              </w:rPr>
              <w:pPrChange w:id="2506" w:author="Nguyen Thi Thuy Duong" w:date="2019-12-23T23:50:00Z">
                <w:pPr>
                  <w:jc w:val="left"/>
                </w:pPr>
              </w:pPrChange>
            </w:pPr>
            <w:ins w:id="2507" w:author="Nguyen Thi Thuy Duong" w:date="2019-12-17T16:36:00Z">
              <w:r w:rsidRPr="007B6C8E">
                <w:rPr>
                  <w:rPrChange w:id="2508" w:author="Nguyen Thi Thuy Duong" w:date="2019-12-23T23:50:00Z">
                    <w:rPr>
                      <w:rFonts w:ascii="Times New Roman" w:hAnsi="Times New Roman" w:cs="Times New Roman"/>
                      <w:sz w:val="15"/>
                      <w:szCs w:val="15"/>
                    </w:rPr>
                  </w:rPrChange>
                </w:rPr>
                <w:t>30/12/2019</w:t>
              </w:r>
            </w:ins>
          </w:p>
        </w:tc>
      </w:tr>
      <w:tr w:rsidR="00F97B92" w:rsidRPr="007B6C8E" w14:paraId="555698AC" w14:textId="77777777" w:rsidTr="00F864E5">
        <w:trPr>
          <w:trHeight w:val="268"/>
          <w:ins w:id="2509" w:author="Nguyen Thi Thuy Duong" w:date="2019-12-17T16:36:00Z"/>
          <w:trPrChange w:id="2510"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51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45482E7" w14:textId="77777777" w:rsidR="00F97B92" w:rsidRPr="007B6C8E" w:rsidRDefault="00F97B92">
            <w:pPr>
              <w:rPr>
                <w:ins w:id="2512" w:author="Nguyen Thi Thuy Duong" w:date="2019-12-17T16:36:00Z"/>
                <w:rPrChange w:id="2513" w:author="Nguyen Thi Thuy Duong" w:date="2019-12-23T23:50:00Z">
                  <w:rPr>
                    <w:ins w:id="2514" w:author="Nguyen Thi Thuy Duong" w:date="2019-12-17T16:36:00Z"/>
                    <w:rFonts w:ascii="Times New Roman" w:hAnsi="Times New Roman" w:cs="Times New Roman"/>
                    <w:sz w:val="15"/>
                    <w:szCs w:val="15"/>
                  </w:rPr>
                </w:rPrChange>
              </w:rPr>
              <w:pPrChange w:id="2515"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51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92E9D01" w14:textId="77777777" w:rsidR="00F97B92" w:rsidRPr="007B6C8E" w:rsidRDefault="00F97B92">
            <w:pPr>
              <w:rPr>
                <w:ins w:id="2517" w:author="Nguyen Thi Thuy Duong" w:date="2019-12-17T16:36:00Z"/>
                <w:rPrChange w:id="2518" w:author="Nguyen Thi Thuy Duong" w:date="2019-12-23T23:50:00Z">
                  <w:rPr>
                    <w:ins w:id="2519" w:author="Nguyen Thi Thuy Duong" w:date="2019-12-17T16:36:00Z"/>
                    <w:rFonts w:ascii="Times New Roman" w:hAnsi="Times New Roman" w:cs="Times New Roman"/>
                    <w:sz w:val="15"/>
                    <w:szCs w:val="15"/>
                  </w:rPr>
                </w:rPrChange>
              </w:rPr>
              <w:pPrChange w:id="2520"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52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C49F4F9" w14:textId="77777777" w:rsidR="00F97B92" w:rsidRPr="007B6C8E" w:rsidRDefault="00F97B92">
            <w:pPr>
              <w:rPr>
                <w:ins w:id="2522" w:author="Nguyen Thi Thuy Duong" w:date="2019-12-17T16:36:00Z"/>
                <w:rPrChange w:id="2523" w:author="Nguyen Thi Thuy Duong" w:date="2019-12-23T23:50:00Z">
                  <w:rPr>
                    <w:ins w:id="2524" w:author="Nguyen Thi Thuy Duong" w:date="2019-12-17T16:36:00Z"/>
                    <w:rFonts w:ascii="Times New Roman" w:hAnsi="Times New Roman" w:cs="Times New Roman"/>
                    <w:sz w:val="15"/>
                    <w:szCs w:val="15"/>
                  </w:rPr>
                </w:rPrChange>
              </w:rPr>
              <w:pPrChange w:id="2525"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526"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4C47C47B" w14:textId="77777777" w:rsidR="00F97B92" w:rsidRPr="007B6C8E" w:rsidRDefault="00F97B92">
            <w:pPr>
              <w:rPr>
                <w:ins w:id="2527" w:author="Nguyen Thi Thuy Duong" w:date="2019-12-17T16:36:00Z"/>
                <w:rPrChange w:id="2528" w:author="Nguyen Thi Thuy Duong" w:date="2019-12-23T23:50:00Z">
                  <w:rPr>
                    <w:ins w:id="2529" w:author="Nguyen Thi Thuy Duong" w:date="2019-12-17T16:36:00Z"/>
                    <w:rFonts w:ascii="Times New Roman" w:hAnsi="Times New Roman" w:cs="Times New Roman"/>
                    <w:sz w:val="15"/>
                    <w:szCs w:val="15"/>
                  </w:rPr>
                </w:rPrChange>
              </w:rPr>
              <w:pPrChange w:id="2530" w:author="Nguyen Thi Thuy Duong" w:date="2019-12-23T23:50:00Z">
                <w:pPr>
                  <w:jc w:val="left"/>
                </w:pPr>
              </w:pPrChange>
            </w:pPr>
            <w:ins w:id="2531" w:author="Nguyen Thi Thuy Duong" w:date="2019-12-17T16:36:00Z">
              <w:r w:rsidRPr="007B6C8E">
                <w:rPr>
                  <w:rPrChange w:id="2532" w:author="Nguyen Thi Thuy Duong" w:date="2019-12-23T23:50:00Z">
                    <w:rPr>
                      <w:rFonts w:ascii="Times New Roman" w:hAnsi="Times New Roman" w:cs="Times New Roman"/>
                      <w:sz w:val="15"/>
                      <w:szCs w:val="15"/>
                    </w:rPr>
                  </w:rPrChange>
                </w:rPr>
                <w:t>2.2.2.3. Review</w:t>
              </w:r>
            </w:ins>
          </w:p>
        </w:tc>
        <w:tc>
          <w:tcPr>
            <w:tcW w:w="2426" w:type="dxa"/>
            <w:tcBorders>
              <w:top w:val="single" w:sz="4" w:space="0" w:color="auto"/>
              <w:left w:val="single" w:sz="4" w:space="0" w:color="auto"/>
              <w:bottom w:val="single" w:sz="4" w:space="0" w:color="auto"/>
              <w:right w:val="single" w:sz="4" w:space="0" w:color="auto"/>
            </w:tcBorders>
            <w:hideMark/>
            <w:tcPrChange w:id="2533"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8497C38" w14:textId="77777777" w:rsidR="00F97B92" w:rsidRPr="007B6C8E" w:rsidRDefault="00F97B92">
            <w:pPr>
              <w:rPr>
                <w:ins w:id="2534" w:author="Nguyen Thi Thuy Duong" w:date="2019-12-17T16:36:00Z"/>
                <w:rPrChange w:id="2535" w:author="Nguyen Thi Thuy Duong" w:date="2019-12-23T23:50:00Z">
                  <w:rPr>
                    <w:ins w:id="2536" w:author="Nguyen Thi Thuy Duong" w:date="2019-12-17T16:36:00Z"/>
                    <w:rFonts w:ascii="Times New Roman" w:hAnsi="Times New Roman" w:cs="Times New Roman"/>
                    <w:sz w:val="15"/>
                    <w:szCs w:val="15"/>
                  </w:rPr>
                </w:rPrChange>
              </w:rPr>
              <w:pPrChange w:id="2537" w:author="Nguyen Thi Thuy Duong" w:date="2019-12-23T23:50:00Z">
                <w:pPr>
                  <w:jc w:val="left"/>
                </w:pPr>
              </w:pPrChange>
            </w:pPr>
            <w:ins w:id="2538" w:author="Nguyen Thi Thuy Duong" w:date="2019-12-17T16:36:00Z">
              <w:r w:rsidRPr="007B6C8E">
                <w:rPr>
                  <w:rPrChange w:id="2539" w:author="Nguyen Thi Thuy Duong" w:date="2019-12-23T23:50:00Z">
                    <w:rPr>
                      <w:rFonts w:ascii="Times New Roman" w:hAnsi="Times New Roman" w:cs="Times New Roman"/>
                      <w:sz w:val="15"/>
                      <w:szCs w:val="15"/>
                    </w:rPr>
                  </w:rPrChange>
                </w:rPr>
                <w:t>31/12/2019</w:t>
              </w:r>
            </w:ins>
          </w:p>
        </w:tc>
        <w:tc>
          <w:tcPr>
            <w:tcW w:w="1954" w:type="dxa"/>
            <w:tcBorders>
              <w:top w:val="single" w:sz="4" w:space="0" w:color="auto"/>
              <w:left w:val="single" w:sz="4" w:space="0" w:color="auto"/>
              <w:bottom w:val="single" w:sz="4" w:space="0" w:color="auto"/>
              <w:right w:val="single" w:sz="4" w:space="0" w:color="auto"/>
            </w:tcBorders>
            <w:hideMark/>
            <w:tcPrChange w:id="2540"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362F72DF" w14:textId="77777777" w:rsidR="00F97B92" w:rsidRPr="007B6C8E" w:rsidRDefault="00F97B92">
            <w:pPr>
              <w:rPr>
                <w:ins w:id="2541" w:author="Nguyen Thi Thuy Duong" w:date="2019-12-17T16:36:00Z"/>
                <w:rPrChange w:id="2542" w:author="Nguyen Thi Thuy Duong" w:date="2019-12-23T23:50:00Z">
                  <w:rPr>
                    <w:ins w:id="2543" w:author="Nguyen Thi Thuy Duong" w:date="2019-12-17T16:36:00Z"/>
                    <w:rFonts w:ascii="Times New Roman" w:hAnsi="Times New Roman" w:cs="Times New Roman"/>
                    <w:sz w:val="15"/>
                    <w:szCs w:val="15"/>
                  </w:rPr>
                </w:rPrChange>
              </w:rPr>
              <w:pPrChange w:id="2544" w:author="Nguyen Thi Thuy Duong" w:date="2019-12-23T23:50:00Z">
                <w:pPr>
                  <w:jc w:val="left"/>
                </w:pPr>
              </w:pPrChange>
            </w:pPr>
            <w:ins w:id="2545" w:author="Nguyen Thi Thuy Duong" w:date="2019-12-17T16:36:00Z">
              <w:r w:rsidRPr="007B6C8E">
                <w:rPr>
                  <w:rPrChange w:id="2546" w:author="Nguyen Thi Thuy Duong" w:date="2019-12-23T23:50:00Z">
                    <w:rPr>
                      <w:rFonts w:ascii="Times New Roman" w:hAnsi="Times New Roman" w:cs="Times New Roman"/>
                      <w:sz w:val="15"/>
                      <w:szCs w:val="15"/>
                    </w:rPr>
                  </w:rPrChange>
                </w:rPr>
                <w:t>31/12/2019</w:t>
              </w:r>
            </w:ins>
          </w:p>
        </w:tc>
      </w:tr>
      <w:tr w:rsidR="00F97B92" w:rsidRPr="007B6C8E" w14:paraId="2D82B192" w14:textId="77777777" w:rsidTr="00F864E5">
        <w:trPr>
          <w:trHeight w:val="268"/>
          <w:ins w:id="2547" w:author="Nguyen Thi Thuy Duong" w:date="2019-12-17T16:36:00Z"/>
          <w:trPrChange w:id="2548"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54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62BD925" w14:textId="77777777" w:rsidR="00F97B92" w:rsidRPr="007B6C8E" w:rsidRDefault="00F97B92">
            <w:pPr>
              <w:rPr>
                <w:ins w:id="2550" w:author="Nguyen Thi Thuy Duong" w:date="2019-12-17T16:36:00Z"/>
                <w:rPrChange w:id="2551" w:author="Nguyen Thi Thuy Duong" w:date="2019-12-23T23:50:00Z">
                  <w:rPr>
                    <w:ins w:id="2552" w:author="Nguyen Thi Thuy Duong" w:date="2019-12-17T16:36:00Z"/>
                    <w:rFonts w:ascii="Times New Roman" w:hAnsi="Times New Roman" w:cs="Times New Roman"/>
                    <w:sz w:val="15"/>
                    <w:szCs w:val="15"/>
                  </w:rPr>
                </w:rPrChange>
              </w:rPr>
              <w:pPrChange w:id="2553"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55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B365868" w14:textId="77777777" w:rsidR="00F97B92" w:rsidRPr="007B6C8E" w:rsidRDefault="00F97B92">
            <w:pPr>
              <w:rPr>
                <w:ins w:id="2555" w:author="Nguyen Thi Thuy Duong" w:date="2019-12-17T16:36:00Z"/>
                <w:rPrChange w:id="2556" w:author="Nguyen Thi Thuy Duong" w:date="2019-12-23T23:50:00Z">
                  <w:rPr>
                    <w:ins w:id="2557" w:author="Nguyen Thi Thuy Duong" w:date="2019-12-17T16:36:00Z"/>
                    <w:rFonts w:ascii="Times New Roman" w:hAnsi="Times New Roman" w:cs="Times New Roman"/>
                    <w:sz w:val="15"/>
                    <w:szCs w:val="15"/>
                  </w:rPr>
                </w:rPrChange>
              </w:rPr>
              <w:pPrChange w:id="2558" w:author="Nguyen Thi Thuy Duong" w:date="2019-12-23T23:50:00Z">
                <w:pPr>
                  <w:widowControl/>
                  <w:suppressAutoHyphens w:val="0"/>
                  <w:spacing w:after="0"/>
                  <w:jc w:val="left"/>
                </w:pPr>
              </w:pPrChange>
            </w:pPr>
          </w:p>
        </w:tc>
        <w:tc>
          <w:tcPr>
            <w:tcW w:w="1233" w:type="dxa"/>
            <w:vMerge w:val="restart"/>
            <w:tcBorders>
              <w:top w:val="single" w:sz="4" w:space="0" w:color="auto"/>
              <w:left w:val="single" w:sz="4" w:space="0" w:color="auto"/>
              <w:bottom w:val="single" w:sz="4" w:space="0" w:color="auto"/>
              <w:right w:val="single" w:sz="4" w:space="0" w:color="auto"/>
            </w:tcBorders>
            <w:hideMark/>
            <w:tcPrChange w:id="2559"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3EEA39EA" w14:textId="77777777" w:rsidR="00F97B92" w:rsidRPr="007B6C8E" w:rsidRDefault="00F97B92">
            <w:pPr>
              <w:rPr>
                <w:ins w:id="2560" w:author="Nguyen Thi Thuy Duong" w:date="2019-12-17T16:36:00Z"/>
                <w:rPrChange w:id="2561" w:author="Nguyen Thi Thuy Duong" w:date="2019-12-23T23:50:00Z">
                  <w:rPr>
                    <w:ins w:id="2562" w:author="Nguyen Thi Thuy Duong" w:date="2019-12-17T16:36:00Z"/>
                    <w:rFonts w:ascii="Times New Roman" w:hAnsi="Times New Roman" w:cs="Times New Roman"/>
                    <w:sz w:val="15"/>
                    <w:szCs w:val="15"/>
                  </w:rPr>
                </w:rPrChange>
              </w:rPr>
              <w:pPrChange w:id="2563" w:author="Nguyen Thi Thuy Duong" w:date="2019-12-23T23:50:00Z">
                <w:pPr>
                  <w:jc w:val="left"/>
                </w:pPr>
              </w:pPrChange>
            </w:pPr>
            <w:ins w:id="2564" w:author="Nguyen Thi Thuy Duong" w:date="2019-12-17T16:36:00Z">
              <w:r w:rsidRPr="007B6C8E">
                <w:rPr>
                  <w:rPrChange w:id="2565" w:author="Nguyen Thi Thuy Duong" w:date="2019-12-23T23:50:00Z">
                    <w:rPr>
                      <w:rFonts w:ascii="Times New Roman" w:hAnsi="Times New Roman" w:cs="Times New Roman"/>
                      <w:sz w:val="15"/>
                      <w:szCs w:val="15"/>
                    </w:rPr>
                  </w:rPrChange>
                </w:rPr>
                <w:t>2.2.3. Thiết kế giao diện cho hệ thống</w:t>
              </w:r>
            </w:ins>
          </w:p>
        </w:tc>
        <w:tc>
          <w:tcPr>
            <w:tcW w:w="1145" w:type="dxa"/>
            <w:tcBorders>
              <w:top w:val="single" w:sz="4" w:space="0" w:color="auto"/>
              <w:left w:val="single" w:sz="4" w:space="0" w:color="auto"/>
              <w:bottom w:val="single" w:sz="4" w:space="0" w:color="auto"/>
              <w:right w:val="single" w:sz="4" w:space="0" w:color="auto"/>
            </w:tcBorders>
            <w:hideMark/>
            <w:tcPrChange w:id="2566"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3ABC9F53" w14:textId="77777777" w:rsidR="00F97B92" w:rsidRPr="007B6C8E" w:rsidRDefault="00F97B92">
            <w:pPr>
              <w:rPr>
                <w:ins w:id="2567" w:author="Nguyen Thi Thuy Duong" w:date="2019-12-17T16:36:00Z"/>
                <w:rPrChange w:id="2568" w:author="Nguyen Thi Thuy Duong" w:date="2019-12-23T23:50:00Z">
                  <w:rPr>
                    <w:ins w:id="2569" w:author="Nguyen Thi Thuy Duong" w:date="2019-12-17T16:36:00Z"/>
                    <w:rFonts w:ascii="Times New Roman" w:hAnsi="Times New Roman" w:cs="Times New Roman"/>
                    <w:sz w:val="15"/>
                    <w:szCs w:val="15"/>
                  </w:rPr>
                </w:rPrChange>
              </w:rPr>
              <w:pPrChange w:id="2570" w:author="Nguyen Thi Thuy Duong" w:date="2019-12-23T23:50:00Z">
                <w:pPr>
                  <w:jc w:val="left"/>
                </w:pPr>
              </w:pPrChange>
            </w:pPr>
            <w:ins w:id="2571" w:author="Nguyen Thi Thuy Duong" w:date="2019-12-17T16:36:00Z">
              <w:r w:rsidRPr="007B6C8E">
                <w:rPr>
                  <w:rPrChange w:id="2572" w:author="Nguyen Thi Thuy Duong" w:date="2019-12-23T23:50:00Z">
                    <w:rPr>
                      <w:rFonts w:ascii="Times New Roman" w:hAnsi="Times New Roman" w:cs="Times New Roman"/>
                      <w:sz w:val="15"/>
                      <w:szCs w:val="15"/>
                    </w:rPr>
                  </w:rPrChange>
                </w:rPr>
                <w:t>2.2.3.1. Phân tích</w:t>
              </w:r>
            </w:ins>
          </w:p>
        </w:tc>
        <w:tc>
          <w:tcPr>
            <w:tcW w:w="2426" w:type="dxa"/>
            <w:tcBorders>
              <w:top w:val="single" w:sz="4" w:space="0" w:color="auto"/>
              <w:left w:val="single" w:sz="4" w:space="0" w:color="auto"/>
              <w:bottom w:val="single" w:sz="4" w:space="0" w:color="auto"/>
              <w:right w:val="single" w:sz="4" w:space="0" w:color="auto"/>
            </w:tcBorders>
            <w:hideMark/>
            <w:tcPrChange w:id="2573"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138FA68" w14:textId="77777777" w:rsidR="00F97B92" w:rsidRPr="007B6C8E" w:rsidRDefault="00F97B92">
            <w:pPr>
              <w:rPr>
                <w:ins w:id="2574" w:author="Nguyen Thi Thuy Duong" w:date="2019-12-17T16:36:00Z"/>
                <w:rPrChange w:id="2575" w:author="Nguyen Thi Thuy Duong" w:date="2019-12-23T23:50:00Z">
                  <w:rPr>
                    <w:ins w:id="2576" w:author="Nguyen Thi Thuy Duong" w:date="2019-12-17T16:36:00Z"/>
                    <w:rFonts w:ascii="Times New Roman" w:hAnsi="Times New Roman" w:cs="Times New Roman"/>
                    <w:sz w:val="15"/>
                    <w:szCs w:val="15"/>
                  </w:rPr>
                </w:rPrChange>
              </w:rPr>
              <w:pPrChange w:id="2577" w:author="Nguyen Thi Thuy Duong" w:date="2019-12-23T23:50:00Z">
                <w:pPr>
                  <w:jc w:val="left"/>
                </w:pPr>
              </w:pPrChange>
            </w:pPr>
            <w:ins w:id="2578" w:author="Nguyen Thi Thuy Duong" w:date="2019-12-17T16:36:00Z">
              <w:r w:rsidRPr="007B6C8E">
                <w:rPr>
                  <w:rPrChange w:id="2579" w:author="Nguyen Thi Thuy Duong" w:date="2019-12-23T23:50:00Z">
                    <w:rPr>
                      <w:rFonts w:ascii="Times New Roman" w:hAnsi="Times New Roman" w:cs="Times New Roman"/>
                      <w:sz w:val="15"/>
                      <w:szCs w:val="15"/>
                    </w:rPr>
                  </w:rPrChange>
                </w:rPr>
                <w:t>19/12/2019</w:t>
              </w:r>
            </w:ins>
          </w:p>
        </w:tc>
        <w:tc>
          <w:tcPr>
            <w:tcW w:w="1954" w:type="dxa"/>
            <w:tcBorders>
              <w:top w:val="single" w:sz="4" w:space="0" w:color="auto"/>
              <w:left w:val="single" w:sz="4" w:space="0" w:color="auto"/>
              <w:bottom w:val="single" w:sz="4" w:space="0" w:color="auto"/>
              <w:right w:val="single" w:sz="4" w:space="0" w:color="auto"/>
            </w:tcBorders>
            <w:hideMark/>
            <w:tcPrChange w:id="2580"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31EB5E05" w14:textId="77777777" w:rsidR="00F97B92" w:rsidRPr="007B6C8E" w:rsidRDefault="00F97B92">
            <w:pPr>
              <w:rPr>
                <w:ins w:id="2581" w:author="Nguyen Thi Thuy Duong" w:date="2019-12-17T16:36:00Z"/>
                <w:rPrChange w:id="2582" w:author="Nguyen Thi Thuy Duong" w:date="2019-12-23T23:50:00Z">
                  <w:rPr>
                    <w:ins w:id="2583" w:author="Nguyen Thi Thuy Duong" w:date="2019-12-17T16:36:00Z"/>
                    <w:rFonts w:ascii="Times New Roman" w:hAnsi="Times New Roman" w:cs="Times New Roman"/>
                    <w:sz w:val="15"/>
                    <w:szCs w:val="15"/>
                  </w:rPr>
                </w:rPrChange>
              </w:rPr>
              <w:pPrChange w:id="2584" w:author="Nguyen Thi Thuy Duong" w:date="2019-12-23T23:50:00Z">
                <w:pPr>
                  <w:jc w:val="left"/>
                </w:pPr>
              </w:pPrChange>
            </w:pPr>
            <w:ins w:id="2585" w:author="Nguyen Thi Thuy Duong" w:date="2019-12-17T16:36:00Z">
              <w:r w:rsidRPr="007B6C8E">
                <w:rPr>
                  <w:rPrChange w:id="2586" w:author="Nguyen Thi Thuy Duong" w:date="2019-12-23T23:50:00Z">
                    <w:rPr>
                      <w:rFonts w:ascii="Times New Roman" w:hAnsi="Times New Roman" w:cs="Times New Roman"/>
                      <w:sz w:val="15"/>
                      <w:szCs w:val="15"/>
                    </w:rPr>
                  </w:rPrChange>
                </w:rPr>
                <w:t>21/12/2019</w:t>
              </w:r>
            </w:ins>
          </w:p>
        </w:tc>
      </w:tr>
      <w:tr w:rsidR="00F97B92" w:rsidRPr="007B6C8E" w14:paraId="0B4BC0A6" w14:textId="77777777" w:rsidTr="00F864E5">
        <w:trPr>
          <w:trHeight w:val="268"/>
          <w:ins w:id="2587" w:author="Nguyen Thi Thuy Duong" w:date="2019-12-17T16:36:00Z"/>
          <w:trPrChange w:id="2588"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58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9E2FA05" w14:textId="77777777" w:rsidR="00F97B92" w:rsidRPr="007B6C8E" w:rsidRDefault="00F97B92">
            <w:pPr>
              <w:rPr>
                <w:ins w:id="2590" w:author="Nguyen Thi Thuy Duong" w:date="2019-12-17T16:36:00Z"/>
                <w:rPrChange w:id="2591" w:author="Nguyen Thi Thuy Duong" w:date="2019-12-23T23:50:00Z">
                  <w:rPr>
                    <w:ins w:id="2592" w:author="Nguyen Thi Thuy Duong" w:date="2019-12-17T16:36:00Z"/>
                    <w:rFonts w:ascii="Times New Roman" w:hAnsi="Times New Roman" w:cs="Times New Roman"/>
                    <w:sz w:val="15"/>
                    <w:szCs w:val="15"/>
                  </w:rPr>
                </w:rPrChange>
              </w:rPr>
              <w:pPrChange w:id="2593"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59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39E4C55" w14:textId="77777777" w:rsidR="00F97B92" w:rsidRPr="007B6C8E" w:rsidRDefault="00F97B92">
            <w:pPr>
              <w:rPr>
                <w:ins w:id="2595" w:author="Nguyen Thi Thuy Duong" w:date="2019-12-17T16:36:00Z"/>
                <w:rPrChange w:id="2596" w:author="Nguyen Thi Thuy Duong" w:date="2019-12-23T23:50:00Z">
                  <w:rPr>
                    <w:ins w:id="2597" w:author="Nguyen Thi Thuy Duong" w:date="2019-12-17T16:36:00Z"/>
                    <w:rFonts w:ascii="Times New Roman" w:hAnsi="Times New Roman" w:cs="Times New Roman"/>
                    <w:sz w:val="15"/>
                    <w:szCs w:val="15"/>
                  </w:rPr>
                </w:rPrChange>
              </w:rPr>
              <w:pPrChange w:id="2598"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59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AE353C3" w14:textId="77777777" w:rsidR="00F97B92" w:rsidRPr="007B6C8E" w:rsidRDefault="00F97B92">
            <w:pPr>
              <w:rPr>
                <w:ins w:id="2600" w:author="Nguyen Thi Thuy Duong" w:date="2019-12-17T16:36:00Z"/>
                <w:rPrChange w:id="2601" w:author="Nguyen Thi Thuy Duong" w:date="2019-12-23T23:50:00Z">
                  <w:rPr>
                    <w:ins w:id="2602" w:author="Nguyen Thi Thuy Duong" w:date="2019-12-17T16:36:00Z"/>
                    <w:rFonts w:ascii="Times New Roman" w:hAnsi="Times New Roman" w:cs="Times New Roman"/>
                    <w:sz w:val="15"/>
                    <w:szCs w:val="15"/>
                  </w:rPr>
                </w:rPrChange>
              </w:rPr>
              <w:pPrChange w:id="2603"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604"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0E11357C" w14:textId="77777777" w:rsidR="00F97B92" w:rsidRPr="007B6C8E" w:rsidRDefault="00F97B92">
            <w:pPr>
              <w:rPr>
                <w:ins w:id="2605" w:author="Nguyen Thi Thuy Duong" w:date="2019-12-17T16:36:00Z"/>
                <w:rPrChange w:id="2606" w:author="Nguyen Thi Thuy Duong" w:date="2019-12-23T23:50:00Z">
                  <w:rPr>
                    <w:ins w:id="2607" w:author="Nguyen Thi Thuy Duong" w:date="2019-12-17T16:36:00Z"/>
                    <w:rFonts w:ascii="Times New Roman" w:hAnsi="Times New Roman" w:cs="Times New Roman"/>
                    <w:sz w:val="15"/>
                    <w:szCs w:val="15"/>
                  </w:rPr>
                </w:rPrChange>
              </w:rPr>
              <w:pPrChange w:id="2608" w:author="Nguyen Thi Thuy Duong" w:date="2019-12-23T23:50:00Z">
                <w:pPr>
                  <w:jc w:val="left"/>
                </w:pPr>
              </w:pPrChange>
            </w:pPr>
            <w:ins w:id="2609" w:author="Nguyen Thi Thuy Duong" w:date="2019-12-17T16:36:00Z">
              <w:r w:rsidRPr="007B6C8E">
                <w:rPr>
                  <w:rPrChange w:id="2610" w:author="Nguyen Thi Thuy Duong" w:date="2019-12-23T23:50:00Z">
                    <w:rPr>
                      <w:rFonts w:ascii="Times New Roman" w:hAnsi="Times New Roman" w:cs="Times New Roman"/>
                      <w:sz w:val="15"/>
                      <w:szCs w:val="15"/>
                    </w:rPr>
                  </w:rPrChange>
                </w:rPr>
                <w:t>2.2.3.2. Thiết kế</w:t>
              </w:r>
            </w:ins>
          </w:p>
        </w:tc>
        <w:tc>
          <w:tcPr>
            <w:tcW w:w="2426" w:type="dxa"/>
            <w:tcBorders>
              <w:top w:val="single" w:sz="4" w:space="0" w:color="auto"/>
              <w:left w:val="single" w:sz="4" w:space="0" w:color="auto"/>
              <w:bottom w:val="single" w:sz="4" w:space="0" w:color="auto"/>
              <w:right w:val="single" w:sz="4" w:space="0" w:color="auto"/>
            </w:tcBorders>
            <w:hideMark/>
            <w:tcPrChange w:id="2611"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453DA120" w14:textId="77777777" w:rsidR="00F97B92" w:rsidRPr="007B6C8E" w:rsidRDefault="00F97B92">
            <w:pPr>
              <w:rPr>
                <w:ins w:id="2612" w:author="Nguyen Thi Thuy Duong" w:date="2019-12-17T16:36:00Z"/>
                <w:rPrChange w:id="2613" w:author="Nguyen Thi Thuy Duong" w:date="2019-12-23T23:50:00Z">
                  <w:rPr>
                    <w:ins w:id="2614" w:author="Nguyen Thi Thuy Duong" w:date="2019-12-17T16:36:00Z"/>
                    <w:rFonts w:ascii="Times New Roman" w:hAnsi="Times New Roman" w:cs="Times New Roman"/>
                    <w:sz w:val="15"/>
                    <w:szCs w:val="15"/>
                  </w:rPr>
                </w:rPrChange>
              </w:rPr>
              <w:pPrChange w:id="2615" w:author="Nguyen Thi Thuy Duong" w:date="2019-12-23T23:50:00Z">
                <w:pPr>
                  <w:jc w:val="left"/>
                </w:pPr>
              </w:pPrChange>
            </w:pPr>
            <w:ins w:id="2616" w:author="Nguyen Thi Thuy Duong" w:date="2019-12-17T16:36:00Z">
              <w:r w:rsidRPr="007B6C8E">
                <w:rPr>
                  <w:rPrChange w:id="2617" w:author="Nguyen Thi Thuy Duong" w:date="2019-12-23T23:50:00Z">
                    <w:rPr>
                      <w:rFonts w:ascii="Times New Roman" w:hAnsi="Times New Roman" w:cs="Times New Roman"/>
                      <w:sz w:val="15"/>
                      <w:szCs w:val="15"/>
                    </w:rPr>
                  </w:rPrChange>
                </w:rPr>
                <w:t>22/12/2019</w:t>
              </w:r>
            </w:ins>
          </w:p>
        </w:tc>
        <w:tc>
          <w:tcPr>
            <w:tcW w:w="1954" w:type="dxa"/>
            <w:tcBorders>
              <w:top w:val="single" w:sz="4" w:space="0" w:color="auto"/>
              <w:left w:val="single" w:sz="4" w:space="0" w:color="auto"/>
              <w:bottom w:val="single" w:sz="4" w:space="0" w:color="auto"/>
              <w:right w:val="single" w:sz="4" w:space="0" w:color="auto"/>
            </w:tcBorders>
            <w:hideMark/>
            <w:tcPrChange w:id="2618"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85B229D" w14:textId="77777777" w:rsidR="00F97B92" w:rsidRPr="007B6C8E" w:rsidRDefault="00F97B92">
            <w:pPr>
              <w:rPr>
                <w:ins w:id="2619" w:author="Nguyen Thi Thuy Duong" w:date="2019-12-17T16:36:00Z"/>
                <w:rPrChange w:id="2620" w:author="Nguyen Thi Thuy Duong" w:date="2019-12-23T23:50:00Z">
                  <w:rPr>
                    <w:ins w:id="2621" w:author="Nguyen Thi Thuy Duong" w:date="2019-12-17T16:36:00Z"/>
                    <w:rFonts w:ascii="Times New Roman" w:hAnsi="Times New Roman" w:cs="Times New Roman"/>
                    <w:sz w:val="15"/>
                    <w:szCs w:val="15"/>
                  </w:rPr>
                </w:rPrChange>
              </w:rPr>
              <w:pPrChange w:id="2622" w:author="Nguyen Thi Thuy Duong" w:date="2019-12-23T23:50:00Z">
                <w:pPr>
                  <w:jc w:val="left"/>
                </w:pPr>
              </w:pPrChange>
            </w:pPr>
            <w:ins w:id="2623" w:author="Nguyen Thi Thuy Duong" w:date="2019-12-17T16:36:00Z">
              <w:r w:rsidRPr="007B6C8E">
                <w:rPr>
                  <w:rPrChange w:id="2624" w:author="Nguyen Thi Thuy Duong" w:date="2019-12-23T23:50:00Z">
                    <w:rPr>
                      <w:rFonts w:ascii="Times New Roman" w:hAnsi="Times New Roman" w:cs="Times New Roman"/>
                      <w:sz w:val="15"/>
                      <w:szCs w:val="15"/>
                    </w:rPr>
                  </w:rPrChange>
                </w:rPr>
                <w:t>30/12/2019</w:t>
              </w:r>
            </w:ins>
          </w:p>
        </w:tc>
      </w:tr>
      <w:tr w:rsidR="00F97B92" w:rsidRPr="007B6C8E" w14:paraId="16CA539A" w14:textId="77777777" w:rsidTr="00F864E5">
        <w:trPr>
          <w:trHeight w:val="268"/>
          <w:ins w:id="2625" w:author="Nguyen Thi Thuy Duong" w:date="2019-12-17T16:36:00Z"/>
          <w:trPrChange w:id="2626"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62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42A4B16" w14:textId="77777777" w:rsidR="00F97B92" w:rsidRPr="007B6C8E" w:rsidRDefault="00F97B92">
            <w:pPr>
              <w:rPr>
                <w:ins w:id="2628" w:author="Nguyen Thi Thuy Duong" w:date="2019-12-17T16:36:00Z"/>
                <w:rPrChange w:id="2629" w:author="Nguyen Thi Thuy Duong" w:date="2019-12-23T23:50:00Z">
                  <w:rPr>
                    <w:ins w:id="2630" w:author="Nguyen Thi Thuy Duong" w:date="2019-12-17T16:36:00Z"/>
                    <w:rFonts w:ascii="Times New Roman" w:hAnsi="Times New Roman" w:cs="Times New Roman"/>
                    <w:sz w:val="15"/>
                    <w:szCs w:val="15"/>
                  </w:rPr>
                </w:rPrChange>
              </w:rPr>
              <w:pPrChange w:id="2631"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63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58F8055" w14:textId="77777777" w:rsidR="00F97B92" w:rsidRPr="007B6C8E" w:rsidRDefault="00F97B92">
            <w:pPr>
              <w:rPr>
                <w:ins w:id="2633" w:author="Nguyen Thi Thuy Duong" w:date="2019-12-17T16:36:00Z"/>
                <w:rPrChange w:id="2634" w:author="Nguyen Thi Thuy Duong" w:date="2019-12-23T23:50:00Z">
                  <w:rPr>
                    <w:ins w:id="2635" w:author="Nguyen Thi Thuy Duong" w:date="2019-12-17T16:36:00Z"/>
                    <w:rFonts w:ascii="Times New Roman" w:hAnsi="Times New Roman" w:cs="Times New Roman"/>
                    <w:sz w:val="15"/>
                    <w:szCs w:val="15"/>
                  </w:rPr>
                </w:rPrChange>
              </w:rPr>
              <w:pPrChange w:id="2636"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63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D3B01BD" w14:textId="77777777" w:rsidR="00F97B92" w:rsidRPr="007B6C8E" w:rsidRDefault="00F97B92">
            <w:pPr>
              <w:rPr>
                <w:ins w:id="2638" w:author="Nguyen Thi Thuy Duong" w:date="2019-12-17T16:36:00Z"/>
                <w:rPrChange w:id="2639" w:author="Nguyen Thi Thuy Duong" w:date="2019-12-23T23:50:00Z">
                  <w:rPr>
                    <w:ins w:id="2640" w:author="Nguyen Thi Thuy Duong" w:date="2019-12-17T16:36:00Z"/>
                    <w:rFonts w:ascii="Times New Roman" w:hAnsi="Times New Roman" w:cs="Times New Roman"/>
                    <w:sz w:val="15"/>
                    <w:szCs w:val="15"/>
                  </w:rPr>
                </w:rPrChange>
              </w:rPr>
              <w:pPrChange w:id="2641"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642"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1BBE86BB" w14:textId="77777777" w:rsidR="00F97B92" w:rsidRPr="007B6C8E" w:rsidRDefault="00F97B92">
            <w:pPr>
              <w:rPr>
                <w:ins w:id="2643" w:author="Nguyen Thi Thuy Duong" w:date="2019-12-17T16:36:00Z"/>
                <w:rPrChange w:id="2644" w:author="Nguyen Thi Thuy Duong" w:date="2019-12-23T23:50:00Z">
                  <w:rPr>
                    <w:ins w:id="2645" w:author="Nguyen Thi Thuy Duong" w:date="2019-12-17T16:36:00Z"/>
                    <w:rFonts w:ascii="Times New Roman" w:hAnsi="Times New Roman" w:cs="Times New Roman"/>
                    <w:sz w:val="15"/>
                    <w:szCs w:val="15"/>
                  </w:rPr>
                </w:rPrChange>
              </w:rPr>
              <w:pPrChange w:id="2646" w:author="Nguyen Thi Thuy Duong" w:date="2019-12-23T23:50:00Z">
                <w:pPr>
                  <w:jc w:val="left"/>
                </w:pPr>
              </w:pPrChange>
            </w:pPr>
            <w:ins w:id="2647" w:author="Nguyen Thi Thuy Duong" w:date="2019-12-17T16:36:00Z">
              <w:r w:rsidRPr="007B6C8E">
                <w:rPr>
                  <w:rPrChange w:id="2648" w:author="Nguyen Thi Thuy Duong" w:date="2019-12-23T23:50:00Z">
                    <w:rPr>
                      <w:rFonts w:ascii="Times New Roman" w:hAnsi="Times New Roman" w:cs="Times New Roman"/>
                      <w:sz w:val="15"/>
                      <w:szCs w:val="15"/>
                    </w:rPr>
                  </w:rPrChange>
                </w:rPr>
                <w:t>2.2.3.3. Review</w:t>
              </w:r>
            </w:ins>
          </w:p>
        </w:tc>
        <w:tc>
          <w:tcPr>
            <w:tcW w:w="2426" w:type="dxa"/>
            <w:tcBorders>
              <w:top w:val="single" w:sz="4" w:space="0" w:color="auto"/>
              <w:left w:val="single" w:sz="4" w:space="0" w:color="auto"/>
              <w:bottom w:val="single" w:sz="4" w:space="0" w:color="auto"/>
              <w:right w:val="single" w:sz="4" w:space="0" w:color="auto"/>
            </w:tcBorders>
            <w:hideMark/>
            <w:tcPrChange w:id="2649"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74369F4" w14:textId="77777777" w:rsidR="00F97B92" w:rsidRPr="007B6C8E" w:rsidRDefault="00F97B92">
            <w:pPr>
              <w:rPr>
                <w:ins w:id="2650" w:author="Nguyen Thi Thuy Duong" w:date="2019-12-17T16:36:00Z"/>
                <w:rPrChange w:id="2651" w:author="Nguyen Thi Thuy Duong" w:date="2019-12-23T23:50:00Z">
                  <w:rPr>
                    <w:ins w:id="2652" w:author="Nguyen Thi Thuy Duong" w:date="2019-12-17T16:36:00Z"/>
                    <w:rFonts w:ascii="Times New Roman" w:hAnsi="Times New Roman" w:cs="Times New Roman"/>
                    <w:sz w:val="15"/>
                    <w:szCs w:val="15"/>
                  </w:rPr>
                </w:rPrChange>
              </w:rPr>
              <w:pPrChange w:id="2653" w:author="Nguyen Thi Thuy Duong" w:date="2019-12-23T23:50:00Z">
                <w:pPr>
                  <w:jc w:val="left"/>
                </w:pPr>
              </w:pPrChange>
            </w:pPr>
            <w:ins w:id="2654" w:author="Nguyen Thi Thuy Duong" w:date="2019-12-17T16:36:00Z">
              <w:r w:rsidRPr="007B6C8E">
                <w:rPr>
                  <w:rPrChange w:id="2655" w:author="Nguyen Thi Thuy Duong" w:date="2019-12-23T23:50:00Z">
                    <w:rPr>
                      <w:rFonts w:ascii="Times New Roman" w:hAnsi="Times New Roman" w:cs="Times New Roman"/>
                      <w:sz w:val="15"/>
                      <w:szCs w:val="15"/>
                    </w:rPr>
                  </w:rPrChange>
                </w:rPr>
                <w:t>31/12/2019</w:t>
              </w:r>
            </w:ins>
          </w:p>
        </w:tc>
        <w:tc>
          <w:tcPr>
            <w:tcW w:w="1954" w:type="dxa"/>
            <w:tcBorders>
              <w:top w:val="single" w:sz="4" w:space="0" w:color="auto"/>
              <w:left w:val="single" w:sz="4" w:space="0" w:color="auto"/>
              <w:bottom w:val="single" w:sz="4" w:space="0" w:color="auto"/>
              <w:right w:val="single" w:sz="4" w:space="0" w:color="auto"/>
            </w:tcBorders>
            <w:hideMark/>
            <w:tcPrChange w:id="2656"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044B46B" w14:textId="77777777" w:rsidR="00F97B92" w:rsidRPr="007B6C8E" w:rsidRDefault="00F97B92">
            <w:pPr>
              <w:rPr>
                <w:ins w:id="2657" w:author="Nguyen Thi Thuy Duong" w:date="2019-12-17T16:36:00Z"/>
                <w:rPrChange w:id="2658" w:author="Nguyen Thi Thuy Duong" w:date="2019-12-23T23:50:00Z">
                  <w:rPr>
                    <w:ins w:id="2659" w:author="Nguyen Thi Thuy Duong" w:date="2019-12-17T16:36:00Z"/>
                    <w:rFonts w:ascii="Times New Roman" w:hAnsi="Times New Roman" w:cs="Times New Roman"/>
                    <w:sz w:val="15"/>
                    <w:szCs w:val="15"/>
                  </w:rPr>
                </w:rPrChange>
              </w:rPr>
              <w:pPrChange w:id="2660" w:author="Nguyen Thi Thuy Duong" w:date="2019-12-23T23:50:00Z">
                <w:pPr>
                  <w:jc w:val="left"/>
                </w:pPr>
              </w:pPrChange>
            </w:pPr>
            <w:ins w:id="2661" w:author="Nguyen Thi Thuy Duong" w:date="2019-12-17T16:36:00Z">
              <w:r w:rsidRPr="007B6C8E">
                <w:rPr>
                  <w:rPrChange w:id="2662" w:author="Nguyen Thi Thuy Duong" w:date="2019-12-23T23:50:00Z">
                    <w:rPr>
                      <w:rFonts w:ascii="Times New Roman" w:hAnsi="Times New Roman" w:cs="Times New Roman"/>
                      <w:sz w:val="15"/>
                      <w:szCs w:val="15"/>
                    </w:rPr>
                  </w:rPrChange>
                </w:rPr>
                <w:t>31/12/2019</w:t>
              </w:r>
            </w:ins>
          </w:p>
        </w:tc>
      </w:tr>
      <w:tr w:rsidR="00F97B92" w:rsidRPr="007B6C8E" w14:paraId="1F851235" w14:textId="77777777" w:rsidTr="00F864E5">
        <w:trPr>
          <w:trHeight w:val="270"/>
          <w:ins w:id="2663" w:author="Nguyen Thi Thuy Duong" w:date="2019-12-17T16:36:00Z"/>
          <w:trPrChange w:id="2664" w:author="Nguyen Thi Thuy Duong" w:date="2019-12-23T23:50:00Z">
            <w:trPr>
              <w:trHeight w:val="270"/>
            </w:trPr>
          </w:trPrChange>
        </w:trPr>
        <w:tc>
          <w:tcPr>
            <w:tcW w:w="933" w:type="dxa"/>
            <w:vMerge w:val="restart"/>
            <w:tcBorders>
              <w:top w:val="single" w:sz="4" w:space="0" w:color="auto"/>
              <w:left w:val="single" w:sz="4" w:space="0" w:color="auto"/>
              <w:bottom w:val="single" w:sz="4" w:space="0" w:color="auto"/>
              <w:right w:val="single" w:sz="4" w:space="0" w:color="auto"/>
            </w:tcBorders>
            <w:hideMark/>
            <w:tcPrChange w:id="2665" w:author="Nguyen Thi Thuy Duong" w:date="2019-12-23T23:50:00Z">
              <w:tcPr>
                <w:tcW w:w="1316" w:type="dxa"/>
                <w:vMerge w:val="restart"/>
                <w:tcBorders>
                  <w:top w:val="single" w:sz="4" w:space="0" w:color="auto"/>
                  <w:left w:val="single" w:sz="4" w:space="0" w:color="auto"/>
                  <w:bottom w:val="single" w:sz="4" w:space="0" w:color="auto"/>
                  <w:right w:val="single" w:sz="4" w:space="0" w:color="auto"/>
                </w:tcBorders>
                <w:hideMark/>
              </w:tcPr>
            </w:tcPrChange>
          </w:tcPr>
          <w:p w14:paraId="6AF5EF9E" w14:textId="77777777" w:rsidR="00F97B92" w:rsidRPr="007B6C8E" w:rsidRDefault="00F97B92">
            <w:pPr>
              <w:rPr>
                <w:ins w:id="2666" w:author="Nguyen Thi Thuy Duong" w:date="2019-12-17T16:36:00Z"/>
                <w:rPrChange w:id="2667" w:author="Nguyen Thi Thuy Duong" w:date="2019-12-23T23:50:00Z">
                  <w:rPr>
                    <w:ins w:id="2668" w:author="Nguyen Thi Thuy Duong" w:date="2019-12-17T16:36:00Z"/>
                    <w:rFonts w:ascii="Times New Roman" w:hAnsi="Times New Roman" w:cs="Times New Roman"/>
                    <w:sz w:val="15"/>
                    <w:szCs w:val="15"/>
                  </w:rPr>
                </w:rPrChange>
              </w:rPr>
              <w:pPrChange w:id="2669" w:author="Nguyen Thi Thuy Duong" w:date="2019-12-23T23:50:00Z">
                <w:pPr>
                  <w:widowControl/>
                  <w:suppressAutoHyphens w:val="0"/>
                  <w:spacing w:after="0"/>
                  <w:contextualSpacing/>
                  <w:jc w:val="left"/>
                </w:pPr>
              </w:pPrChange>
            </w:pPr>
            <w:ins w:id="2670" w:author="Nguyen Thi Thuy Duong" w:date="2019-12-17T16:36:00Z">
              <w:r w:rsidRPr="007B6C8E">
                <w:rPr>
                  <w:rPrChange w:id="2671" w:author="Nguyen Thi Thuy Duong" w:date="2019-12-23T23:50:00Z">
                    <w:rPr>
                      <w:rFonts w:ascii="Times New Roman" w:hAnsi="Times New Roman" w:cs="Times New Roman"/>
                      <w:sz w:val="15"/>
                      <w:szCs w:val="15"/>
                    </w:rPr>
                  </w:rPrChange>
                </w:rPr>
                <w:t>3.Xây dựng hệ thống</w:t>
              </w:r>
            </w:ins>
          </w:p>
        </w:tc>
        <w:tc>
          <w:tcPr>
            <w:tcW w:w="1079" w:type="dxa"/>
            <w:vMerge w:val="restart"/>
            <w:tcBorders>
              <w:top w:val="single" w:sz="4" w:space="0" w:color="auto"/>
              <w:left w:val="single" w:sz="4" w:space="0" w:color="auto"/>
              <w:bottom w:val="single" w:sz="4" w:space="0" w:color="auto"/>
              <w:right w:val="single" w:sz="4" w:space="0" w:color="auto"/>
            </w:tcBorders>
            <w:hideMark/>
            <w:tcPrChange w:id="2672"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77F674D5" w14:textId="77777777" w:rsidR="00F97B92" w:rsidRPr="007B6C8E" w:rsidRDefault="00F97B92">
            <w:pPr>
              <w:rPr>
                <w:ins w:id="2673" w:author="Nguyen Thi Thuy Duong" w:date="2019-12-17T16:36:00Z"/>
                <w:rPrChange w:id="2674" w:author="Nguyen Thi Thuy Duong" w:date="2019-12-23T23:50:00Z">
                  <w:rPr>
                    <w:ins w:id="2675" w:author="Nguyen Thi Thuy Duong" w:date="2019-12-17T16:36:00Z"/>
                    <w:rFonts w:ascii="Times New Roman" w:hAnsi="Times New Roman" w:cs="Times New Roman"/>
                    <w:sz w:val="15"/>
                    <w:szCs w:val="15"/>
                  </w:rPr>
                </w:rPrChange>
              </w:rPr>
              <w:pPrChange w:id="2676" w:author="Nguyen Thi Thuy Duong" w:date="2019-12-23T23:50:00Z">
                <w:pPr>
                  <w:jc w:val="left"/>
                </w:pPr>
              </w:pPrChange>
            </w:pPr>
            <w:ins w:id="2677" w:author="Nguyen Thi Thuy Duong" w:date="2019-12-17T16:36:00Z">
              <w:r w:rsidRPr="007B6C8E">
                <w:rPr>
                  <w:rPrChange w:id="2678" w:author="Nguyen Thi Thuy Duong" w:date="2019-12-23T23:50:00Z">
                    <w:rPr>
                      <w:rFonts w:ascii="Times New Roman" w:hAnsi="Times New Roman" w:cs="Times New Roman"/>
                      <w:sz w:val="15"/>
                      <w:szCs w:val="15"/>
                    </w:rPr>
                  </w:rPrChange>
                </w:rPr>
                <w:t>3.1. Xây dựng cơ sở dữ liệu</w:t>
              </w:r>
            </w:ins>
          </w:p>
        </w:tc>
        <w:tc>
          <w:tcPr>
            <w:tcW w:w="1233" w:type="dxa"/>
            <w:tcBorders>
              <w:top w:val="single" w:sz="4" w:space="0" w:color="auto"/>
              <w:left w:val="single" w:sz="4" w:space="0" w:color="auto"/>
              <w:bottom w:val="single" w:sz="4" w:space="0" w:color="auto"/>
              <w:right w:val="single" w:sz="4" w:space="0" w:color="auto"/>
            </w:tcBorders>
            <w:hideMark/>
            <w:tcPrChange w:id="2679"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44ED1A12" w14:textId="77777777" w:rsidR="00F97B92" w:rsidRPr="007B6C8E" w:rsidRDefault="00F97B92">
            <w:pPr>
              <w:rPr>
                <w:ins w:id="2680" w:author="Nguyen Thi Thuy Duong" w:date="2019-12-17T16:36:00Z"/>
                <w:rPrChange w:id="2681" w:author="Nguyen Thi Thuy Duong" w:date="2019-12-23T23:50:00Z">
                  <w:rPr>
                    <w:ins w:id="2682" w:author="Nguyen Thi Thuy Duong" w:date="2019-12-17T16:36:00Z"/>
                    <w:rFonts w:ascii="Times New Roman" w:hAnsi="Times New Roman" w:cs="Times New Roman"/>
                    <w:sz w:val="15"/>
                    <w:szCs w:val="15"/>
                  </w:rPr>
                </w:rPrChange>
              </w:rPr>
              <w:pPrChange w:id="2683" w:author="Nguyen Thi Thuy Duong" w:date="2019-12-23T23:50:00Z">
                <w:pPr>
                  <w:jc w:val="left"/>
                </w:pPr>
              </w:pPrChange>
            </w:pPr>
            <w:ins w:id="2684" w:author="Nguyen Thi Thuy Duong" w:date="2019-12-17T16:36:00Z">
              <w:r w:rsidRPr="007B6C8E">
                <w:rPr>
                  <w:rPrChange w:id="2685" w:author="Nguyen Thi Thuy Duong" w:date="2019-12-23T23:50:00Z">
                    <w:rPr>
                      <w:rFonts w:ascii="Times New Roman" w:hAnsi="Times New Roman" w:cs="Times New Roman"/>
                      <w:sz w:val="15"/>
                      <w:szCs w:val="15"/>
                    </w:rPr>
                  </w:rPrChange>
                </w:rPr>
                <w:t>3.1.1. Xây dựng</w:t>
              </w:r>
            </w:ins>
          </w:p>
        </w:tc>
        <w:tc>
          <w:tcPr>
            <w:tcW w:w="1145" w:type="dxa"/>
            <w:tcBorders>
              <w:top w:val="single" w:sz="4" w:space="0" w:color="auto"/>
              <w:left w:val="single" w:sz="4" w:space="0" w:color="auto"/>
              <w:bottom w:val="single" w:sz="4" w:space="0" w:color="auto"/>
              <w:right w:val="single" w:sz="4" w:space="0" w:color="auto"/>
            </w:tcBorders>
            <w:tcPrChange w:id="2686"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570E06C5" w14:textId="77777777" w:rsidR="00F97B92" w:rsidRPr="007B6C8E" w:rsidRDefault="00F97B92">
            <w:pPr>
              <w:rPr>
                <w:ins w:id="2687" w:author="Nguyen Thi Thuy Duong" w:date="2019-12-17T16:36:00Z"/>
                <w:rPrChange w:id="2688" w:author="Nguyen Thi Thuy Duong" w:date="2019-12-23T23:50:00Z">
                  <w:rPr>
                    <w:ins w:id="2689" w:author="Nguyen Thi Thuy Duong" w:date="2019-12-17T16:36:00Z"/>
                    <w:rFonts w:ascii="Times New Roman" w:hAnsi="Times New Roman" w:cs="Times New Roman"/>
                    <w:sz w:val="15"/>
                    <w:szCs w:val="15"/>
                  </w:rPr>
                </w:rPrChange>
              </w:rPr>
              <w:pPrChange w:id="2690"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691"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026926D" w14:textId="77777777" w:rsidR="00F97B92" w:rsidRPr="007B6C8E" w:rsidRDefault="00F97B92">
            <w:pPr>
              <w:rPr>
                <w:ins w:id="2692" w:author="Nguyen Thi Thuy Duong" w:date="2019-12-17T16:36:00Z"/>
                <w:rPrChange w:id="2693" w:author="Nguyen Thi Thuy Duong" w:date="2019-12-23T23:50:00Z">
                  <w:rPr>
                    <w:ins w:id="2694" w:author="Nguyen Thi Thuy Duong" w:date="2019-12-17T16:36:00Z"/>
                    <w:rFonts w:ascii="Times New Roman" w:hAnsi="Times New Roman" w:cs="Times New Roman"/>
                    <w:sz w:val="15"/>
                    <w:szCs w:val="15"/>
                  </w:rPr>
                </w:rPrChange>
              </w:rPr>
              <w:pPrChange w:id="2695" w:author="Nguyen Thi Thuy Duong" w:date="2019-12-23T23:50:00Z">
                <w:pPr>
                  <w:jc w:val="left"/>
                </w:pPr>
              </w:pPrChange>
            </w:pPr>
            <w:ins w:id="2696" w:author="Nguyen Thi Thuy Duong" w:date="2019-12-17T16:36:00Z">
              <w:r w:rsidRPr="007B6C8E">
                <w:rPr>
                  <w:rPrChange w:id="2697" w:author="Nguyen Thi Thuy Duong" w:date="2019-12-23T23:50:00Z">
                    <w:rPr>
                      <w:rFonts w:ascii="Times New Roman" w:hAnsi="Times New Roman" w:cs="Times New Roman"/>
                      <w:sz w:val="15"/>
                      <w:szCs w:val="15"/>
                    </w:rPr>
                  </w:rPrChange>
                </w:rPr>
                <w:t>01/12/2019</w:t>
              </w:r>
            </w:ins>
          </w:p>
        </w:tc>
        <w:tc>
          <w:tcPr>
            <w:tcW w:w="1954" w:type="dxa"/>
            <w:tcBorders>
              <w:top w:val="single" w:sz="4" w:space="0" w:color="auto"/>
              <w:left w:val="single" w:sz="4" w:space="0" w:color="auto"/>
              <w:bottom w:val="single" w:sz="4" w:space="0" w:color="auto"/>
              <w:right w:val="single" w:sz="4" w:space="0" w:color="auto"/>
            </w:tcBorders>
            <w:hideMark/>
            <w:tcPrChange w:id="2698"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2CC37C9" w14:textId="77777777" w:rsidR="00F97B92" w:rsidRPr="007B6C8E" w:rsidRDefault="00F97B92">
            <w:pPr>
              <w:rPr>
                <w:ins w:id="2699" w:author="Nguyen Thi Thuy Duong" w:date="2019-12-17T16:36:00Z"/>
                <w:rPrChange w:id="2700" w:author="Nguyen Thi Thuy Duong" w:date="2019-12-23T23:50:00Z">
                  <w:rPr>
                    <w:ins w:id="2701" w:author="Nguyen Thi Thuy Duong" w:date="2019-12-17T16:36:00Z"/>
                    <w:rFonts w:ascii="Times New Roman" w:hAnsi="Times New Roman" w:cs="Times New Roman"/>
                    <w:sz w:val="15"/>
                    <w:szCs w:val="15"/>
                  </w:rPr>
                </w:rPrChange>
              </w:rPr>
              <w:pPrChange w:id="2702" w:author="Nguyen Thi Thuy Duong" w:date="2019-12-23T23:50:00Z">
                <w:pPr>
                  <w:jc w:val="left"/>
                </w:pPr>
              </w:pPrChange>
            </w:pPr>
            <w:ins w:id="2703" w:author="Nguyen Thi Thuy Duong" w:date="2019-12-17T16:36:00Z">
              <w:r w:rsidRPr="007B6C8E">
                <w:rPr>
                  <w:rPrChange w:id="2704" w:author="Nguyen Thi Thuy Duong" w:date="2019-12-23T23:50:00Z">
                    <w:rPr>
                      <w:rFonts w:ascii="Times New Roman" w:hAnsi="Times New Roman" w:cs="Times New Roman"/>
                      <w:sz w:val="15"/>
                      <w:szCs w:val="15"/>
                    </w:rPr>
                  </w:rPrChange>
                </w:rPr>
                <w:t>08/12/2019</w:t>
              </w:r>
            </w:ins>
          </w:p>
        </w:tc>
      </w:tr>
      <w:tr w:rsidR="00F97B92" w:rsidRPr="007B6C8E" w14:paraId="6431F483" w14:textId="77777777" w:rsidTr="00F864E5">
        <w:trPr>
          <w:trHeight w:val="270"/>
          <w:ins w:id="2705" w:author="Nguyen Thi Thuy Duong" w:date="2019-12-17T16:36:00Z"/>
          <w:trPrChange w:id="2706"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70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F183C37" w14:textId="77777777" w:rsidR="00F97B92" w:rsidRPr="007B6C8E" w:rsidRDefault="00F97B92">
            <w:pPr>
              <w:rPr>
                <w:ins w:id="2708" w:author="Nguyen Thi Thuy Duong" w:date="2019-12-17T16:36:00Z"/>
                <w:rPrChange w:id="2709" w:author="Nguyen Thi Thuy Duong" w:date="2019-12-23T23:50:00Z">
                  <w:rPr>
                    <w:ins w:id="2710" w:author="Nguyen Thi Thuy Duong" w:date="2019-12-17T16:36:00Z"/>
                    <w:rFonts w:ascii="Times New Roman" w:hAnsi="Times New Roman" w:cs="Times New Roman"/>
                    <w:sz w:val="15"/>
                    <w:szCs w:val="15"/>
                  </w:rPr>
                </w:rPrChange>
              </w:rPr>
              <w:pPrChange w:id="2711"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71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FCAF653" w14:textId="77777777" w:rsidR="00F97B92" w:rsidRPr="007B6C8E" w:rsidRDefault="00F97B92">
            <w:pPr>
              <w:rPr>
                <w:ins w:id="2713" w:author="Nguyen Thi Thuy Duong" w:date="2019-12-17T16:36:00Z"/>
                <w:rPrChange w:id="2714" w:author="Nguyen Thi Thuy Duong" w:date="2019-12-23T23:50:00Z">
                  <w:rPr>
                    <w:ins w:id="2715" w:author="Nguyen Thi Thuy Duong" w:date="2019-12-17T16:36:00Z"/>
                    <w:rFonts w:ascii="Times New Roman" w:hAnsi="Times New Roman" w:cs="Times New Roman"/>
                    <w:sz w:val="15"/>
                    <w:szCs w:val="15"/>
                  </w:rPr>
                </w:rPrChange>
              </w:rPr>
              <w:pPrChange w:id="2716"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717"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5858C104" w14:textId="77777777" w:rsidR="00F97B92" w:rsidRPr="007B6C8E" w:rsidRDefault="00F97B92">
            <w:pPr>
              <w:rPr>
                <w:ins w:id="2718" w:author="Nguyen Thi Thuy Duong" w:date="2019-12-17T16:36:00Z"/>
                <w:rPrChange w:id="2719" w:author="Nguyen Thi Thuy Duong" w:date="2019-12-23T23:50:00Z">
                  <w:rPr>
                    <w:ins w:id="2720" w:author="Nguyen Thi Thuy Duong" w:date="2019-12-17T16:36:00Z"/>
                    <w:rFonts w:ascii="Times New Roman" w:hAnsi="Times New Roman" w:cs="Times New Roman"/>
                    <w:sz w:val="15"/>
                    <w:szCs w:val="15"/>
                  </w:rPr>
                </w:rPrChange>
              </w:rPr>
              <w:pPrChange w:id="2721" w:author="Nguyen Thi Thuy Duong" w:date="2019-12-23T23:50:00Z">
                <w:pPr>
                  <w:jc w:val="left"/>
                </w:pPr>
              </w:pPrChange>
            </w:pPr>
            <w:ins w:id="2722" w:author="Nguyen Thi Thuy Duong" w:date="2019-12-17T16:36:00Z">
              <w:r w:rsidRPr="007B6C8E">
                <w:rPr>
                  <w:rPrChange w:id="2723" w:author="Nguyen Thi Thuy Duong" w:date="2019-12-23T23:50:00Z">
                    <w:rPr>
                      <w:rFonts w:ascii="Times New Roman" w:hAnsi="Times New Roman" w:cs="Times New Roman"/>
                      <w:sz w:val="15"/>
                      <w:szCs w:val="15"/>
                    </w:rPr>
                  </w:rPrChange>
                </w:rPr>
                <w:t>3.1.2. Kiểm thử</w:t>
              </w:r>
            </w:ins>
          </w:p>
        </w:tc>
        <w:tc>
          <w:tcPr>
            <w:tcW w:w="1145" w:type="dxa"/>
            <w:tcBorders>
              <w:top w:val="single" w:sz="4" w:space="0" w:color="auto"/>
              <w:left w:val="single" w:sz="4" w:space="0" w:color="auto"/>
              <w:bottom w:val="single" w:sz="4" w:space="0" w:color="auto"/>
              <w:right w:val="single" w:sz="4" w:space="0" w:color="auto"/>
            </w:tcBorders>
            <w:tcPrChange w:id="2724"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5FF1A1D3" w14:textId="77777777" w:rsidR="00F97B92" w:rsidRPr="007B6C8E" w:rsidRDefault="00F97B92">
            <w:pPr>
              <w:rPr>
                <w:ins w:id="2725" w:author="Nguyen Thi Thuy Duong" w:date="2019-12-17T16:36:00Z"/>
                <w:rPrChange w:id="2726" w:author="Nguyen Thi Thuy Duong" w:date="2019-12-23T23:50:00Z">
                  <w:rPr>
                    <w:ins w:id="2727" w:author="Nguyen Thi Thuy Duong" w:date="2019-12-17T16:36:00Z"/>
                    <w:rFonts w:ascii="Times New Roman" w:hAnsi="Times New Roman" w:cs="Times New Roman"/>
                    <w:sz w:val="15"/>
                    <w:szCs w:val="15"/>
                  </w:rPr>
                </w:rPrChange>
              </w:rPr>
              <w:pPrChange w:id="2728"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729"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3DA00A8" w14:textId="77777777" w:rsidR="00F97B92" w:rsidRPr="007B6C8E" w:rsidRDefault="00F97B92">
            <w:pPr>
              <w:rPr>
                <w:ins w:id="2730" w:author="Nguyen Thi Thuy Duong" w:date="2019-12-17T16:36:00Z"/>
                <w:rPrChange w:id="2731" w:author="Nguyen Thi Thuy Duong" w:date="2019-12-23T23:50:00Z">
                  <w:rPr>
                    <w:ins w:id="2732" w:author="Nguyen Thi Thuy Duong" w:date="2019-12-17T16:36:00Z"/>
                    <w:rFonts w:ascii="Times New Roman" w:hAnsi="Times New Roman" w:cs="Times New Roman"/>
                    <w:sz w:val="15"/>
                    <w:szCs w:val="15"/>
                  </w:rPr>
                </w:rPrChange>
              </w:rPr>
              <w:pPrChange w:id="2733" w:author="Nguyen Thi Thuy Duong" w:date="2019-12-23T23:50:00Z">
                <w:pPr>
                  <w:jc w:val="left"/>
                </w:pPr>
              </w:pPrChange>
            </w:pPr>
            <w:ins w:id="2734" w:author="Nguyen Thi Thuy Duong" w:date="2019-12-17T16:36:00Z">
              <w:r w:rsidRPr="007B6C8E">
                <w:rPr>
                  <w:rPrChange w:id="2735" w:author="Nguyen Thi Thuy Duong" w:date="2019-12-23T23:50:00Z">
                    <w:rPr>
                      <w:rFonts w:ascii="Times New Roman" w:hAnsi="Times New Roman" w:cs="Times New Roman"/>
                      <w:sz w:val="15"/>
                      <w:szCs w:val="15"/>
                    </w:rPr>
                  </w:rPrChange>
                </w:rPr>
                <w:t>09/12/2019</w:t>
              </w:r>
            </w:ins>
          </w:p>
        </w:tc>
        <w:tc>
          <w:tcPr>
            <w:tcW w:w="1954" w:type="dxa"/>
            <w:tcBorders>
              <w:top w:val="single" w:sz="4" w:space="0" w:color="auto"/>
              <w:left w:val="single" w:sz="4" w:space="0" w:color="auto"/>
              <w:bottom w:val="single" w:sz="4" w:space="0" w:color="auto"/>
              <w:right w:val="single" w:sz="4" w:space="0" w:color="auto"/>
            </w:tcBorders>
            <w:hideMark/>
            <w:tcPrChange w:id="2736"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D58012C" w14:textId="77777777" w:rsidR="00F97B92" w:rsidRPr="007B6C8E" w:rsidRDefault="00F97B92">
            <w:pPr>
              <w:rPr>
                <w:ins w:id="2737" w:author="Nguyen Thi Thuy Duong" w:date="2019-12-17T16:36:00Z"/>
                <w:rPrChange w:id="2738" w:author="Nguyen Thi Thuy Duong" w:date="2019-12-23T23:50:00Z">
                  <w:rPr>
                    <w:ins w:id="2739" w:author="Nguyen Thi Thuy Duong" w:date="2019-12-17T16:36:00Z"/>
                    <w:rFonts w:ascii="Times New Roman" w:hAnsi="Times New Roman" w:cs="Times New Roman"/>
                    <w:sz w:val="15"/>
                    <w:szCs w:val="15"/>
                  </w:rPr>
                </w:rPrChange>
              </w:rPr>
              <w:pPrChange w:id="2740" w:author="Nguyen Thi Thuy Duong" w:date="2019-12-23T23:50:00Z">
                <w:pPr>
                  <w:jc w:val="left"/>
                </w:pPr>
              </w:pPrChange>
            </w:pPr>
            <w:ins w:id="2741" w:author="Nguyen Thi Thuy Duong" w:date="2019-12-17T16:36:00Z">
              <w:r w:rsidRPr="007B6C8E">
                <w:rPr>
                  <w:rPrChange w:id="2742" w:author="Nguyen Thi Thuy Duong" w:date="2019-12-23T23:50:00Z">
                    <w:rPr>
                      <w:rFonts w:ascii="Times New Roman" w:hAnsi="Times New Roman" w:cs="Times New Roman"/>
                      <w:sz w:val="15"/>
                      <w:szCs w:val="15"/>
                    </w:rPr>
                  </w:rPrChange>
                </w:rPr>
                <w:t>09/12/2019</w:t>
              </w:r>
            </w:ins>
          </w:p>
        </w:tc>
      </w:tr>
      <w:tr w:rsidR="00F97B92" w:rsidRPr="007B6C8E" w14:paraId="24913516" w14:textId="77777777" w:rsidTr="00F864E5">
        <w:trPr>
          <w:trHeight w:val="270"/>
          <w:ins w:id="2743" w:author="Nguyen Thi Thuy Duong" w:date="2019-12-17T16:36:00Z"/>
          <w:trPrChange w:id="2744"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74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B7E256C" w14:textId="77777777" w:rsidR="00F97B92" w:rsidRPr="007B6C8E" w:rsidRDefault="00F97B92">
            <w:pPr>
              <w:rPr>
                <w:ins w:id="2746" w:author="Nguyen Thi Thuy Duong" w:date="2019-12-17T16:36:00Z"/>
                <w:rPrChange w:id="2747" w:author="Nguyen Thi Thuy Duong" w:date="2019-12-23T23:50:00Z">
                  <w:rPr>
                    <w:ins w:id="2748" w:author="Nguyen Thi Thuy Duong" w:date="2019-12-17T16:36:00Z"/>
                    <w:rFonts w:ascii="Times New Roman" w:hAnsi="Times New Roman" w:cs="Times New Roman"/>
                    <w:sz w:val="15"/>
                    <w:szCs w:val="15"/>
                  </w:rPr>
                </w:rPrChange>
              </w:rPr>
              <w:pPrChange w:id="2749"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2750"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616E8649" w14:textId="77777777" w:rsidR="00F97B92" w:rsidRPr="007B6C8E" w:rsidRDefault="00F97B92">
            <w:pPr>
              <w:rPr>
                <w:ins w:id="2751" w:author="Nguyen Thi Thuy Duong" w:date="2019-12-17T16:36:00Z"/>
                <w:rPrChange w:id="2752" w:author="Nguyen Thi Thuy Duong" w:date="2019-12-23T23:50:00Z">
                  <w:rPr>
                    <w:ins w:id="2753" w:author="Nguyen Thi Thuy Duong" w:date="2019-12-17T16:36:00Z"/>
                    <w:rFonts w:ascii="Times New Roman" w:hAnsi="Times New Roman" w:cs="Times New Roman"/>
                    <w:sz w:val="15"/>
                    <w:szCs w:val="15"/>
                  </w:rPr>
                </w:rPrChange>
              </w:rPr>
              <w:pPrChange w:id="2754" w:author="Nguyen Thi Thuy Duong" w:date="2019-12-23T23:50:00Z">
                <w:pPr>
                  <w:jc w:val="left"/>
                </w:pPr>
              </w:pPrChange>
            </w:pPr>
            <w:ins w:id="2755" w:author="Nguyen Thi Thuy Duong" w:date="2019-12-17T16:36:00Z">
              <w:r w:rsidRPr="007B6C8E">
                <w:rPr>
                  <w:rPrChange w:id="2756" w:author="Nguyen Thi Thuy Duong" w:date="2019-12-23T23:50:00Z">
                    <w:rPr>
                      <w:rFonts w:ascii="Times New Roman" w:hAnsi="Times New Roman" w:cs="Times New Roman"/>
                      <w:sz w:val="15"/>
                      <w:szCs w:val="15"/>
                    </w:rPr>
                  </w:rPrChange>
                </w:rPr>
                <w:t xml:space="preserve">3.2. Xây </w:t>
              </w:r>
              <w:r w:rsidRPr="007B6C8E">
                <w:rPr>
                  <w:rPrChange w:id="2757" w:author="Nguyen Thi Thuy Duong" w:date="2019-12-23T23:50:00Z">
                    <w:rPr>
                      <w:rFonts w:ascii="Times New Roman" w:hAnsi="Times New Roman" w:cs="Times New Roman"/>
                      <w:sz w:val="15"/>
                      <w:szCs w:val="15"/>
                    </w:rPr>
                  </w:rPrChange>
                </w:rPr>
                <w:lastRenderedPageBreak/>
                <w:t>dựng front-end</w:t>
              </w:r>
            </w:ins>
          </w:p>
        </w:tc>
        <w:tc>
          <w:tcPr>
            <w:tcW w:w="1233" w:type="dxa"/>
            <w:tcBorders>
              <w:top w:val="single" w:sz="4" w:space="0" w:color="auto"/>
              <w:left w:val="single" w:sz="4" w:space="0" w:color="auto"/>
              <w:bottom w:val="single" w:sz="4" w:space="0" w:color="auto"/>
              <w:right w:val="single" w:sz="4" w:space="0" w:color="auto"/>
            </w:tcBorders>
            <w:hideMark/>
            <w:tcPrChange w:id="2758"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682287A4" w14:textId="77777777" w:rsidR="00F97B92" w:rsidRPr="007B6C8E" w:rsidRDefault="00F97B92">
            <w:pPr>
              <w:rPr>
                <w:ins w:id="2759" w:author="Nguyen Thi Thuy Duong" w:date="2019-12-17T16:36:00Z"/>
                <w:rPrChange w:id="2760" w:author="Nguyen Thi Thuy Duong" w:date="2019-12-23T23:50:00Z">
                  <w:rPr>
                    <w:ins w:id="2761" w:author="Nguyen Thi Thuy Duong" w:date="2019-12-17T16:36:00Z"/>
                    <w:rFonts w:ascii="Times New Roman" w:hAnsi="Times New Roman" w:cs="Times New Roman"/>
                    <w:sz w:val="15"/>
                    <w:szCs w:val="15"/>
                  </w:rPr>
                </w:rPrChange>
              </w:rPr>
              <w:pPrChange w:id="2762" w:author="Nguyen Thi Thuy Duong" w:date="2019-12-23T23:50:00Z">
                <w:pPr>
                  <w:jc w:val="left"/>
                </w:pPr>
              </w:pPrChange>
            </w:pPr>
            <w:ins w:id="2763" w:author="Nguyen Thi Thuy Duong" w:date="2019-12-17T16:36:00Z">
              <w:r w:rsidRPr="007B6C8E">
                <w:rPr>
                  <w:rPrChange w:id="2764" w:author="Nguyen Thi Thuy Duong" w:date="2019-12-23T23:50:00Z">
                    <w:rPr>
                      <w:rFonts w:ascii="Times New Roman" w:hAnsi="Times New Roman" w:cs="Times New Roman"/>
                      <w:sz w:val="15"/>
                      <w:szCs w:val="15"/>
                    </w:rPr>
                  </w:rPrChange>
                </w:rPr>
                <w:lastRenderedPageBreak/>
                <w:t xml:space="preserve">3.2.1. </w:t>
              </w:r>
              <w:r w:rsidRPr="007B6C8E">
                <w:rPr>
                  <w:rPrChange w:id="2765" w:author="Nguyen Thi Thuy Duong" w:date="2019-12-23T23:50:00Z">
                    <w:rPr>
                      <w:rFonts w:ascii="Times New Roman" w:hAnsi="Times New Roman" w:cs="Times New Roman"/>
                      <w:sz w:val="15"/>
                      <w:szCs w:val="15"/>
                    </w:rPr>
                  </w:rPrChange>
                </w:rPr>
                <w:lastRenderedPageBreak/>
                <w:t>Coding</w:t>
              </w:r>
            </w:ins>
          </w:p>
        </w:tc>
        <w:tc>
          <w:tcPr>
            <w:tcW w:w="1145" w:type="dxa"/>
            <w:tcBorders>
              <w:top w:val="single" w:sz="4" w:space="0" w:color="auto"/>
              <w:left w:val="single" w:sz="4" w:space="0" w:color="auto"/>
              <w:bottom w:val="single" w:sz="4" w:space="0" w:color="auto"/>
              <w:right w:val="single" w:sz="4" w:space="0" w:color="auto"/>
            </w:tcBorders>
            <w:tcPrChange w:id="2766"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0FBA98B7" w14:textId="77777777" w:rsidR="00F97B92" w:rsidRPr="007B6C8E" w:rsidRDefault="00F97B92">
            <w:pPr>
              <w:rPr>
                <w:ins w:id="2767" w:author="Nguyen Thi Thuy Duong" w:date="2019-12-17T16:36:00Z"/>
                <w:rPrChange w:id="2768" w:author="Nguyen Thi Thuy Duong" w:date="2019-12-23T23:50:00Z">
                  <w:rPr>
                    <w:ins w:id="2769" w:author="Nguyen Thi Thuy Duong" w:date="2019-12-17T16:36:00Z"/>
                    <w:rFonts w:ascii="Times New Roman" w:hAnsi="Times New Roman" w:cs="Times New Roman"/>
                    <w:sz w:val="15"/>
                    <w:szCs w:val="15"/>
                  </w:rPr>
                </w:rPrChange>
              </w:rPr>
              <w:pPrChange w:id="2770"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771"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04815ACF" w14:textId="77777777" w:rsidR="00F97B92" w:rsidRPr="007B6C8E" w:rsidRDefault="00F97B92">
            <w:pPr>
              <w:rPr>
                <w:ins w:id="2772" w:author="Nguyen Thi Thuy Duong" w:date="2019-12-17T16:36:00Z"/>
                <w:rPrChange w:id="2773" w:author="Nguyen Thi Thuy Duong" w:date="2019-12-23T23:50:00Z">
                  <w:rPr>
                    <w:ins w:id="2774" w:author="Nguyen Thi Thuy Duong" w:date="2019-12-17T16:36:00Z"/>
                    <w:rFonts w:ascii="Times New Roman" w:hAnsi="Times New Roman" w:cs="Times New Roman"/>
                    <w:sz w:val="15"/>
                    <w:szCs w:val="15"/>
                  </w:rPr>
                </w:rPrChange>
              </w:rPr>
              <w:pPrChange w:id="2775" w:author="Nguyen Thi Thuy Duong" w:date="2019-12-23T23:50:00Z">
                <w:pPr>
                  <w:jc w:val="left"/>
                </w:pPr>
              </w:pPrChange>
            </w:pPr>
            <w:ins w:id="2776" w:author="Nguyen Thi Thuy Duong" w:date="2019-12-17T16:36:00Z">
              <w:r w:rsidRPr="007B6C8E">
                <w:rPr>
                  <w:rPrChange w:id="2777" w:author="Nguyen Thi Thuy Duong" w:date="2019-12-23T23:50:00Z">
                    <w:rPr>
                      <w:rFonts w:ascii="Times New Roman" w:hAnsi="Times New Roman" w:cs="Times New Roman"/>
                      <w:sz w:val="15"/>
                      <w:szCs w:val="15"/>
                    </w:rPr>
                  </w:rPrChange>
                </w:rPr>
                <w:t>01/12/2019</w:t>
              </w:r>
            </w:ins>
          </w:p>
        </w:tc>
        <w:tc>
          <w:tcPr>
            <w:tcW w:w="1954" w:type="dxa"/>
            <w:tcBorders>
              <w:top w:val="single" w:sz="4" w:space="0" w:color="auto"/>
              <w:left w:val="single" w:sz="4" w:space="0" w:color="auto"/>
              <w:bottom w:val="single" w:sz="4" w:space="0" w:color="auto"/>
              <w:right w:val="single" w:sz="4" w:space="0" w:color="auto"/>
            </w:tcBorders>
            <w:hideMark/>
            <w:tcPrChange w:id="2778"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1855EC2" w14:textId="77777777" w:rsidR="00F97B92" w:rsidRPr="007B6C8E" w:rsidRDefault="00F97B92">
            <w:pPr>
              <w:rPr>
                <w:ins w:id="2779" w:author="Nguyen Thi Thuy Duong" w:date="2019-12-17T16:36:00Z"/>
                <w:rPrChange w:id="2780" w:author="Nguyen Thi Thuy Duong" w:date="2019-12-23T23:50:00Z">
                  <w:rPr>
                    <w:ins w:id="2781" w:author="Nguyen Thi Thuy Duong" w:date="2019-12-17T16:36:00Z"/>
                    <w:rFonts w:ascii="Times New Roman" w:hAnsi="Times New Roman" w:cs="Times New Roman"/>
                    <w:sz w:val="15"/>
                    <w:szCs w:val="15"/>
                  </w:rPr>
                </w:rPrChange>
              </w:rPr>
              <w:pPrChange w:id="2782" w:author="Nguyen Thi Thuy Duong" w:date="2019-12-23T23:50:00Z">
                <w:pPr>
                  <w:jc w:val="left"/>
                </w:pPr>
              </w:pPrChange>
            </w:pPr>
            <w:ins w:id="2783" w:author="Nguyen Thi Thuy Duong" w:date="2019-12-17T16:36:00Z">
              <w:r w:rsidRPr="007B6C8E">
                <w:rPr>
                  <w:rPrChange w:id="2784" w:author="Nguyen Thi Thuy Duong" w:date="2019-12-23T23:50:00Z">
                    <w:rPr>
                      <w:rFonts w:ascii="Times New Roman" w:hAnsi="Times New Roman" w:cs="Times New Roman"/>
                      <w:sz w:val="15"/>
                      <w:szCs w:val="15"/>
                    </w:rPr>
                  </w:rPrChange>
                </w:rPr>
                <w:t>01/01/2020</w:t>
              </w:r>
            </w:ins>
          </w:p>
        </w:tc>
      </w:tr>
      <w:tr w:rsidR="00F97B92" w:rsidRPr="007B6C8E" w14:paraId="54BD8843" w14:textId="77777777" w:rsidTr="00F864E5">
        <w:trPr>
          <w:trHeight w:val="270"/>
          <w:ins w:id="2785" w:author="Nguyen Thi Thuy Duong" w:date="2019-12-17T16:36:00Z"/>
          <w:trPrChange w:id="2786"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78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1AE432A" w14:textId="77777777" w:rsidR="00F97B92" w:rsidRPr="007B6C8E" w:rsidRDefault="00F97B92">
            <w:pPr>
              <w:rPr>
                <w:ins w:id="2788" w:author="Nguyen Thi Thuy Duong" w:date="2019-12-17T16:36:00Z"/>
                <w:rPrChange w:id="2789" w:author="Nguyen Thi Thuy Duong" w:date="2019-12-23T23:50:00Z">
                  <w:rPr>
                    <w:ins w:id="2790" w:author="Nguyen Thi Thuy Duong" w:date="2019-12-17T16:36:00Z"/>
                    <w:rFonts w:ascii="Times New Roman" w:hAnsi="Times New Roman" w:cs="Times New Roman"/>
                    <w:sz w:val="15"/>
                    <w:szCs w:val="15"/>
                  </w:rPr>
                </w:rPrChange>
              </w:rPr>
              <w:pPrChange w:id="2791"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79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553889C" w14:textId="77777777" w:rsidR="00F97B92" w:rsidRPr="007B6C8E" w:rsidRDefault="00F97B92">
            <w:pPr>
              <w:rPr>
                <w:ins w:id="2793" w:author="Nguyen Thi Thuy Duong" w:date="2019-12-17T16:36:00Z"/>
                <w:rPrChange w:id="2794" w:author="Nguyen Thi Thuy Duong" w:date="2019-12-23T23:50:00Z">
                  <w:rPr>
                    <w:ins w:id="2795" w:author="Nguyen Thi Thuy Duong" w:date="2019-12-17T16:36:00Z"/>
                    <w:rFonts w:ascii="Times New Roman" w:hAnsi="Times New Roman" w:cs="Times New Roman"/>
                    <w:sz w:val="15"/>
                    <w:szCs w:val="15"/>
                  </w:rPr>
                </w:rPrChange>
              </w:rPr>
              <w:pPrChange w:id="2796"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797"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30ACA74F" w14:textId="77777777" w:rsidR="00F97B92" w:rsidRPr="007B6C8E" w:rsidRDefault="00F97B92">
            <w:pPr>
              <w:rPr>
                <w:ins w:id="2798" w:author="Nguyen Thi Thuy Duong" w:date="2019-12-17T16:36:00Z"/>
                <w:rPrChange w:id="2799" w:author="Nguyen Thi Thuy Duong" w:date="2019-12-23T23:50:00Z">
                  <w:rPr>
                    <w:ins w:id="2800" w:author="Nguyen Thi Thuy Duong" w:date="2019-12-17T16:36:00Z"/>
                    <w:rFonts w:ascii="Times New Roman" w:hAnsi="Times New Roman" w:cs="Times New Roman"/>
                    <w:sz w:val="15"/>
                    <w:szCs w:val="15"/>
                  </w:rPr>
                </w:rPrChange>
              </w:rPr>
              <w:pPrChange w:id="2801" w:author="Nguyen Thi Thuy Duong" w:date="2019-12-23T23:50:00Z">
                <w:pPr>
                  <w:jc w:val="left"/>
                </w:pPr>
              </w:pPrChange>
            </w:pPr>
            <w:ins w:id="2802" w:author="Nguyen Thi Thuy Duong" w:date="2019-12-17T16:36:00Z">
              <w:r w:rsidRPr="007B6C8E">
                <w:rPr>
                  <w:rPrChange w:id="2803" w:author="Nguyen Thi Thuy Duong" w:date="2019-12-23T23:50:00Z">
                    <w:rPr>
                      <w:rFonts w:ascii="Times New Roman" w:hAnsi="Times New Roman" w:cs="Times New Roman"/>
                      <w:sz w:val="15"/>
                      <w:szCs w:val="15"/>
                    </w:rPr>
                  </w:rPrChange>
                </w:rPr>
                <w:t xml:space="preserve">3.2.2. Kiểm thử </w:t>
              </w:r>
            </w:ins>
          </w:p>
        </w:tc>
        <w:tc>
          <w:tcPr>
            <w:tcW w:w="1145" w:type="dxa"/>
            <w:tcBorders>
              <w:top w:val="single" w:sz="4" w:space="0" w:color="auto"/>
              <w:left w:val="single" w:sz="4" w:space="0" w:color="auto"/>
              <w:bottom w:val="single" w:sz="4" w:space="0" w:color="auto"/>
              <w:right w:val="single" w:sz="4" w:space="0" w:color="auto"/>
            </w:tcBorders>
            <w:tcPrChange w:id="2804"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6A9B44FC" w14:textId="77777777" w:rsidR="00F97B92" w:rsidRPr="007B6C8E" w:rsidRDefault="00F97B92">
            <w:pPr>
              <w:rPr>
                <w:ins w:id="2805" w:author="Nguyen Thi Thuy Duong" w:date="2019-12-17T16:36:00Z"/>
                <w:rPrChange w:id="2806" w:author="Nguyen Thi Thuy Duong" w:date="2019-12-23T23:50:00Z">
                  <w:rPr>
                    <w:ins w:id="2807" w:author="Nguyen Thi Thuy Duong" w:date="2019-12-17T16:36:00Z"/>
                    <w:rFonts w:ascii="Times New Roman" w:hAnsi="Times New Roman" w:cs="Times New Roman"/>
                    <w:sz w:val="15"/>
                    <w:szCs w:val="15"/>
                  </w:rPr>
                </w:rPrChange>
              </w:rPr>
              <w:pPrChange w:id="2808"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809"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61B255BB" w14:textId="77777777" w:rsidR="00F97B92" w:rsidRPr="007B6C8E" w:rsidRDefault="00F97B92">
            <w:pPr>
              <w:rPr>
                <w:ins w:id="2810" w:author="Nguyen Thi Thuy Duong" w:date="2019-12-17T16:36:00Z"/>
                <w:rPrChange w:id="2811" w:author="Nguyen Thi Thuy Duong" w:date="2019-12-23T23:50:00Z">
                  <w:rPr>
                    <w:ins w:id="2812" w:author="Nguyen Thi Thuy Duong" w:date="2019-12-17T16:36:00Z"/>
                    <w:rFonts w:ascii="Times New Roman" w:hAnsi="Times New Roman" w:cs="Times New Roman"/>
                    <w:sz w:val="15"/>
                    <w:szCs w:val="15"/>
                  </w:rPr>
                </w:rPrChange>
              </w:rPr>
              <w:pPrChange w:id="2813" w:author="Nguyen Thi Thuy Duong" w:date="2019-12-23T23:50:00Z">
                <w:pPr>
                  <w:jc w:val="left"/>
                </w:pPr>
              </w:pPrChange>
            </w:pPr>
            <w:ins w:id="2814" w:author="Nguyen Thi Thuy Duong" w:date="2019-12-17T16:36:00Z">
              <w:r w:rsidRPr="007B6C8E">
                <w:rPr>
                  <w:rPrChange w:id="2815" w:author="Nguyen Thi Thuy Duong" w:date="2019-12-23T23:50:00Z">
                    <w:rPr>
                      <w:rFonts w:ascii="Times New Roman" w:hAnsi="Times New Roman" w:cs="Times New Roman"/>
                      <w:sz w:val="15"/>
                      <w:szCs w:val="15"/>
                    </w:rPr>
                  </w:rPrChange>
                </w:rPr>
                <w:t>02/01/2020</w:t>
              </w:r>
            </w:ins>
          </w:p>
        </w:tc>
        <w:tc>
          <w:tcPr>
            <w:tcW w:w="1954" w:type="dxa"/>
            <w:tcBorders>
              <w:top w:val="single" w:sz="4" w:space="0" w:color="auto"/>
              <w:left w:val="single" w:sz="4" w:space="0" w:color="auto"/>
              <w:bottom w:val="single" w:sz="4" w:space="0" w:color="auto"/>
              <w:right w:val="single" w:sz="4" w:space="0" w:color="auto"/>
            </w:tcBorders>
            <w:hideMark/>
            <w:tcPrChange w:id="2816"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118FCD24" w14:textId="77777777" w:rsidR="00F97B92" w:rsidRPr="007B6C8E" w:rsidRDefault="00F97B92">
            <w:pPr>
              <w:rPr>
                <w:ins w:id="2817" w:author="Nguyen Thi Thuy Duong" w:date="2019-12-17T16:36:00Z"/>
                <w:rPrChange w:id="2818" w:author="Nguyen Thi Thuy Duong" w:date="2019-12-23T23:50:00Z">
                  <w:rPr>
                    <w:ins w:id="2819" w:author="Nguyen Thi Thuy Duong" w:date="2019-12-17T16:36:00Z"/>
                    <w:rFonts w:ascii="Times New Roman" w:hAnsi="Times New Roman" w:cs="Times New Roman"/>
                    <w:sz w:val="15"/>
                    <w:szCs w:val="15"/>
                  </w:rPr>
                </w:rPrChange>
              </w:rPr>
              <w:pPrChange w:id="2820" w:author="Nguyen Thi Thuy Duong" w:date="2019-12-23T23:50:00Z">
                <w:pPr>
                  <w:jc w:val="left"/>
                </w:pPr>
              </w:pPrChange>
            </w:pPr>
            <w:ins w:id="2821" w:author="Nguyen Thi Thuy Duong" w:date="2019-12-17T16:36:00Z">
              <w:r w:rsidRPr="007B6C8E">
                <w:rPr>
                  <w:rPrChange w:id="2822" w:author="Nguyen Thi Thuy Duong" w:date="2019-12-23T23:50:00Z">
                    <w:rPr>
                      <w:rFonts w:ascii="Times New Roman" w:hAnsi="Times New Roman" w:cs="Times New Roman"/>
                      <w:sz w:val="15"/>
                      <w:szCs w:val="15"/>
                    </w:rPr>
                  </w:rPrChange>
                </w:rPr>
                <w:t>02/01/2020</w:t>
              </w:r>
            </w:ins>
          </w:p>
        </w:tc>
      </w:tr>
      <w:tr w:rsidR="00F97B92" w:rsidRPr="007B6C8E" w14:paraId="76D02DA9" w14:textId="77777777" w:rsidTr="00F864E5">
        <w:trPr>
          <w:trHeight w:val="270"/>
          <w:ins w:id="2823" w:author="Nguyen Thi Thuy Duong" w:date="2019-12-17T16:36:00Z"/>
          <w:trPrChange w:id="2824"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82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621564C" w14:textId="77777777" w:rsidR="00F97B92" w:rsidRPr="007B6C8E" w:rsidRDefault="00F97B92">
            <w:pPr>
              <w:rPr>
                <w:ins w:id="2826" w:author="Nguyen Thi Thuy Duong" w:date="2019-12-17T16:36:00Z"/>
                <w:rPrChange w:id="2827" w:author="Nguyen Thi Thuy Duong" w:date="2019-12-23T23:50:00Z">
                  <w:rPr>
                    <w:ins w:id="2828" w:author="Nguyen Thi Thuy Duong" w:date="2019-12-17T16:36:00Z"/>
                    <w:rFonts w:ascii="Times New Roman" w:hAnsi="Times New Roman" w:cs="Times New Roman"/>
                    <w:sz w:val="15"/>
                    <w:szCs w:val="15"/>
                  </w:rPr>
                </w:rPrChange>
              </w:rPr>
              <w:pPrChange w:id="2829"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2830"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47F860EC" w14:textId="77777777" w:rsidR="00F97B92" w:rsidRPr="007B6C8E" w:rsidRDefault="00F97B92">
            <w:pPr>
              <w:rPr>
                <w:ins w:id="2831" w:author="Nguyen Thi Thuy Duong" w:date="2019-12-17T16:36:00Z"/>
                <w:rPrChange w:id="2832" w:author="Nguyen Thi Thuy Duong" w:date="2019-12-23T23:50:00Z">
                  <w:rPr>
                    <w:ins w:id="2833" w:author="Nguyen Thi Thuy Duong" w:date="2019-12-17T16:36:00Z"/>
                    <w:rFonts w:ascii="Times New Roman" w:hAnsi="Times New Roman" w:cs="Times New Roman"/>
                    <w:sz w:val="15"/>
                    <w:szCs w:val="15"/>
                  </w:rPr>
                </w:rPrChange>
              </w:rPr>
              <w:pPrChange w:id="2834" w:author="Nguyen Thi Thuy Duong" w:date="2019-12-23T23:50:00Z">
                <w:pPr>
                  <w:jc w:val="left"/>
                </w:pPr>
              </w:pPrChange>
            </w:pPr>
            <w:ins w:id="2835" w:author="Nguyen Thi Thuy Duong" w:date="2019-12-17T16:36:00Z">
              <w:r w:rsidRPr="007B6C8E">
                <w:rPr>
                  <w:rPrChange w:id="2836" w:author="Nguyen Thi Thuy Duong" w:date="2019-12-23T23:50:00Z">
                    <w:rPr>
                      <w:rFonts w:ascii="Times New Roman" w:hAnsi="Times New Roman" w:cs="Times New Roman"/>
                      <w:sz w:val="15"/>
                      <w:szCs w:val="15"/>
                    </w:rPr>
                  </w:rPrChange>
                </w:rPr>
                <w:t>3.3. Xây dựng back-end</w:t>
              </w:r>
            </w:ins>
          </w:p>
        </w:tc>
        <w:tc>
          <w:tcPr>
            <w:tcW w:w="1233" w:type="dxa"/>
            <w:tcBorders>
              <w:top w:val="single" w:sz="4" w:space="0" w:color="auto"/>
              <w:left w:val="single" w:sz="4" w:space="0" w:color="auto"/>
              <w:bottom w:val="single" w:sz="4" w:space="0" w:color="auto"/>
              <w:right w:val="single" w:sz="4" w:space="0" w:color="auto"/>
            </w:tcBorders>
            <w:hideMark/>
            <w:tcPrChange w:id="2837"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1EAB2A3C" w14:textId="77777777" w:rsidR="00F97B92" w:rsidRPr="007B6C8E" w:rsidRDefault="00F97B92">
            <w:pPr>
              <w:rPr>
                <w:ins w:id="2838" w:author="Nguyen Thi Thuy Duong" w:date="2019-12-17T16:36:00Z"/>
                <w:rPrChange w:id="2839" w:author="Nguyen Thi Thuy Duong" w:date="2019-12-23T23:50:00Z">
                  <w:rPr>
                    <w:ins w:id="2840" w:author="Nguyen Thi Thuy Duong" w:date="2019-12-17T16:36:00Z"/>
                    <w:rFonts w:ascii="Times New Roman" w:hAnsi="Times New Roman" w:cs="Times New Roman"/>
                    <w:sz w:val="15"/>
                    <w:szCs w:val="15"/>
                  </w:rPr>
                </w:rPrChange>
              </w:rPr>
              <w:pPrChange w:id="2841" w:author="Nguyen Thi Thuy Duong" w:date="2019-12-23T23:50:00Z">
                <w:pPr>
                  <w:jc w:val="left"/>
                </w:pPr>
              </w:pPrChange>
            </w:pPr>
            <w:ins w:id="2842" w:author="Nguyen Thi Thuy Duong" w:date="2019-12-17T16:36:00Z">
              <w:r w:rsidRPr="007B6C8E">
                <w:rPr>
                  <w:rPrChange w:id="2843" w:author="Nguyen Thi Thuy Duong" w:date="2019-12-23T23:50:00Z">
                    <w:rPr>
                      <w:rFonts w:ascii="Times New Roman" w:hAnsi="Times New Roman" w:cs="Times New Roman"/>
                      <w:sz w:val="15"/>
                      <w:szCs w:val="15"/>
                    </w:rPr>
                  </w:rPrChange>
                </w:rPr>
                <w:t>3.3.1. Coding</w:t>
              </w:r>
            </w:ins>
          </w:p>
        </w:tc>
        <w:tc>
          <w:tcPr>
            <w:tcW w:w="1145" w:type="dxa"/>
            <w:tcBorders>
              <w:top w:val="single" w:sz="4" w:space="0" w:color="auto"/>
              <w:left w:val="single" w:sz="4" w:space="0" w:color="auto"/>
              <w:bottom w:val="single" w:sz="4" w:space="0" w:color="auto"/>
              <w:right w:val="single" w:sz="4" w:space="0" w:color="auto"/>
            </w:tcBorders>
            <w:tcPrChange w:id="2844"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277FF3E0" w14:textId="77777777" w:rsidR="00F97B92" w:rsidRPr="007B6C8E" w:rsidRDefault="00F97B92">
            <w:pPr>
              <w:rPr>
                <w:ins w:id="2845" w:author="Nguyen Thi Thuy Duong" w:date="2019-12-17T16:36:00Z"/>
                <w:rPrChange w:id="2846" w:author="Nguyen Thi Thuy Duong" w:date="2019-12-23T23:50:00Z">
                  <w:rPr>
                    <w:ins w:id="2847" w:author="Nguyen Thi Thuy Duong" w:date="2019-12-17T16:36:00Z"/>
                    <w:rFonts w:ascii="Times New Roman" w:hAnsi="Times New Roman" w:cs="Times New Roman"/>
                    <w:sz w:val="15"/>
                    <w:szCs w:val="15"/>
                  </w:rPr>
                </w:rPrChange>
              </w:rPr>
              <w:pPrChange w:id="2848"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849"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2BB9510" w14:textId="77777777" w:rsidR="00F97B92" w:rsidRPr="007B6C8E" w:rsidRDefault="00F97B92">
            <w:pPr>
              <w:rPr>
                <w:ins w:id="2850" w:author="Nguyen Thi Thuy Duong" w:date="2019-12-17T16:36:00Z"/>
                <w:rPrChange w:id="2851" w:author="Nguyen Thi Thuy Duong" w:date="2019-12-23T23:50:00Z">
                  <w:rPr>
                    <w:ins w:id="2852" w:author="Nguyen Thi Thuy Duong" w:date="2019-12-17T16:36:00Z"/>
                    <w:rFonts w:ascii="Times New Roman" w:hAnsi="Times New Roman" w:cs="Times New Roman"/>
                    <w:sz w:val="15"/>
                    <w:szCs w:val="15"/>
                  </w:rPr>
                </w:rPrChange>
              </w:rPr>
              <w:pPrChange w:id="2853" w:author="Nguyen Thi Thuy Duong" w:date="2019-12-23T23:50:00Z">
                <w:pPr>
                  <w:jc w:val="left"/>
                </w:pPr>
              </w:pPrChange>
            </w:pPr>
            <w:ins w:id="2854" w:author="Nguyen Thi Thuy Duong" w:date="2019-12-17T16:36:00Z">
              <w:r w:rsidRPr="007B6C8E">
                <w:rPr>
                  <w:rPrChange w:id="2855" w:author="Nguyen Thi Thuy Duong" w:date="2019-12-23T23:50:00Z">
                    <w:rPr>
                      <w:rFonts w:ascii="Times New Roman" w:hAnsi="Times New Roman" w:cs="Times New Roman"/>
                      <w:sz w:val="15"/>
                      <w:szCs w:val="15"/>
                    </w:rPr>
                  </w:rPrChange>
                </w:rPr>
                <w:t>10/12/2019</w:t>
              </w:r>
            </w:ins>
          </w:p>
        </w:tc>
        <w:tc>
          <w:tcPr>
            <w:tcW w:w="1954" w:type="dxa"/>
            <w:tcBorders>
              <w:top w:val="single" w:sz="4" w:space="0" w:color="auto"/>
              <w:left w:val="single" w:sz="4" w:space="0" w:color="auto"/>
              <w:bottom w:val="single" w:sz="4" w:space="0" w:color="auto"/>
              <w:right w:val="single" w:sz="4" w:space="0" w:color="auto"/>
            </w:tcBorders>
            <w:hideMark/>
            <w:tcPrChange w:id="2856"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21528BF6" w14:textId="77777777" w:rsidR="00F97B92" w:rsidRPr="007B6C8E" w:rsidRDefault="00F97B92">
            <w:pPr>
              <w:rPr>
                <w:ins w:id="2857" w:author="Nguyen Thi Thuy Duong" w:date="2019-12-17T16:36:00Z"/>
                <w:rPrChange w:id="2858" w:author="Nguyen Thi Thuy Duong" w:date="2019-12-23T23:50:00Z">
                  <w:rPr>
                    <w:ins w:id="2859" w:author="Nguyen Thi Thuy Duong" w:date="2019-12-17T16:36:00Z"/>
                    <w:rFonts w:ascii="Times New Roman" w:hAnsi="Times New Roman" w:cs="Times New Roman"/>
                    <w:sz w:val="15"/>
                    <w:szCs w:val="15"/>
                  </w:rPr>
                </w:rPrChange>
              </w:rPr>
              <w:pPrChange w:id="2860" w:author="Nguyen Thi Thuy Duong" w:date="2019-12-23T23:50:00Z">
                <w:pPr>
                  <w:jc w:val="left"/>
                </w:pPr>
              </w:pPrChange>
            </w:pPr>
            <w:ins w:id="2861" w:author="Nguyen Thi Thuy Duong" w:date="2019-12-17T16:36:00Z">
              <w:r w:rsidRPr="007B6C8E">
                <w:rPr>
                  <w:rPrChange w:id="2862" w:author="Nguyen Thi Thuy Duong" w:date="2019-12-23T23:50:00Z">
                    <w:rPr>
                      <w:rFonts w:ascii="Times New Roman" w:hAnsi="Times New Roman" w:cs="Times New Roman"/>
                      <w:sz w:val="15"/>
                      <w:szCs w:val="15"/>
                    </w:rPr>
                  </w:rPrChange>
                </w:rPr>
                <w:t>10/01/2020</w:t>
              </w:r>
            </w:ins>
          </w:p>
        </w:tc>
      </w:tr>
      <w:tr w:rsidR="00F97B92" w:rsidRPr="007B6C8E" w14:paraId="0443F986" w14:textId="77777777" w:rsidTr="00F864E5">
        <w:trPr>
          <w:trHeight w:val="270"/>
          <w:ins w:id="2863" w:author="Nguyen Thi Thuy Duong" w:date="2019-12-17T16:36:00Z"/>
          <w:trPrChange w:id="2864"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86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B74AFAC" w14:textId="77777777" w:rsidR="00F97B92" w:rsidRPr="007B6C8E" w:rsidRDefault="00F97B92">
            <w:pPr>
              <w:rPr>
                <w:ins w:id="2866" w:author="Nguyen Thi Thuy Duong" w:date="2019-12-17T16:36:00Z"/>
                <w:rPrChange w:id="2867" w:author="Nguyen Thi Thuy Duong" w:date="2019-12-23T23:50:00Z">
                  <w:rPr>
                    <w:ins w:id="2868" w:author="Nguyen Thi Thuy Duong" w:date="2019-12-17T16:36:00Z"/>
                    <w:rFonts w:ascii="Times New Roman" w:hAnsi="Times New Roman" w:cs="Times New Roman"/>
                    <w:sz w:val="15"/>
                    <w:szCs w:val="15"/>
                  </w:rPr>
                </w:rPrChange>
              </w:rPr>
              <w:pPrChange w:id="2869"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87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68415F4" w14:textId="77777777" w:rsidR="00F97B92" w:rsidRPr="007B6C8E" w:rsidRDefault="00F97B92">
            <w:pPr>
              <w:rPr>
                <w:ins w:id="2871" w:author="Nguyen Thi Thuy Duong" w:date="2019-12-17T16:36:00Z"/>
                <w:rPrChange w:id="2872" w:author="Nguyen Thi Thuy Duong" w:date="2019-12-23T23:50:00Z">
                  <w:rPr>
                    <w:ins w:id="2873" w:author="Nguyen Thi Thuy Duong" w:date="2019-12-17T16:36:00Z"/>
                    <w:rFonts w:ascii="Times New Roman" w:hAnsi="Times New Roman" w:cs="Times New Roman"/>
                    <w:sz w:val="15"/>
                    <w:szCs w:val="15"/>
                  </w:rPr>
                </w:rPrChange>
              </w:rPr>
              <w:pPrChange w:id="2874"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875"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044AFB86" w14:textId="77777777" w:rsidR="00F97B92" w:rsidRPr="007B6C8E" w:rsidRDefault="00F97B92">
            <w:pPr>
              <w:rPr>
                <w:ins w:id="2876" w:author="Nguyen Thi Thuy Duong" w:date="2019-12-17T16:36:00Z"/>
                <w:rPrChange w:id="2877" w:author="Nguyen Thi Thuy Duong" w:date="2019-12-23T23:50:00Z">
                  <w:rPr>
                    <w:ins w:id="2878" w:author="Nguyen Thi Thuy Duong" w:date="2019-12-17T16:36:00Z"/>
                    <w:rFonts w:ascii="Times New Roman" w:hAnsi="Times New Roman" w:cs="Times New Roman"/>
                    <w:sz w:val="15"/>
                    <w:szCs w:val="15"/>
                  </w:rPr>
                </w:rPrChange>
              </w:rPr>
              <w:pPrChange w:id="2879" w:author="Nguyen Thi Thuy Duong" w:date="2019-12-23T23:50:00Z">
                <w:pPr>
                  <w:jc w:val="left"/>
                </w:pPr>
              </w:pPrChange>
            </w:pPr>
            <w:ins w:id="2880" w:author="Nguyen Thi Thuy Duong" w:date="2019-12-17T16:36:00Z">
              <w:r w:rsidRPr="007B6C8E">
                <w:rPr>
                  <w:rPrChange w:id="2881" w:author="Nguyen Thi Thuy Duong" w:date="2019-12-23T23:50:00Z">
                    <w:rPr>
                      <w:rFonts w:ascii="Times New Roman" w:hAnsi="Times New Roman" w:cs="Times New Roman"/>
                      <w:sz w:val="15"/>
                      <w:szCs w:val="15"/>
                    </w:rPr>
                  </w:rPrChange>
                </w:rPr>
                <w:t>3.3.2. Kiểm thử</w:t>
              </w:r>
            </w:ins>
          </w:p>
        </w:tc>
        <w:tc>
          <w:tcPr>
            <w:tcW w:w="1145" w:type="dxa"/>
            <w:tcBorders>
              <w:top w:val="single" w:sz="4" w:space="0" w:color="auto"/>
              <w:left w:val="single" w:sz="4" w:space="0" w:color="auto"/>
              <w:bottom w:val="single" w:sz="4" w:space="0" w:color="auto"/>
              <w:right w:val="single" w:sz="4" w:space="0" w:color="auto"/>
            </w:tcBorders>
            <w:tcPrChange w:id="2882"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4B9FFAE7" w14:textId="77777777" w:rsidR="00F97B92" w:rsidRPr="007B6C8E" w:rsidRDefault="00F97B92">
            <w:pPr>
              <w:rPr>
                <w:ins w:id="2883" w:author="Nguyen Thi Thuy Duong" w:date="2019-12-17T16:36:00Z"/>
                <w:rPrChange w:id="2884" w:author="Nguyen Thi Thuy Duong" w:date="2019-12-23T23:50:00Z">
                  <w:rPr>
                    <w:ins w:id="2885" w:author="Nguyen Thi Thuy Duong" w:date="2019-12-17T16:36:00Z"/>
                    <w:rFonts w:ascii="Times New Roman" w:hAnsi="Times New Roman" w:cs="Times New Roman"/>
                    <w:sz w:val="15"/>
                    <w:szCs w:val="15"/>
                  </w:rPr>
                </w:rPrChange>
              </w:rPr>
              <w:pPrChange w:id="2886"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887"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36944BC" w14:textId="77777777" w:rsidR="00F97B92" w:rsidRPr="007B6C8E" w:rsidRDefault="00F97B92">
            <w:pPr>
              <w:rPr>
                <w:ins w:id="2888" w:author="Nguyen Thi Thuy Duong" w:date="2019-12-17T16:36:00Z"/>
                <w:rPrChange w:id="2889" w:author="Nguyen Thi Thuy Duong" w:date="2019-12-23T23:50:00Z">
                  <w:rPr>
                    <w:ins w:id="2890" w:author="Nguyen Thi Thuy Duong" w:date="2019-12-17T16:36:00Z"/>
                    <w:rFonts w:ascii="Times New Roman" w:hAnsi="Times New Roman" w:cs="Times New Roman"/>
                    <w:sz w:val="15"/>
                    <w:szCs w:val="15"/>
                  </w:rPr>
                </w:rPrChange>
              </w:rPr>
              <w:pPrChange w:id="2891" w:author="Nguyen Thi Thuy Duong" w:date="2019-12-23T23:50:00Z">
                <w:pPr>
                  <w:jc w:val="left"/>
                </w:pPr>
              </w:pPrChange>
            </w:pPr>
            <w:ins w:id="2892" w:author="Nguyen Thi Thuy Duong" w:date="2019-12-17T16:36:00Z">
              <w:r w:rsidRPr="007B6C8E">
                <w:rPr>
                  <w:rPrChange w:id="2893" w:author="Nguyen Thi Thuy Duong" w:date="2019-12-23T23:50:00Z">
                    <w:rPr>
                      <w:rFonts w:ascii="Times New Roman" w:hAnsi="Times New Roman" w:cs="Times New Roman"/>
                      <w:sz w:val="15"/>
                      <w:szCs w:val="15"/>
                    </w:rPr>
                  </w:rPrChange>
                </w:rPr>
                <w:t>11/01/2020</w:t>
              </w:r>
            </w:ins>
          </w:p>
        </w:tc>
        <w:tc>
          <w:tcPr>
            <w:tcW w:w="1954" w:type="dxa"/>
            <w:tcBorders>
              <w:top w:val="single" w:sz="4" w:space="0" w:color="auto"/>
              <w:left w:val="single" w:sz="4" w:space="0" w:color="auto"/>
              <w:bottom w:val="single" w:sz="4" w:space="0" w:color="auto"/>
              <w:right w:val="single" w:sz="4" w:space="0" w:color="auto"/>
            </w:tcBorders>
            <w:hideMark/>
            <w:tcPrChange w:id="2894"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87ED1D1" w14:textId="77777777" w:rsidR="00F97B92" w:rsidRPr="007B6C8E" w:rsidRDefault="00F97B92">
            <w:pPr>
              <w:rPr>
                <w:ins w:id="2895" w:author="Nguyen Thi Thuy Duong" w:date="2019-12-17T16:36:00Z"/>
                <w:rPrChange w:id="2896" w:author="Nguyen Thi Thuy Duong" w:date="2019-12-23T23:50:00Z">
                  <w:rPr>
                    <w:ins w:id="2897" w:author="Nguyen Thi Thuy Duong" w:date="2019-12-17T16:36:00Z"/>
                    <w:rFonts w:ascii="Times New Roman" w:hAnsi="Times New Roman" w:cs="Times New Roman"/>
                    <w:sz w:val="15"/>
                    <w:szCs w:val="15"/>
                  </w:rPr>
                </w:rPrChange>
              </w:rPr>
              <w:pPrChange w:id="2898" w:author="Nguyen Thi Thuy Duong" w:date="2019-12-23T23:50:00Z">
                <w:pPr>
                  <w:jc w:val="left"/>
                </w:pPr>
              </w:pPrChange>
            </w:pPr>
            <w:ins w:id="2899" w:author="Nguyen Thi Thuy Duong" w:date="2019-12-17T16:36:00Z">
              <w:r w:rsidRPr="007B6C8E">
                <w:rPr>
                  <w:rPrChange w:id="2900" w:author="Nguyen Thi Thuy Duong" w:date="2019-12-23T23:50:00Z">
                    <w:rPr>
                      <w:rFonts w:ascii="Times New Roman" w:hAnsi="Times New Roman" w:cs="Times New Roman"/>
                      <w:sz w:val="15"/>
                      <w:szCs w:val="15"/>
                    </w:rPr>
                  </w:rPrChange>
                </w:rPr>
                <w:t>11/01/2020</w:t>
              </w:r>
            </w:ins>
          </w:p>
        </w:tc>
      </w:tr>
      <w:tr w:rsidR="00F97B92" w:rsidRPr="007B6C8E" w14:paraId="38A2048D" w14:textId="77777777" w:rsidTr="00F864E5">
        <w:trPr>
          <w:trHeight w:val="589"/>
          <w:ins w:id="2901" w:author="Nguyen Thi Thuy Duong" w:date="2019-12-17T16:36:00Z"/>
          <w:trPrChange w:id="2902" w:author="Nguyen Thi Thuy Duong" w:date="2019-12-23T23:50:00Z">
            <w:trPr>
              <w:trHeight w:val="589"/>
            </w:trPr>
          </w:trPrChange>
        </w:trPr>
        <w:tc>
          <w:tcPr>
            <w:tcW w:w="933" w:type="dxa"/>
            <w:vMerge w:val="restart"/>
            <w:tcBorders>
              <w:top w:val="single" w:sz="4" w:space="0" w:color="auto"/>
              <w:left w:val="single" w:sz="4" w:space="0" w:color="auto"/>
              <w:bottom w:val="single" w:sz="4" w:space="0" w:color="auto"/>
              <w:right w:val="single" w:sz="4" w:space="0" w:color="auto"/>
            </w:tcBorders>
            <w:hideMark/>
            <w:tcPrChange w:id="2903" w:author="Nguyen Thi Thuy Duong" w:date="2019-12-23T23:50:00Z">
              <w:tcPr>
                <w:tcW w:w="1316" w:type="dxa"/>
                <w:vMerge w:val="restart"/>
                <w:tcBorders>
                  <w:top w:val="single" w:sz="4" w:space="0" w:color="auto"/>
                  <w:left w:val="single" w:sz="4" w:space="0" w:color="auto"/>
                  <w:bottom w:val="single" w:sz="4" w:space="0" w:color="auto"/>
                  <w:right w:val="single" w:sz="4" w:space="0" w:color="auto"/>
                </w:tcBorders>
                <w:hideMark/>
              </w:tcPr>
            </w:tcPrChange>
          </w:tcPr>
          <w:p w14:paraId="3EC83ECE" w14:textId="77777777" w:rsidR="00F97B92" w:rsidRPr="007B6C8E" w:rsidRDefault="00F97B92">
            <w:pPr>
              <w:rPr>
                <w:ins w:id="2904" w:author="Nguyen Thi Thuy Duong" w:date="2019-12-17T16:36:00Z"/>
                <w:rPrChange w:id="2905" w:author="Nguyen Thi Thuy Duong" w:date="2019-12-23T23:50:00Z">
                  <w:rPr>
                    <w:ins w:id="2906" w:author="Nguyen Thi Thuy Duong" w:date="2019-12-17T16:36:00Z"/>
                    <w:rFonts w:ascii="Times New Roman" w:hAnsi="Times New Roman" w:cs="Times New Roman"/>
                    <w:sz w:val="15"/>
                    <w:szCs w:val="15"/>
                  </w:rPr>
                </w:rPrChange>
              </w:rPr>
              <w:pPrChange w:id="2907" w:author="Nguyen Thi Thuy Duong" w:date="2019-12-23T23:50:00Z">
                <w:pPr>
                  <w:jc w:val="left"/>
                </w:pPr>
              </w:pPrChange>
            </w:pPr>
            <w:ins w:id="2908" w:author="Nguyen Thi Thuy Duong" w:date="2019-12-17T16:36:00Z">
              <w:r w:rsidRPr="007B6C8E">
                <w:rPr>
                  <w:rPrChange w:id="2909" w:author="Nguyen Thi Thuy Duong" w:date="2019-12-23T23:50:00Z">
                    <w:rPr>
                      <w:rFonts w:ascii="Times New Roman" w:hAnsi="Times New Roman" w:cs="Times New Roman"/>
                      <w:sz w:val="15"/>
                      <w:szCs w:val="15"/>
                    </w:rPr>
                  </w:rPrChange>
                </w:rPr>
                <w:t>4. Kiểm thử hệ thống</w:t>
              </w:r>
            </w:ins>
          </w:p>
        </w:tc>
        <w:tc>
          <w:tcPr>
            <w:tcW w:w="1079" w:type="dxa"/>
            <w:tcBorders>
              <w:top w:val="single" w:sz="4" w:space="0" w:color="auto"/>
              <w:left w:val="single" w:sz="4" w:space="0" w:color="auto"/>
              <w:bottom w:val="single" w:sz="4" w:space="0" w:color="auto"/>
              <w:right w:val="single" w:sz="4" w:space="0" w:color="auto"/>
            </w:tcBorders>
            <w:hideMark/>
            <w:tcPrChange w:id="2910" w:author="Nguyen Thi Thuy Duong" w:date="2019-12-23T23:50:00Z">
              <w:tcPr>
                <w:tcW w:w="1231" w:type="dxa"/>
                <w:tcBorders>
                  <w:top w:val="single" w:sz="4" w:space="0" w:color="auto"/>
                  <w:left w:val="single" w:sz="4" w:space="0" w:color="auto"/>
                  <w:bottom w:val="single" w:sz="4" w:space="0" w:color="auto"/>
                  <w:right w:val="single" w:sz="4" w:space="0" w:color="auto"/>
                </w:tcBorders>
                <w:hideMark/>
              </w:tcPr>
            </w:tcPrChange>
          </w:tcPr>
          <w:p w14:paraId="231E365C" w14:textId="77777777" w:rsidR="00F97B92" w:rsidRPr="007B6C8E" w:rsidRDefault="00F97B92">
            <w:pPr>
              <w:rPr>
                <w:ins w:id="2911" w:author="Nguyen Thi Thuy Duong" w:date="2019-12-17T16:36:00Z"/>
                <w:rPrChange w:id="2912" w:author="Nguyen Thi Thuy Duong" w:date="2019-12-23T23:50:00Z">
                  <w:rPr>
                    <w:ins w:id="2913" w:author="Nguyen Thi Thuy Duong" w:date="2019-12-17T16:36:00Z"/>
                    <w:rFonts w:ascii="Times New Roman" w:hAnsi="Times New Roman" w:cs="Times New Roman"/>
                    <w:sz w:val="15"/>
                    <w:szCs w:val="15"/>
                  </w:rPr>
                </w:rPrChange>
              </w:rPr>
              <w:pPrChange w:id="2914" w:author="Nguyen Thi Thuy Duong" w:date="2019-12-23T23:50:00Z">
                <w:pPr>
                  <w:jc w:val="left"/>
                </w:pPr>
              </w:pPrChange>
            </w:pPr>
            <w:ins w:id="2915" w:author="Nguyen Thi Thuy Duong" w:date="2019-12-17T16:36:00Z">
              <w:r w:rsidRPr="007B6C8E">
                <w:rPr>
                  <w:rPrChange w:id="2916" w:author="Nguyen Thi Thuy Duong" w:date="2019-12-23T23:50:00Z">
                    <w:rPr>
                      <w:rFonts w:ascii="Times New Roman" w:hAnsi="Times New Roman" w:cs="Times New Roman"/>
                      <w:sz w:val="15"/>
                      <w:szCs w:val="15"/>
                    </w:rPr>
                  </w:rPrChange>
                </w:rPr>
                <w:t>4.1. Kiểm thử giao diện người dùng</w:t>
              </w:r>
            </w:ins>
          </w:p>
        </w:tc>
        <w:tc>
          <w:tcPr>
            <w:tcW w:w="1233" w:type="dxa"/>
            <w:tcBorders>
              <w:top w:val="single" w:sz="4" w:space="0" w:color="auto"/>
              <w:left w:val="single" w:sz="4" w:space="0" w:color="auto"/>
              <w:bottom w:val="single" w:sz="4" w:space="0" w:color="auto"/>
              <w:right w:val="single" w:sz="4" w:space="0" w:color="auto"/>
            </w:tcBorders>
            <w:tcPrChange w:id="2917" w:author="Nguyen Thi Thuy Duong" w:date="2019-12-23T23:50:00Z">
              <w:tcPr>
                <w:tcW w:w="2410" w:type="dxa"/>
                <w:tcBorders>
                  <w:top w:val="single" w:sz="4" w:space="0" w:color="auto"/>
                  <w:left w:val="single" w:sz="4" w:space="0" w:color="auto"/>
                  <w:bottom w:val="single" w:sz="4" w:space="0" w:color="auto"/>
                  <w:right w:val="single" w:sz="4" w:space="0" w:color="auto"/>
                </w:tcBorders>
              </w:tcPr>
            </w:tcPrChange>
          </w:tcPr>
          <w:p w14:paraId="591832E0" w14:textId="77777777" w:rsidR="00F97B92" w:rsidRPr="007B6C8E" w:rsidRDefault="00F97B92">
            <w:pPr>
              <w:rPr>
                <w:ins w:id="2918" w:author="Nguyen Thi Thuy Duong" w:date="2019-12-17T16:36:00Z"/>
                <w:rPrChange w:id="2919" w:author="Nguyen Thi Thuy Duong" w:date="2019-12-23T23:50:00Z">
                  <w:rPr>
                    <w:ins w:id="2920" w:author="Nguyen Thi Thuy Duong" w:date="2019-12-17T16:36:00Z"/>
                    <w:rFonts w:ascii="Times New Roman" w:hAnsi="Times New Roman" w:cs="Times New Roman"/>
                    <w:sz w:val="15"/>
                    <w:szCs w:val="15"/>
                  </w:rPr>
                </w:rPrChange>
              </w:rPr>
              <w:pPrChange w:id="2921" w:author="Nguyen Thi Thuy Duong" w:date="2019-12-23T23:50:00Z">
                <w:pPr>
                  <w:jc w:val="left"/>
                </w:pPr>
              </w:pPrChange>
            </w:pPr>
          </w:p>
        </w:tc>
        <w:tc>
          <w:tcPr>
            <w:tcW w:w="1145" w:type="dxa"/>
            <w:tcBorders>
              <w:top w:val="single" w:sz="4" w:space="0" w:color="auto"/>
              <w:left w:val="single" w:sz="4" w:space="0" w:color="auto"/>
              <w:bottom w:val="single" w:sz="4" w:space="0" w:color="auto"/>
              <w:right w:val="single" w:sz="4" w:space="0" w:color="auto"/>
            </w:tcBorders>
            <w:tcPrChange w:id="2922"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106491D8" w14:textId="77777777" w:rsidR="00F97B92" w:rsidRPr="007B6C8E" w:rsidRDefault="00F97B92">
            <w:pPr>
              <w:rPr>
                <w:ins w:id="2923" w:author="Nguyen Thi Thuy Duong" w:date="2019-12-17T16:36:00Z"/>
                <w:rPrChange w:id="2924" w:author="Nguyen Thi Thuy Duong" w:date="2019-12-23T23:50:00Z">
                  <w:rPr>
                    <w:ins w:id="2925" w:author="Nguyen Thi Thuy Duong" w:date="2019-12-17T16:36:00Z"/>
                    <w:rFonts w:ascii="Times New Roman" w:hAnsi="Times New Roman" w:cs="Times New Roman"/>
                    <w:sz w:val="15"/>
                    <w:szCs w:val="15"/>
                  </w:rPr>
                </w:rPrChange>
              </w:rPr>
              <w:pPrChange w:id="2926"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927"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D3BD678" w14:textId="77777777" w:rsidR="00F97B92" w:rsidRPr="007B6C8E" w:rsidRDefault="00F97B92">
            <w:pPr>
              <w:rPr>
                <w:ins w:id="2928" w:author="Nguyen Thi Thuy Duong" w:date="2019-12-17T16:36:00Z"/>
                <w:rPrChange w:id="2929" w:author="Nguyen Thi Thuy Duong" w:date="2019-12-23T23:50:00Z">
                  <w:rPr>
                    <w:ins w:id="2930" w:author="Nguyen Thi Thuy Duong" w:date="2019-12-17T16:36:00Z"/>
                    <w:rFonts w:ascii="Times New Roman" w:hAnsi="Times New Roman" w:cs="Times New Roman"/>
                    <w:sz w:val="15"/>
                    <w:szCs w:val="15"/>
                  </w:rPr>
                </w:rPrChange>
              </w:rPr>
              <w:pPrChange w:id="2931" w:author="Nguyen Thi Thuy Duong" w:date="2019-12-23T23:50:00Z">
                <w:pPr>
                  <w:jc w:val="left"/>
                </w:pPr>
              </w:pPrChange>
            </w:pPr>
            <w:ins w:id="2932" w:author="Nguyen Thi Thuy Duong" w:date="2019-12-17T16:36:00Z">
              <w:r w:rsidRPr="007B6C8E">
                <w:rPr>
                  <w:rPrChange w:id="2933" w:author="Nguyen Thi Thuy Duong" w:date="2019-12-23T23:50:00Z">
                    <w:rPr>
                      <w:rFonts w:ascii="Times New Roman" w:hAnsi="Times New Roman" w:cs="Times New Roman"/>
                      <w:sz w:val="15"/>
                      <w:szCs w:val="15"/>
                    </w:rPr>
                  </w:rPrChange>
                </w:rPr>
                <w:t>12/01/2020</w:t>
              </w:r>
            </w:ins>
          </w:p>
        </w:tc>
        <w:tc>
          <w:tcPr>
            <w:tcW w:w="1954" w:type="dxa"/>
            <w:tcBorders>
              <w:top w:val="single" w:sz="4" w:space="0" w:color="auto"/>
              <w:left w:val="single" w:sz="4" w:space="0" w:color="auto"/>
              <w:bottom w:val="single" w:sz="4" w:space="0" w:color="auto"/>
              <w:right w:val="single" w:sz="4" w:space="0" w:color="auto"/>
            </w:tcBorders>
            <w:hideMark/>
            <w:tcPrChange w:id="2934"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B9FB2F9" w14:textId="77777777" w:rsidR="00F97B92" w:rsidRPr="007B6C8E" w:rsidRDefault="00F97B92">
            <w:pPr>
              <w:rPr>
                <w:ins w:id="2935" w:author="Nguyen Thi Thuy Duong" w:date="2019-12-17T16:36:00Z"/>
                <w:rPrChange w:id="2936" w:author="Nguyen Thi Thuy Duong" w:date="2019-12-23T23:50:00Z">
                  <w:rPr>
                    <w:ins w:id="2937" w:author="Nguyen Thi Thuy Duong" w:date="2019-12-17T16:36:00Z"/>
                    <w:rFonts w:ascii="Times New Roman" w:hAnsi="Times New Roman" w:cs="Times New Roman"/>
                    <w:sz w:val="15"/>
                    <w:szCs w:val="15"/>
                  </w:rPr>
                </w:rPrChange>
              </w:rPr>
              <w:pPrChange w:id="2938" w:author="Nguyen Thi Thuy Duong" w:date="2019-12-23T23:50:00Z">
                <w:pPr>
                  <w:jc w:val="left"/>
                </w:pPr>
              </w:pPrChange>
            </w:pPr>
            <w:ins w:id="2939" w:author="Nguyen Thi Thuy Duong" w:date="2019-12-17T16:36:00Z">
              <w:r w:rsidRPr="007B6C8E">
                <w:rPr>
                  <w:rPrChange w:id="2940" w:author="Nguyen Thi Thuy Duong" w:date="2019-12-23T23:50:00Z">
                    <w:rPr>
                      <w:rFonts w:ascii="Times New Roman" w:hAnsi="Times New Roman" w:cs="Times New Roman"/>
                      <w:sz w:val="15"/>
                      <w:szCs w:val="15"/>
                    </w:rPr>
                  </w:rPrChange>
                </w:rPr>
                <w:t>12/01/2020</w:t>
              </w:r>
            </w:ins>
          </w:p>
        </w:tc>
      </w:tr>
      <w:tr w:rsidR="00F97B92" w:rsidRPr="007B6C8E" w14:paraId="1040AE26" w14:textId="77777777" w:rsidTr="00F864E5">
        <w:trPr>
          <w:trHeight w:val="180"/>
          <w:ins w:id="2941" w:author="Nguyen Thi Thuy Duong" w:date="2019-12-17T16:36:00Z"/>
          <w:trPrChange w:id="2942" w:author="Nguyen Thi Thuy Duong" w:date="2019-12-23T23:50:00Z">
            <w:trPr>
              <w:trHeight w:val="18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94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A956612" w14:textId="77777777" w:rsidR="00F97B92" w:rsidRPr="007B6C8E" w:rsidRDefault="00F97B92">
            <w:pPr>
              <w:rPr>
                <w:ins w:id="2944" w:author="Nguyen Thi Thuy Duong" w:date="2019-12-17T16:36:00Z"/>
                <w:rPrChange w:id="2945" w:author="Nguyen Thi Thuy Duong" w:date="2019-12-23T23:50:00Z">
                  <w:rPr>
                    <w:ins w:id="2946" w:author="Nguyen Thi Thuy Duong" w:date="2019-12-17T16:36:00Z"/>
                    <w:rFonts w:ascii="Times New Roman" w:hAnsi="Times New Roman" w:cs="Times New Roman"/>
                    <w:sz w:val="15"/>
                    <w:szCs w:val="15"/>
                  </w:rPr>
                </w:rPrChange>
              </w:rPr>
              <w:pPrChange w:id="2947" w:author="Nguyen Thi Thuy Duong" w:date="2019-12-23T23:50:00Z">
                <w:pPr>
                  <w:widowControl/>
                  <w:suppressAutoHyphens w:val="0"/>
                  <w:spacing w:after="0"/>
                  <w:jc w:val="left"/>
                </w:pPr>
              </w:pPrChange>
            </w:pPr>
          </w:p>
        </w:tc>
        <w:tc>
          <w:tcPr>
            <w:tcW w:w="1079" w:type="dxa"/>
            <w:tcBorders>
              <w:top w:val="single" w:sz="4" w:space="0" w:color="auto"/>
              <w:left w:val="single" w:sz="4" w:space="0" w:color="auto"/>
              <w:bottom w:val="single" w:sz="4" w:space="0" w:color="auto"/>
              <w:right w:val="single" w:sz="4" w:space="0" w:color="auto"/>
            </w:tcBorders>
            <w:hideMark/>
            <w:tcPrChange w:id="2948" w:author="Nguyen Thi Thuy Duong" w:date="2019-12-23T23:50:00Z">
              <w:tcPr>
                <w:tcW w:w="1231" w:type="dxa"/>
                <w:tcBorders>
                  <w:top w:val="single" w:sz="4" w:space="0" w:color="auto"/>
                  <w:left w:val="single" w:sz="4" w:space="0" w:color="auto"/>
                  <w:bottom w:val="single" w:sz="4" w:space="0" w:color="auto"/>
                  <w:right w:val="single" w:sz="4" w:space="0" w:color="auto"/>
                </w:tcBorders>
                <w:hideMark/>
              </w:tcPr>
            </w:tcPrChange>
          </w:tcPr>
          <w:p w14:paraId="10799A02" w14:textId="77777777" w:rsidR="00F97B92" w:rsidRPr="007B6C8E" w:rsidRDefault="00F97B92">
            <w:pPr>
              <w:rPr>
                <w:ins w:id="2949" w:author="Nguyen Thi Thuy Duong" w:date="2019-12-17T16:36:00Z"/>
                <w:rPrChange w:id="2950" w:author="Nguyen Thi Thuy Duong" w:date="2019-12-23T23:50:00Z">
                  <w:rPr>
                    <w:ins w:id="2951" w:author="Nguyen Thi Thuy Duong" w:date="2019-12-17T16:36:00Z"/>
                    <w:rFonts w:ascii="Times New Roman" w:hAnsi="Times New Roman" w:cs="Times New Roman"/>
                    <w:sz w:val="15"/>
                    <w:szCs w:val="15"/>
                  </w:rPr>
                </w:rPrChange>
              </w:rPr>
              <w:pPrChange w:id="2952" w:author="Nguyen Thi Thuy Duong" w:date="2019-12-23T23:50:00Z">
                <w:pPr>
                  <w:jc w:val="left"/>
                </w:pPr>
              </w:pPrChange>
            </w:pPr>
            <w:ins w:id="2953" w:author="Nguyen Thi Thuy Duong" w:date="2019-12-17T16:36:00Z">
              <w:r w:rsidRPr="007B6C8E">
                <w:rPr>
                  <w:rPrChange w:id="2954" w:author="Nguyen Thi Thuy Duong" w:date="2019-12-23T23:50:00Z">
                    <w:rPr>
                      <w:rFonts w:ascii="Times New Roman" w:hAnsi="Times New Roman" w:cs="Times New Roman"/>
                      <w:sz w:val="15"/>
                      <w:szCs w:val="15"/>
                    </w:rPr>
                  </w:rPrChange>
                </w:rPr>
                <w:t>4.2. Kiểm thử giaodiện admin</w:t>
              </w:r>
            </w:ins>
          </w:p>
        </w:tc>
        <w:tc>
          <w:tcPr>
            <w:tcW w:w="1233" w:type="dxa"/>
            <w:tcBorders>
              <w:top w:val="single" w:sz="4" w:space="0" w:color="auto"/>
              <w:left w:val="single" w:sz="4" w:space="0" w:color="auto"/>
              <w:bottom w:val="single" w:sz="4" w:space="0" w:color="auto"/>
              <w:right w:val="single" w:sz="4" w:space="0" w:color="auto"/>
            </w:tcBorders>
            <w:tcPrChange w:id="2955" w:author="Nguyen Thi Thuy Duong" w:date="2019-12-23T23:50:00Z">
              <w:tcPr>
                <w:tcW w:w="2410" w:type="dxa"/>
                <w:tcBorders>
                  <w:top w:val="single" w:sz="4" w:space="0" w:color="auto"/>
                  <w:left w:val="single" w:sz="4" w:space="0" w:color="auto"/>
                  <w:bottom w:val="single" w:sz="4" w:space="0" w:color="auto"/>
                  <w:right w:val="single" w:sz="4" w:space="0" w:color="auto"/>
                </w:tcBorders>
              </w:tcPr>
            </w:tcPrChange>
          </w:tcPr>
          <w:p w14:paraId="2415ED8F" w14:textId="77777777" w:rsidR="00F97B92" w:rsidRPr="007B6C8E" w:rsidRDefault="00F97B92">
            <w:pPr>
              <w:rPr>
                <w:ins w:id="2956" w:author="Nguyen Thi Thuy Duong" w:date="2019-12-17T16:36:00Z"/>
                <w:rPrChange w:id="2957" w:author="Nguyen Thi Thuy Duong" w:date="2019-12-23T23:50:00Z">
                  <w:rPr>
                    <w:ins w:id="2958" w:author="Nguyen Thi Thuy Duong" w:date="2019-12-17T16:36:00Z"/>
                    <w:rFonts w:ascii="Times New Roman" w:hAnsi="Times New Roman" w:cs="Times New Roman"/>
                    <w:sz w:val="15"/>
                    <w:szCs w:val="15"/>
                  </w:rPr>
                </w:rPrChange>
              </w:rPr>
              <w:pPrChange w:id="2959" w:author="Nguyen Thi Thuy Duong" w:date="2019-12-23T23:50:00Z">
                <w:pPr>
                  <w:jc w:val="left"/>
                </w:pPr>
              </w:pPrChange>
            </w:pPr>
          </w:p>
        </w:tc>
        <w:tc>
          <w:tcPr>
            <w:tcW w:w="1145" w:type="dxa"/>
            <w:tcBorders>
              <w:top w:val="single" w:sz="4" w:space="0" w:color="auto"/>
              <w:left w:val="single" w:sz="4" w:space="0" w:color="auto"/>
              <w:bottom w:val="single" w:sz="4" w:space="0" w:color="auto"/>
              <w:right w:val="single" w:sz="4" w:space="0" w:color="auto"/>
            </w:tcBorders>
            <w:tcPrChange w:id="2960"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78474E94" w14:textId="77777777" w:rsidR="00F97B92" w:rsidRPr="007B6C8E" w:rsidRDefault="00F97B92">
            <w:pPr>
              <w:rPr>
                <w:ins w:id="2961" w:author="Nguyen Thi Thuy Duong" w:date="2019-12-17T16:36:00Z"/>
                <w:rPrChange w:id="2962" w:author="Nguyen Thi Thuy Duong" w:date="2019-12-23T23:50:00Z">
                  <w:rPr>
                    <w:ins w:id="2963" w:author="Nguyen Thi Thuy Duong" w:date="2019-12-17T16:36:00Z"/>
                    <w:rFonts w:ascii="Times New Roman" w:hAnsi="Times New Roman" w:cs="Times New Roman"/>
                    <w:sz w:val="15"/>
                    <w:szCs w:val="15"/>
                  </w:rPr>
                </w:rPrChange>
              </w:rPr>
              <w:pPrChange w:id="2964"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965"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629E767B" w14:textId="77777777" w:rsidR="00F97B92" w:rsidRPr="007B6C8E" w:rsidRDefault="00F97B92">
            <w:pPr>
              <w:rPr>
                <w:ins w:id="2966" w:author="Nguyen Thi Thuy Duong" w:date="2019-12-17T16:36:00Z"/>
                <w:rPrChange w:id="2967" w:author="Nguyen Thi Thuy Duong" w:date="2019-12-23T23:50:00Z">
                  <w:rPr>
                    <w:ins w:id="2968" w:author="Nguyen Thi Thuy Duong" w:date="2019-12-17T16:36:00Z"/>
                    <w:rFonts w:ascii="Times New Roman" w:hAnsi="Times New Roman" w:cs="Times New Roman"/>
                    <w:sz w:val="15"/>
                    <w:szCs w:val="15"/>
                  </w:rPr>
                </w:rPrChange>
              </w:rPr>
              <w:pPrChange w:id="2969" w:author="Nguyen Thi Thuy Duong" w:date="2019-12-23T23:50:00Z">
                <w:pPr>
                  <w:jc w:val="left"/>
                </w:pPr>
              </w:pPrChange>
            </w:pPr>
            <w:ins w:id="2970" w:author="Nguyen Thi Thuy Duong" w:date="2019-12-17T16:36:00Z">
              <w:r w:rsidRPr="007B6C8E">
                <w:rPr>
                  <w:rPrChange w:id="2971"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2972"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4342A1E" w14:textId="77777777" w:rsidR="00F97B92" w:rsidRPr="007B6C8E" w:rsidRDefault="00F97B92">
            <w:pPr>
              <w:rPr>
                <w:ins w:id="2973" w:author="Nguyen Thi Thuy Duong" w:date="2019-12-17T16:36:00Z"/>
                <w:rPrChange w:id="2974" w:author="Nguyen Thi Thuy Duong" w:date="2019-12-23T23:50:00Z">
                  <w:rPr>
                    <w:ins w:id="2975" w:author="Nguyen Thi Thuy Duong" w:date="2019-12-17T16:36:00Z"/>
                    <w:rFonts w:ascii="Times New Roman" w:hAnsi="Times New Roman" w:cs="Times New Roman"/>
                    <w:sz w:val="15"/>
                    <w:szCs w:val="15"/>
                  </w:rPr>
                </w:rPrChange>
              </w:rPr>
              <w:pPrChange w:id="2976" w:author="Nguyen Thi Thuy Duong" w:date="2019-12-23T23:50:00Z">
                <w:pPr>
                  <w:jc w:val="left"/>
                </w:pPr>
              </w:pPrChange>
            </w:pPr>
            <w:ins w:id="2977" w:author="Nguyen Thi Thuy Duong" w:date="2019-12-17T16:36:00Z">
              <w:r w:rsidRPr="007B6C8E">
                <w:rPr>
                  <w:rPrChange w:id="2978" w:author="Nguyen Thi Thuy Duong" w:date="2019-12-23T23:50:00Z">
                    <w:rPr>
                      <w:rFonts w:ascii="Times New Roman" w:hAnsi="Times New Roman" w:cs="Times New Roman"/>
                      <w:sz w:val="15"/>
                      <w:szCs w:val="15"/>
                    </w:rPr>
                  </w:rPrChange>
                </w:rPr>
                <w:t>13/01/2020</w:t>
              </w:r>
            </w:ins>
          </w:p>
        </w:tc>
      </w:tr>
      <w:tr w:rsidR="00F97B92" w:rsidRPr="007B6C8E" w14:paraId="0F91ED68" w14:textId="77777777" w:rsidTr="00F864E5">
        <w:trPr>
          <w:trHeight w:val="108"/>
          <w:ins w:id="2979" w:author="Nguyen Thi Thuy Duong" w:date="2019-12-17T16:36:00Z"/>
          <w:trPrChange w:id="2980" w:author="Nguyen Thi Thuy Duong" w:date="2019-12-23T23:50:00Z">
            <w:trPr>
              <w:trHeight w:val="10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98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C6594FD" w14:textId="77777777" w:rsidR="00F97B92" w:rsidRPr="007B6C8E" w:rsidRDefault="00F97B92">
            <w:pPr>
              <w:rPr>
                <w:ins w:id="2982" w:author="Nguyen Thi Thuy Duong" w:date="2019-12-17T16:36:00Z"/>
                <w:rPrChange w:id="2983" w:author="Nguyen Thi Thuy Duong" w:date="2019-12-23T23:50:00Z">
                  <w:rPr>
                    <w:ins w:id="2984" w:author="Nguyen Thi Thuy Duong" w:date="2019-12-17T16:36:00Z"/>
                    <w:rFonts w:ascii="Times New Roman" w:hAnsi="Times New Roman" w:cs="Times New Roman"/>
                    <w:sz w:val="15"/>
                    <w:szCs w:val="15"/>
                  </w:rPr>
                </w:rPrChange>
              </w:rPr>
              <w:pPrChange w:id="2985"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2986"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001175B2" w14:textId="77777777" w:rsidR="00F97B92" w:rsidRPr="007B6C8E" w:rsidRDefault="00F97B92">
            <w:pPr>
              <w:rPr>
                <w:ins w:id="2987" w:author="Nguyen Thi Thuy Duong" w:date="2019-12-17T16:36:00Z"/>
                <w:rPrChange w:id="2988" w:author="Nguyen Thi Thuy Duong" w:date="2019-12-23T23:50:00Z">
                  <w:rPr>
                    <w:ins w:id="2989" w:author="Nguyen Thi Thuy Duong" w:date="2019-12-17T16:36:00Z"/>
                    <w:rFonts w:ascii="Times New Roman" w:hAnsi="Times New Roman" w:cs="Times New Roman"/>
                    <w:sz w:val="15"/>
                    <w:szCs w:val="15"/>
                  </w:rPr>
                </w:rPrChange>
              </w:rPr>
              <w:pPrChange w:id="2990" w:author="Nguyen Thi Thuy Duong" w:date="2019-12-23T23:50:00Z">
                <w:pPr>
                  <w:jc w:val="left"/>
                </w:pPr>
              </w:pPrChange>
            </w:pPr>
            <w:ins w:id="2991" w:author="Nguyen Thi Thuy Duong" w:date="2019-12-17T16:36:00Z">
              <w:r w:rsidRPr="007B6C8E">
                <w:rPr>
                  <w:rPrChange w:id="2992" w:author="Nguyen Thi Thuy Duong" w:date="2019-12-23T23:50:00Z">
                    <w:rPr>
                      <w:rFonts w:ascii="Times New Roman" w:hAnsi="Times New Roman" w:cs="Times New Roman"/>
                      <w:sz w:val="15"/>
                      <w:szCs w:val="15"/>
                    </w:rPr>
                  </w:rPrChange>
                </w:rPr>
                <w:t>4.3. Kiểm thử chức năng</w:t>
              </w:r>
            </w:ins>
          </w:p>
        </w:tc>
        <w:tc>
          <w:tcPr>
            <w:tcW w:w="1233" w:type="dxa"/>
            <w:tcBorders>
              <w:top w:val="single" w:sz="4" w:space="0" w:color="auto"/>
              <w:left w:val="single" w:sz="4" w:space="0" w:color="auto"/>
              <w:bottom w:val="single" w:sz="4" w:space="0" w:color="auto"/>
              <w:right w:val="single" w:sz="4" w:space="0" w:color="auto"/>
            </w:tcBorders>
            <w:hideMark/>
            <w:tcPrChange w:id="2993"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38DCE197" w14:textId="77777777" w:rsidR="00F97B92" w:rsidRPr="007B6C8E" w:rsidRDefault="00F97B92">
            <w:pPr>
              <w:rPr>
                <w:ins w:id="2994" w:author="Nguyen Thi Thuy Duong" w:date="2019-12-17T16:36:00Z"/>
                <w:rPrChange w:id="2995" w:author="Nguyen Thi Thuy Duong" w:date="2019-12-23T23:50:00Z">
                  <w:rPr>
                    <w:ins w:id="2996" w:author="Nguyen Thi Thuy Duong" w:date="2019-12-17T16:36:00Z"/>
                    <w:rFonts w:ascii="Times New Roman" w:hAnsi="Times New Roman" w:cs="Times New Roman"/>
                    <w:sz w:val="15"/>
                    <w:szCs w:val="15"/>
                  </w:rPr>
                </w:rPrChange>
              </w:rPr>
              <w:pPrChange w:id="2997" w:author="Nguyen Thi Thuy Duong" w:date="2019-12-23T23:50:00Z">
                <w:pPr>
                  <w:jc w:val="left"/>
                </w:pPr>
              </w:pPrChange>
            </w:pPr>
            <w:ins w:id="2998" w:author="Nguyen Thi Thuy Duong" w:date="2019-12-17T16:36:00Z">
              <w:r w:rsidRPr="007B6C8E">
                <w:rPr>
                  <w:rPrChange w:id="2999" w:author="Nguyen Thi Thuy Duong" w:date="2019-12-23T23:50:00Z">
                    <w:rPr>
                      <w:rFonts w:ascii="Times New Roman" w:hAnsi="Times New Roman" w:cs="Times New Roman"/>
                      <w:sz w:val="15"/>
                      <w:szCs w:val="15"/>
                    </w:rPr>
                  </w:rPrChange>
                </w:rPr>
                <w:t>4.3.1. Kiểm thử chức năng tìm kiếm</w:t>
              </w:r>
            </w:ins>
          </w:p>
        </w:tc>
        <w:tc>
          <w:tcPr>
            <w:tcW w:w="1145" w:type="dxa"/>
            <w:tcBorders>
              <w:top w:val="single" w:sz="4" w:space="0" w:color="auto"/>
              <w:left w:val="single" w:sz="4" w:space="0" w:color="auto"/>
              <w:bottom w:val="single" w:sz="4" w:space="0" w:color="auto"/>
              <w:right w:val="single" w:sz="4" w:space="0" w:color="auto"/>
            </w:tcBorders>
            <w:tcPrChange w:id="3000"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0CC732FB" w14:textId="77777777" w:rsidR="00F97B92" w:rsidRPr="007B6C8E" w:rsidRDefault="00F97B92">
            <w:pPr>
              <w:rPr>
                <w:ins w:id="3001" w:author="Nguyen Thi Thuy Duong" w:date="2019-12-17T16:36:00Z"/>
                <w:rPrChange w:id="3002" w:author="Nguyen Thi Thuy Duong" w:date="2019-12-23T23:50:00Z">
                  <w:rPr>
                    <w:ins w:id="3003" w:author="Nguyen Thi Thuy Duong" w:date="2019-12-17T16:36:00Z"/>
                    <w:rFonts w:ascii="Times New Roman" w:hAnsi="Times New Roman" w:cs="Times New Roman"/>
                    <w:sz w:val="15"/>
                    <w:szCs w:val="15"/>
                  </w:rPr>
                </w:rPrChange>
              </w:rPr>
              <w:pPrChange w:id="3004"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3005"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0FB6F1F" w14:textId="77777777" w:rsidR="00F97B92" w:rsidRPr="007B6C8E" w:rsidRDefault="00F97B92">
            <w:pPr>
              <w:rPr>
                <w:ins w:id="3006" w:author="Nguyen Thi Thuy Duong" w:date="2019-12-17T16:36:00Z"/>
                <w:rPrChange w:id="3007" w:author="Nguyen Thi Thuy Duong" w:date="2019-12-23T23:50:00Z">
                  <w:rPr>
                    <w:ins w:id="3008" w:author="Nguyen Thi Thuy Duong" w:date="2019-12-17T16:36:00Z"/>
                    <w:rFonts w:ascii="Times New Roman" w:hAnsi="Times New Roman" w:cs="Times New Roman"/>
                    <w:sz w:val="15"/>
                    <w:szCs w:val="15"/>
                  </w:rPr>
                </w:rPrChange>
              </w:rPr>
              <w:pPrChange w:id="3009" w:author="Nguyen Thi Thuy Duong" w:date="2019-12-23T23:50:00Z">
                <w:pPr>
                  <w:jc w:val="left"/>
                </w:pPr>
              </w:pPrChange>
            </w:pPr>
            <w:ins w:id="3010" w:author="Nguyen Thi Thuy Duong" w:date="2019-12-17T16:36:00Z">
              <w:r w:rsidRPr="007B6C8E">
                <w:rPr>
                  <w:rPrChange w:id="3011"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3012"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58E2CAFB" w14:textId="77777777" w:rsidR="00F97B92" w:rsidRPr="007B6C8E" w:rsidRDefault="00F97B92">
            <w:pPr>
              <w:rPr>
                <w:ins w:id="3013" w:author="Nguyen Thi Thuy Duong" w:date="2019-12-17T16:36:00Z"/>
                <w:rPrChange w:id="3014" w:author="Nguyen Thi Thuy Duong" w:date="2019-12-23T23:50:00Z">
                  <w:rPr>
                    <w:ins w:id="3015" w:author="Nguyen Thi Thuy Duong" w:date="2019-12-17T16:36:00Z"/>
                    <w:rFonts w:ascii="Times New Roman" w:hAnsi="Times New Roman" w:cs="Times New Roman"/>
                    <w:sz w:val="15"/>
                    <w:szCs w:val="15"/>
                  </w:rPr>
                </w:rPrChange>
              </w:rPr>
              <w:pPrChange w:id="3016" w:author="Nguyen Thi Thuy Duong" w:date="2019-12-23T23:50:00Z">
                <w:pPr>
                  <w:jc w:val="left"/>
                </w:pPr>
              </w:pPrChange>
            </w:pPr>
            <w:ins w:id="3017" w:author="Nguyen Thi Thuy Duong" w:date="2019-12-17T16:36:00Z">
              <w:r w:rsidRPr="007B6C8E">
                <w:rPr>
                  <w:rPrChange w:id="3018" w:author="Nguyen Thi Thuy Duong" w:date="2019-12-23T23:50:00Z">
                    <w:rPr>
                      <w:rFonts w:ascii="Times New Roman" w:hAnsi="Times New Roman" w:cs="Times New Roman"/>
                      <w:sz w:val="15"/>
                      <w:szCs w:val="15"/>
                    </w:rPr>
                  </w:rPrChange>
                </w:rPr>
                <w:t>13/01/2020</w:t>
              </w:r>
            </w:ins>
          </w:p>
        </w:tc>
      </w:tr>
      <w:tr w:rsidR="00F97B92" w:rsidRPr="007B6C8E" w14:paraId="6674B78D" w14:textId="77777777" w:rsidTr="00F864E5">
        <w:trPr>
          <w:trHeight w:val="108"/>
          <w:ins w:id="3019" w:author="Nguyen Thi Thuy Duong" w:date="2019-12-17T16:36:00Z"/>
          <w:trPrChange w:id="3020" w:author="Nguyen Thi Thuy Duong" w:date="2019-12-23T23:50:00Z">
            <w:trPr>
              <w:trHeight w:val="10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302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C4D69AC" w14:textId="77777777" w:rsidR="00F97B92" w:rsidRPr="007B6C8E" w:rsidRDefault="00F97B92">
            <w:pPr>
              <w:rPr>
                <w:ins w:id="3022" w:author="Nguyen Thi Thuy Duong" w:date="2019-12-17T16:36:00Z"/>
                <w:rPrChange w:id="3023" w:author="Nguyen Thi Thuy Duong" w:date="2019-12-23T23:50:00Z">
                  <w:rPr>
                    <w:ins w:id="3024" w:author="Nguyen Thi Thuy Duong" w:date="2019-12-17T16:36:00Z"/>
                    <w:rFonts w:ascii="Times New Roman" w:hAnsi="Times New Roman" w:cs="Times New Roman"/>
                    <w:sz w:val="15"/>
                    <w:szCs w:val="15"/>
                  </w:rPr>
                </w:rPrChange>
              </w:rPr>
              <w:pPrChange w:id="3025"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302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0DBE2D8" w14:textId="77777777" w:rsidR="00F97B92" w:rsidRPr="007B6C8E" w:rsidRDefault="00F97B92">
            <w:pPr>
              <w:rPr>
                <w:ins w:id="3027" w:author="Nguyen Thi Thuy Duong" w:date="2019-12-17T16:36:00Z"/>
                <w:rPrChange w:id="3028" w:author="Nguyen Thi Thuy Duong" w:date="2019-12-23T23:50:00Z">
                  <w:rPr>
                    <w:ins w:id="3029" w:author="Nguyen Thi Thuy Duong" w:date="2019-12-17T16:36:00Z"/>
                    <w:rFonts w:ascii="Times New Roman" w:hAnsi="Times New Roman" w:cs="Times New Roman"/>
                    <w:sz w:val="15"/>
                    <w:szCs w:val="15"/>
                  </w:rPr>
                </w:rPrChange>
              </w:rPr>
              <w:pPrChange w:id="3030"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3031"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3E9A5FF2" w14:textId="77777777" w:rsidR="00F97B92" w:rsidRPr="007B6C8E" w:rsidRDefault="00F97B92">
            <w:pPr>
              <w:rPr>
                <w:ins w:id="3032" w:author="Nguyen Thi Thuy Duong" w:date="2019-12-17T16:36:00Z"/>
                <w:rPrChange w:id="3033" w:author="Nguyen Thi Thuy Duong" w:date="2019-12-23T23:50:00Z">
                  <w:rPr>
                    <w:ins w:id="3034" w:author="Nguyen Thi Thuy Duong" w:date="2019-12-17T16:36:00Z"/>
                    <w:rFonts w:ascii="Times New Roman" w:hAnsi="Times New Roman" w:cs="Times New Roman"/>
                    <w:sz w:val="15"/>
                    <w:szCs w:val="15"/>
                  </w:rPr>
                </w:rPrChange>
              </w:rPr>
              <w:pPrChange w:id="3035" w:author="Nguyen Thi Thuy Duong" w:date="2019-12-23T23:50:00Z">
                <w:pPr>
                  <w:jc w:val="left"/>
                </w:pPr>
              </w:pPrChange>
            </w:pPr>
            <w:ins w:id="3036" w:author="Nguyen Thi Thuy Duong" w:date="2019-12-17T16:36:00Z">
              <w:r w:rsidRPr="007B6C8E">
                <w:rPr>
                  <w:rPrChange w:id="3037" w:author="Nguyen Thi Thuy Duong" w:date="2019-12-23T23:50:00Z">
                    <w:rPr>
                      <w:rFonts w:ascii="Times New Roman" w:hAnsi="Times New Roman" w:cs="Times New Roman"/>
                      <w:sz w:val="15"/>
                      <w:szCs w:val="15"/>
                    </w:rPr>
                  </w:rPrChange>
                </w:rPr>
                <w:t>4.3.2. Kiểm thử chức năng đăng bài</w:t>
              </w:r>
            </w:ins>
          </w:p>
        </w:tc>
        <w:tc>
          <w:tcPr>
            <w:tcW w:w="1145" w:type="dxa"/>
            <w:tcBorders>
              <w:top w:val="single" w:sz="4" w:space="0" w:color="auto"/>
              <w:left w:val="single" w:sz="4" w:space="0" w:color="auto"/>
              <w:bottom w:val="single" w:sz="4" w:space="0" w:color="auto"/>
              <w:right w:val="single" w:sz="4" w:space="0" w:color="auto"/>
            </w:tcBorders>
            <w:tcPrChange w:id="3038"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435F9AE9" w14:textId="77777777" w:rsidR="00F97B92" w:rsidRPr="007B6C8E" w:rsidRDefault="00F97B92">
            <w:pPr>
              <w:rPr>
                <w:ins w:id="3039" w:author="Nguyen Thi Thuy Duong" w:date="2019-12-17T16:36:00Z"/>
                <w:rPrChange w:id="3040" w:author="Nguyen Thi Thuy Duong" w:date="2019-12-23T23:50:00Z">
                  <w:rPr>
                    <w:ins w:id="3041" w:author="Nguyen Thi Thuy Duong" w:date="2019-12-17T16:36:00Z"/>
                    <w:rFonts w:ascii="Times New Roman" w:hAnsi="Times New Roman" w:cs="Times New Roman"/>
                    <w:sz w:val="15"/>
                    <w:szCs w:val="15"/>
                  </w:rPr>
                </w:rPrChange>
              </w:rPr>
              <w:pPrChange w:id="3042"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3043"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45C6A7DF" w14:textId="77777777" w:rsidR="00F97B92" w:rsidRPr="007B6C8E" w:rsidRDefault="00F97B92">
            <w:pPr>
              <w:rPr>
                <w:ins w:id="3044" w:author="Nguyen Thi Thuy Duong" w:date="2019-12-17T16:36:00Z"/>
                <w:rPrChange w:id="3045" w:author="Nguyen Thi Thuy Duong" w:date="2019-12-23T23:50:00Z">
                  <w:rPr>
                    <w:ins w:id="3046" w:author="Nguyen Thi Thuy Duong" w:date="2019-12-17T16:36:00Z"/>
                    <w:rFonts w:ascii="Times New Roman" w:hAnsi="Times New Roman" w:cs="Times New Roman"/>
                    <w:sz w:val="15"/>
                    <w:szCs w:val="15"/>
                  </w:rPr>
                </w:rPrChange>
              </w:rPr>
              <w:pPrChange w:id="3047" w:author="Nguyen Thi Thuy Duong" w:date="2019-12-23T23:50:00Z">
                <w:pPr>
                  <w:jc w:val="left"/>
                </w:pPr>
              </w:pPrChange>
            </w:pPr>
            <w:ins w:id="3048" w:author="Nguyen Thi Thuy Duong" w:date="2019-12-17T16:36:00Z">
              <w:r w:rsidRPr="007B6C8E">
                <w:rPr>
                  <w:rPrChange w:id="3049"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3050"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122FDEF" w14:textId="77777777" w:rsidR="00F97B92" w:rsidRPr="007B6C8E" w:rsidRDefault="00F97B92">
            <w:pPr>
              <w:rPr>
                <w:ins w:id="3051" w:author="Nguyen Thi Thuy Duong" w:date="2019-12-17T16:36:00Z"/>
                <w:rPrChange w:id="3052" w:author="Nguyen Thi Thuy Duong" w:date="2019-12-23T23:50:00Z">
                  <w:rPr>
                    <w:ins w:id="3053" w:author="Nguyen Thi Thuy Duong" w:date="2019-12-17T16:36:00Z"/>
                    <w:rFonts w:ascii="Times New Roman" w:hAnsi="Times New Roman" w:cs="Times New Roman"/>
                    <w:sz w:val="15"/>
                    <w:szCs w:val="15"/>
                  </w:rPr>
                </w:rPrChange>
              </w:rPr>
              <w:pPrChange w:id="3054" w:author="Nguyen Thi Thuy Duong" w:date="2019-12-23T23:50:00Z">
                <w:pPr>
                  <w:jc w:val="left"/>
                </w:pPr>
              </w:pPrChange>
            </w:pPr>
            <w:ins w:id="3055" w:author="Nguyen Thi Thuy Duong" w:date="2019-12-17T16:36:00Z">
              <w:r w:rsidRPr="007B6C8E">
                <w:rPr>
                  <w:rPrChange w:id="3056" w:author="Nguyen Thi Thuy Duong" w:date="2019-12-23T23:50:00Z">
                    <w:rPr>
                      <w:rFonts w:ascii="Times New Roman" w:hAnsi="Times New Roman" w:cs="Times New Roman"/>
                      <w:sz w:val="15"/>
                      <w:szCs w:val="15"/>
                    </w:rPr>
                  </w:rPrChange>
                </w:rPr>
                <w:t>13/01/2020</w:t>
              </w:r>
            </w:ins>
          </w:p>
        </w:tc>
      </w:tr>
      <w:tr w:rsidR="00F97B92" w:rsidRPr="007B6C8E" w14:paraId="328FCED4" w14:textId="77777777" w:rsidTr="00F864E5">
        <w:trPr>
          <w:trHeight w:val="108"/>
          <w:ins w:id="3057" w:author="Nguyen Thi Thuy Duong" w:date="2019-12-17T16:36:00Z"/>
          <w:trPrChange w:id="3058" w:author="Nguyen Thi Thuy Duong" w:date="2019-12-23T23:50:00Z">
            <w:trPr>
              <w:trHeight w:val="10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305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6B294A2" w14:textId="77777777" w:rsidR="00F97B92" w:rsidRPr="007B6C8E" w:rsidRDefault="00F97B92">
            <w:pPr>
              <w:rPr>
                <w:ins w:id="3060" w:author="Nguyen Thi Thuy Duong" w:date="2019-12-17T16:36:00Z"/>
                <w:rPrChange w:id="3061" w:author="Nguyen Thi Thuy Duong" w:date="2019-12-23T23:50:00Z">
                  <w:rPr>
                    <w:ins w:id="3062" w:author="Nguyen Thi Thuy Duong" w:date="2019-12-17T16:36:00Z"/>
                    <w:rFonts w:ascii="Times New Roman" w:hAnsi="Times New Roman" w:cs="Times New Roman"/>
                    <w:sz w:val="15"/>
                    <w:szCs w:val="15"/>
                  </w:rPr>
                </w:rPrChange>
              </w:rPr>
              <w:pPrChange w:id="3063"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306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BFCE0B9" w14:textId="77777777" w:rsidR="00F97B92" w:rsidRPr="007B6C8E" w:rsidRDefault="00F97B92">
            <w:pPr>
              <w:rPr>
                <w:ins w:id="3065" w:author="Nguyen Thi Thuy Duong" w:date="2019-12-17T16:36:00Z"/>
                <w:rPrChange w:id="3066" w:author="Nguyen Thi Thuy Duong" w:date="2019-12-23T23:50:00Z">
                  <w:rPr>
                    <w:ins w:id="3067" w:author="Nguyen Thi Thuy Duong" w:date="2019-12-17T16:36:00Z"/>
                    <w:rFonts w:ascii="Times New Roman" w:hAnsi="Times New Roman" w:cs="Times New Roman"/>
                    <w:sz w:val="15"/>
                    <w:szCs w:val="15"/>
                  </w:rPr>
                </w:rPrChange>
              </w:rPr>
              <w:pPrChange w:id="3068"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3069"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1F45D2D4" w14:textId="77777777" w:rsidR="00F97B92" w:rsidRPr="007B6C8E" w:rsidRDefault="00F97B92">
            <w:pPr>
              <w:rPr>
                <w:ins w:id="3070" w:author="Nguyen Thi Thuy Duong" w:date="2019-12-17T16:36:00Z"/>
                <w:rPrChange w:id="3071" w:author="Nguyen Thi Thuy Duong" w:date="2019-12-23T23:50:00Z">
                  <w:rPr>
                    <w:ins w:id="3072" w:author="Nguyen Thi Thuy Duong" w:date="2019-12-17T16:36:00Z"/>
                    <w:rFonts w:ascii="Times New Roman" w:hAnsi="Times New Roman" w:cs="Times New Roman"/>
                    <w:sz w:val="15"/>
                    <w:szCs w:val="15"/>
                  </w:rPr>
                </w:rPrChange>
              </w:rPr>
              <w:pPrChange w:id="3073" w:author="Nguyen Thi Thuy Duong" w:date="2019-12-23T23:50:00Z">
                <w:pPr>
                  <w:jc w:val="left"/>
                </w:pPr>
              </w:pPrChange>
            </w:pPr>
            <w:ins w:id="3074" w:author="Nguyen Thi Thuy Duong" w:date="2019-12-17T16:36:00Z">
              <w:r w:rsidRPr="007B6C8E">
                <w:rPr>
                  <w:rPrChange w:id="3075" w:author="Nguyen Thi Thuy Duong" w:date="2019-12-23T23:50:00Z">
                    <w:rPr>
                      <w:rFonts w:ascii="Times New Roman" w:hAnsi="Times New Roman" w:cs="Times New Roman"/>
                      <w:sz w:val="15"/>
                      <w:szCs w:val="15"/>
                    </w:rPr>
                  </w:rPrChange>
                </w:rPr>
                <w:t>4.3.3. Kiểm thử chức năng phản hồi bài viết</w:t>
              </w:r>
            </w:ins>
          </w:p>
        </w:tc>
        <w:tc>
          <w:tcPr>
            <w:tcW w:w="1145" w:type="dxa"/>
            <w:tcBorders>
              <w:top w:val="single" w:sz="4" w:space="0" w:color="auto"/>
              <w:left w:val="single" w:sz="4" w:space="0" w:color="auto"/>
              <w:bottom w:val="single" w:sz="4" w:space="0" w:color="auto"/>
              <w:right w:val="single" w:sz="4" w:space="0" w:color="auto"/>
            </w:tcBorders>
            <w:tcPrChange w:id="3076"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54B5DCA4" w14:textId="77777777" w:rsidR="00F97B92" w:rsidRPr="007B6C8E" w:rsidRDefault="00F97B92">
            <w:pPr>
              <w:rPr>
                <w:ins w:id="3077" w:author="Nguyen Thi Thuy Duong" w:date="2019-12-17T16:36:00Z"/>
                <w:rPrChange w:id="3078" w:author="Nguyen Thi Thuy Duong" w:date="2019-12-23T23:50:00Z">
                  <w:rPr>
                    <w:ins w:id="3079" w:author="Nguyen Thi Thuy Duong" w:date="2019-12-17T16:36:00Z"/>
                    <w:rFonts w:ascii="Times New Roman" w:hAnsi="Times New Roman" w:cs="Times New Roman"/>
                    <w:sz w:val="15"/>
                    <w:szCs w:val="15"/>
                  </w:rPr>
                </w:rPrChange>
              </w:rPr>
              <w:pPrChange w:id="3080"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3081"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FDE604F" w14:textId="77777777" w:rsidR="00F97B92" w:rsidRPr="007B6C8E" w:rsidRDefault="00F97B92">
            <w:pPr>
              <w:rPr>
                <w:ins w:id="3082" w:author="Nguyen Thi Thuy Duong" w:date="2019-12-17T16:36:00Z"/>
                <w:rPrChange w:id="3083" w:author="Nguyen Thi Thuy Duong" w:date="2019-12-23T23:50:00Z">
                  <w:rPr>
                    <w:ins w:id="3084" w:author="Nguyen Thi Thuy Duong" w:date="2019-12-17T16:36:00Z"/>
                    <w:rFonts w:ascii="Times New Roman" w:hAnsi="Times New Roman" w:cs="Times New Roman"/>
                    <w:sz w:val="15"/>
                    <w:szCs w:val="15"/>
                  </w:rPr>
                </w:rPrChange>
              </w:rPr>
              <w:pPrChange w:id="3085" w:author="Nguyen Thi Thuy Duong" w:date="2019-12-23T23:50:00Z">
                <w:pPr>
                  <w:jc w:val="left"/>
                </w:pPr>
              </w:pPrChange>
            </w:pPr>
            <w:ins w:id="3086" w:author="Nguyen Thi Thuy Duong" w:date="2019-12-17T16:36:00Z">
              <w:r w:rsidRPr="007B6C8E">
                <w:rPr>
                  <w:rPrChange w:id="3087"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3088"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121A3A4" w14:textId="77777777" w:rsidR="00F97B92" w:rsidRPr="007B6C8E" w:rsidRDefault="00F97B92">
            <w:pPr>
              <w:rPr>
                <w:ins w:id="3089" w:author="Nguyen Thi Thuy Duong" w:date="2019-12-17T16:36:00Z"/>
                <w:rPrChange w:id="3090" w:author="Nguyen Thi Thuy Duong" w:date="2019-12-23T23:50:00Z">
                  <w:rPr>
                    <w:ins w:id="3091" w:author="Nguyen Thi Thuy Duong" w:date="2019-12-17T16:36:00Z"/>
                    <w:rFonts w:ascii="Times New Roman" w:hAnsi="Times New Roman" w:cs="Times New Roman"/>
                    <w:sz w:val="15"/>
                    <w:szCs w:val="15"/>
                  </w:rPr>
                </w:rPrChange>
              </w:rPr>
              <w:pPrChange w:id="3092" w:author="Nguyen Thi Thuy Duong" w:date="2019-12-23T23:50:00Z">
                <w:pPr>
                  <w:jc w:val="left"/>
                </w:pPr>
              </w:pPrChange>
            </w:pPr>
            <w:ins w:id="3093" w:author="Nguyen Thi Thuy Duong" w:date="2019-12-17T16:36:00Z">
              <w:r w:rsidRPr="007B6C8E">
                <w:rPr>
                  <w:rPrChange w:id="3094" w:author="Nguyen Thi Thuy Duong" w:date="2019-12-23T23:50:00Z">
                    <w:rPr>
                      <w:rFonts w:ascii="Times New Roman" w:hAnsi="Times New Roman" w:cs="Times New Roman"/>
                      <w:sz w:val="15"/>
                      <w:szCs w:val="15"/>
                    </w:rPr>
                  </w:rPrChange>
                </w:rPr>
                <w:t>13/01/2020</w:t>
              </w:r>
            </w:ins>
          </w:p>
        </w:tc>
      </w:tr>
      <w:tr w:rsidR="00F97B92" w:rsidRPr="007B6C8E" w14:paraId="1BB2C1D1" w14:textId="77777777" w:rsidTr="00F864E5">
        <w:trPr>
          <w:trHeight w:val="487"/>
          <w:ins w:id="3095" w:author="Nguyen Thi Thuy Duong" w:date="2019-12-17T16:36:00Z"/>
          <w:trPrChange w:id="3096" w:author="Nguyen Thi Thuy Duong" w:date="2019-12-23T23:50:00Z">
            <w:trPr>
              <w:trHeight w:val="487"/>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309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1FE656B" w14:textId="77777777" w:rsidR="00F97B92" w:rsidRPr="007B6C8E" w:rsidRDefault="00F97B92">
            <w:pPr>
              <w:rPr>
                <w:ins w:id="3098" w:author="Nguyen Thi Thuy Duong" w:date="2019-12-17T16:36:00Z"/>
                <w:rPrChange w:id="3099" w:author="Nguyen Thi Thuy Duong" w:date="2019-12-23T23:50:00Z">
                  <w:rPr>
                    <w:ins w:id="3100" w:author="Nguyen Thi Thuy Duong" w:date="2019-12-17T16:36:00Z"/>
                    <w:rFonts w:ascii="Times New Roman" w:hAnsi="Times New Roman" w:cs="Times New Roman"/>
                    <w:sz w:val="15"/>
                    <w:szCs w:val="15"/>
                  </w:rPr>
                </w:rPrChange>
              </w:rPr>
              <w:pPrChange w:id="3101"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310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785A1E0" w14:textId="77777777" w:rsidR="00F97B92" w:rsidRPr="007B6C8E" w:rsidRDefault="00F97B92">
            <w:pPr>
              <w:rPr>
                <w:ins w:id="3103" w:author="Nguyen Thi Thuy Duong" w:date="2019-12-17T16:36:00Z"/>
                <w:rPrChange w:id="3104" w:author="Nguyen Thi Thuy Duong" w:date="2019-12-23T23:50:00Z">
                  <w:rPr>
                    <w:ins w:id="3105" w:author="Nguyen Thi Thuy Duong" w:date="2019-12-17T16:36:00Z"/>
                    <w:rFonts w:ascii="Times New Roman" w:hAnsi="Times New Roman" w:cs="Times New Roman"/>
                    <w:sz w:val="15"/>
                    <w:szCs w:val="15"/>
                  </w:rPr>
                </w:rPrChange>
              </w:rPr>
              <w:pPrChange w:id="3106"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3107"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4C9FC659" w14:textId="77777777" w:rsidR="00F97B92" w:rsidRPr="007B6C8E" w:rsidRDefault="00F97B92">
            <w:pPr>
              <w:rPr>
                <w:ins w:id="3108" w:author="Nguyen Thi Thuy Duong" w:date="2019-12-17T16:36:00Z"/>
                <w:rPrChange w:id="3109" w:author="Nguyen Thi Thuy Duong" w:date="2019-12-23T23:50:00Z">
                  <w:rPr>
                    <w:ins w:id="3110" w:author="Nguyen Thi Thuy Duong" w:date="2019-12-17T16:36:00Z"/>
                    <w:rFonts w:ascii="Times New Roman" w:hAnsi="Times New Roman" w:cs="Times New Roman"/>
                    <w:sz w:val="15"/>
                    <w:szCs w:val="15"/>
                  </w:rPr>
                </w:rPrChange>
              </w:rPr>
              <w:pPrChange w:id="3111" w:author="Nguyen Thi Thuy Duong" w:date="2019-12-23T23:50:00Z">
                <w:pPr>
                  <w:jc w:val="left"/>
                </w:pPr>
              </w:pPrChange>
            </w:pPr>
            <w:ins w:id="3112" w:author="Nguyen Thi Thuy Duong" w:date="2019-12-17T16:36:00Z">
              <w:r w:rsidRPr="007B6C8E">
                <w:rPr>
                  <w:rPrChange w:id="3113" w:author="Nguyen Thi Thuy Duong" w:date="2019-12-23T23:50:00Z">
                    <w:rPr>
                      <w:rFonts w:ascii="Times New Roman" w:hAnsi="Times New Roman" w:cs="Times New Roman"/>
                      <w:sz w:val="15"/>
                      <w:szCs w:val="15"/>
                    </w:rPr>
                  </w:rPrChange>
                </w:rPr>
                <w:t>4.3.4. Kiểm thử chức năng báo động</w:t>
              </w:r>
            </w:ins>
          </w:p>
        </w:tc>
        <w:tc>
          <w:tcPr>
            <w:tcW w:w="1145" w:type="dxa"/>
            <w:tcBorders>
              <w:top w:val="single" w:sz="4" w:space="0" w:color="auto"/>
              <w:left w:val="single" w:sz="4" w:space="0" w:color="auto"/>
              <w:bottom w:val="single" w:sz="4" w:space="0" w:color="auto"/>
              <w:right w:val="single" w:sz="4" w:space="0" w:color="auto"/>
            </w:tcBorders>
            <w:tcPrChange w:id="3114"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2889121C" w14:textId="77777777" w:rsidR="00F97B92" w:rsidRPr="007B6C8E" w:rsidRDefault="00F97B92">
            <w:pPr>
              <w:rPr>
                <w:ins w:id="3115" w:author="Nguyen Thi Thuy Duong" w:date="2019-12-17T16:36:00Z"/>
                <w:rPrChange w:id="3116" w:author="Nguyen Thi Thuy Duong" w:date="2019-12-23T23:50:00Z">
                  <w:rPr>
                    <w:ins w:id="3117" w:author="Nguyen Thi Thuy Duong" w:date="2019-12-17T16:36:00Z"/>
                    <w:rFonts w:ascii="Times New Roman" w:hAnsi="Times New Roman" w:cs="Times New Roman"/>
                    <w:sz w:val="15"/>
                    <w:szCs w:val="15"/>
                  </w:rPr>
                </w:rPrChange>
              </w:rPr>
              <w:pPrChange w:id="3118"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3119"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D88847B" w14:textId="77777777" w:rsidR="00F97B92" w:rsidRPr="007B6C8E" w:rsidRDefault="00F97B92">
            <w:pPr>
              <w:rPr>
                <w:ins w:id="3120" w:author="Nguyen Thi Thuy Duong" w:date="2019-12-17T16:36:00Z"/>
                <w:rPrChange w:id="3121" w:author="Nguyen Thi Thuy Duong" w:date="2019-12-23T23:50:00Z">
                  <w:rPr>
                    <w:ins w:id="3122" w:author="Nguyen Thi Thuy Duong" w:date="2019-12-17T16:36:00Z"/>
                    <w:rFonts w:ascii="Times New Roman" w:hAnsi="Times New Roman" w:cs="Times New Roman"/>
                    <w:sz w:val="15"/>
                    <w:szCs w:val="15"/>
                  </w:rPr>
                </w:rPrChange>
              </w:rPr>
              <w:pPrChange w:id="3123" w:author="Nguyen Thi Thuy Duong" w:date="2019-12-23T23:50:00Z">
                <w:pPr>
                  <w:jc w:val="left"/>
                </w:pPr>
              </w:pPrChange>
            </w:pPr>
            <w:ins w:id="3124" w:author="Nguyen Thi Thuy Duong" w:date="2019-12-17T16:36:00Z">
              <w:r w:rsidRPr="007B6C8E">
                <w:rPr>
                  <w:rPrChange w:id="3125"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3126"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94F2106" w14:textId="77777777" w:rsidR="00F97B92" w:rsidRPr="007B6C8E" w:rsidRDefault="00F97B92">
            <w:pPr>
              <w:rPr>
                <w:ins w:id="3127" w:author="Nguyen Thi Thuy Duong" w:date="2019-12-17T16:36:00Z"/>
                <w:rPrChange w:id="3128" w:author="Nguyen Thi Thuy Duong" w:date="2019-12-23T23:50:00Z">
                  <w:rPr>
                    <w:ins w:id="3129" w:author="Nguyen Thi Thuy Duong" w:date="2019-12-17T16:36:00Z"/>
                    <w:rFonts w:ascii="Times New Roman" w:hAnsi="Times New Roman" w:cs="Times New Roman"/>
                    <w:sz w:val="15"/>
                    <w:szCs w:val="15"/>
                  </w:rPr>
                </w:rPrChange>
              </w:rPr>
              <w:pPrChange w:id="3130" w:author="Nguyen Thi Thuy Duong" w:date="2019-12-23T23:50:00Z">
                <w:pPr>
                  <w:jc w:val="left"/>
                </w:pPr>
              </w:pPrChange>
            </w:pPr>
            <w:ins w:id="3131" w:author="Nguyen Thi Thuy Duong" w:date="2019-12-17T16:36:00Z">
              <w:r w:rsidRPr="007B6C8E">
                <w:rPr>
                  <w:rPrChange w:id="3132" w:author="Nguyen Thi Thuy Duong" w:date="2019-12-23T23:50:00Z">
                    <w:rPr>
                      <w:rFonts w:ascii="Times New Roman" w:hAnsi="Times New Roman" w:cs="Times New Roman"/>
                      <w:sz w:val="15"/>
                      <w:szCs w:val="15"/>
                    </w:rPr>
                  </w:rPrChange>
                </w:rPr>
                <w:t>13/01/2020</w:t>
              </w:r>
            </w:ins>
          </w:p>
        </w:tc>
      </w:tr>
      <w:tr w:rsidR="00F97B92" w:rsidRPr="007B6C8E" w14:paraId="5B5974E5" w14:textId="77777777" w:rsidTr="00F864E5">
        <w:trPr>
          <w:trHeight w:val="367"/>
          <w:ins w:id="3133" w:author="Nguyen Thi Thuy Duong" w:date="2019-12-17T16:36:00Z"/>
          <w:trPrChange w:id="3134" w:author="Nguyen Thi Thuy Duong" w:date="2019-12-23T23:50:00Z">
            <w:trPr>
              <w:trHeight w:val="367"/>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313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3C23236" w14:textId="77777777" w:rsidR="00F97B92" w:rsidRPr="007B6C8E" w:rsidRDefault="00F97B92">
            <w:pPr>
              <w:rPr>
                <w:ins w:id="3136" w:author="Nguyen Thi Thuy Duong" w:date="2019-12-17T16:36:00Z"/>
                <w:rPrChange w:id="3137" w:author="Nguyen Thi Thuy Duong" w:date="2019-12-23T23:50:00Z">
                  <w:rPr>
                    <w:ins w:id="3138" w:author="Nguyen Thi Thuy Duong" w:date="2019-12-17T16:36:00Z"/>
                    <w:rFonts w:ascii="Times New Roman" w:hAnsi="Times New Roman" w:cs="Times New Roman"/>
                    <w:sz w:val="15"/>
                    <w:szCs w:val="15"/>
                  </w:rPr>
                </w:rPrChange>
              </w:rPr>
              <w:pPrChange w:id="3139"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314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C0D1FCD" w14:textId="77777777" w:rsidR="00F97B92" w:rsidRPr="007B6C8E" w:rsidRDefault="00F97B92">
            <w:pPr>
              <w:rPr>
                <w:ins w:id="3141" w:author="Nguyen Thi Thuy Duong" w:date="2019-12-17T16:36:00Z"/>
                <w:rPrChange w:id="3142" w:author="Nguyen Thi Thuy Duong" w:date="2019-12-23T23:50:00Z">
                  <w:rPr>
                    <w:ins w:id="3143" w:author="Nguyen Thi Thuy Duong" w:date="2019-12-17T16:36:00Z"/>
                    <w:rFonts w:ascii="Times New Roman" w:hAnsi="Times New Roman" w:cs="Times New Roman"/>
                    <w:sz w:val="15"/>
                    <w:szCs w:val="15"/>
                  </w:rPr>
                </w:rPrChange>
              </w:rPr>
              <w:pPrChange w:id="3144"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3145"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5E89E1AC" w14:textId="77777777" w:rsidR="00F97B92" w:rsidRPr="007B6C8E" w:rsidRDefault="00F97B92">
            <w:pPr>
              <w:rPr>
                <w:ins w:id="3146" w:author="Nguyen Thi Thuy Duong" w:date="2019-12-17T16:36:00Z"/>
                <w:rPrChange w:id="3147" w:author="Nguyen Thi Thuy Duong" w:date="2019-12-23T23:50:00Z">
                  <w:rPr>
                    <w:ins w:id="3148" w:author="Nguyen Thi Thuy Duong" w:date="2019-12-17T16:36:00Z"/>
                    <w:rFonts w:ascii="Times New Roman" w:hAnsi="Times New Roman" w:cs="Times New Roman"/>
                    <w:sz w:val="15"/>
                    <w:szCs w:val="15"/>
                  </w:rPr>
                </w:rPrChange>
              </w:rPr>
              <w:pPrChange w:id="3149" w:author="Nguyen Thi Thuy Duong" w:date="2019-12-23T23:50:00Z">
                <w:pPr>
                  <w:jc w:val="left"/>
                </w:pPr>
              </w:pPrChange>
            </w:pPr>
            <w:ins w:id="3150" w:author="Nguyen Thi Thuy Duong" w:date="2019-12-17T16:36:00Z">
              <w:r w:rsidRPr="007B6C8E">
                <w:rPr>
                  <w:rPrChange w:id="3151" w:author="Nguyen Thi Thuy Duong" w:date="2019-12-23T23:50:00Z">
                    <w:rPr>
                      <w:rFonts w:ascii="Times New Roman" w:hAnsi="Times New Roman" w:cs="Times New Roman"/>
                      <w:sz w:val="15"/>
                      <w:szCs w:val="15"/>
                    </w:rPr>
                  </w:rPrChange>
                </w:rPr>
                <w:t xml:space="preserve">4.3.5. Kiểm thử chức năng đăng kí, </w:t>
              </w:r>
              <w:r w:rsidRPr="007B6C8E">
                <w:rPr>
                  <w:rPrChange w:id="3152" w:author="Nguyen Thi Thuy Duong" w:date="2019-12-23T23:50:00Z">
                    <w:rPr>
                      <w:rFonts w:ascii="Times New Roman" w:hAnsi="Times New Roman" w:cs="Times New Roman"/>
                      <w:sz w:val="15"/>
                      <w:szCs w:val="15"/>
                    </w:rPr>
                  </w:rPrChange>
                </w:rPr>
                <w:lastRenderedPageBreak/>
                <w:t>đăng nhập</w:t>
              </w:r>
            </w:ins>
          </w:p>
        </w:tc>
        <w:tc>
          <w:tcPr>
            <w:tcW w:w="1145" w:type="dxa"/>
            <w:tcBorders>
              <w:top w:val="single" w:sz="4" w:space="0" w:color="auto"/>
              <w:left w:val="single" w:sz="4" w:space="0" w:color="auto"/>
              <w:bottom w:val="single" w:sz="4" w:space="0" w:color="auto"/>
              <w:right w:val="single" w:sz="4" w:space="0" w:color="auto"/>
            </w:tcBorders>
            <w:tcPrChange w:id="3153"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6AA37A65" w14:textId="77777777" w:rsidR="00F97B92" w:rsidRPr="007B6C8E" w:rsidRDefault="00F97B92">
            <w:pPr>
              <w:rPr>
                <w:ins w:id="3154" w:author="Nguyen Thi Thuy Duong" w:date="2019-12-17T16:36:00Z"/>
                <w:rPrChange w:id="3155" w:author="Nguyen Thi Thuy Duong" w:date="2019-12-23T23:50:00Z">
                  <w:rPr>
                    <w:ins w:id="3156" w:author="Nguyen Thi Thuy Duong" w:date="2019-12-17T16:36:00Z"/>
                    <w:rFonts w:ascii="Times New Roman" w:hAnsi="Times New Roman" w:cs="Times New Roman"/>
                    <w:sz w:val="15"/>
                    <w:szCs w:val="15"/>
                  </w:rPr>
                </w:rPrChange>
              </w:rPr>
              <w:pPrChange w:id="3157"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3158"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1C9B58A6" w14:textId="77777777" w:rsidR="00F97B92" w:rsidRPr="007B6C8E" w:rsidRDefault="00F97B92">
            <w:pPr>
              <w:rPr>
                <w:ins w:id="3159" w:author="Nguyen Thi Thuy Duong" w:date="2019-12-17T16:36:00Z"/>
                <w:rPrChange w:id="3160" w:author="Nguyen Thi Thuy Duong" w:date="2019-12-23T23:50:00Z">
                  <w:rPr>
                    <w:ins w:id="3161" w:author="Nguyen Thi Thuy Duong" w:date="2019-12-17T16:36:00Z"/>
                    <w:rFonts w:ascii="Times New Roman" w:hAnsi="Times New Roman" w:cs="Times New Roman"/>
                    <w:sz w:val="15"/>
                    <w:szCs w:val="15"/>
                  </w:rPr>
                </w:rPrChange>
              </w:rPr>
              <w:pPrChange w:id="3162" w:author="Nguyen Thi Thuy Duong" w:date="2019-12-23T23:50:00Z">
                <w:pPr>
                  <w:jc w:val="left"/>
                </w:pPr>
              </w:pPrChange>
            </w:pPr>
            <w:ins w:id="3163" w:author="Nguyen Thi Thuy Duong" w:date="2019-12-17T16:36:00Z">
              <w:r w:rsidRPr="007B6C8E">
                <w:rPr>
                  <w:rPrChange w:id="3164"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3165"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EA4979F" w14:textId="77777777" w:rsidR="00F97B92" w:rsidRPr="007B6C8E" w:rsidRDefault="00F97B92">
            <w:pPr>
              <w:rPr>
                <w:ins w:id="3166" w:author="Nguyen Thi Thuy Duong" w:date="2019-12-17T16:36:00Z"/>
                <w:rPrChange w:id="3167" w:author="Nguyen Thi Thuy Duong" w:date="2019-12-23T23:50:00Z">
                  <w:rPr>
                    <w:ins w:id="3168" w:author="Nguyen Thi Thuy Duong" w:date="2019-12-17T16:36:00Z"/>
                    <w:rFonts w:ascii="Times New Roman" w:hAnsi="Times New Roman" w:cs="Times New Roman"/>
                    <w:sz w:val="15"/>
                    <w:szCs w:val="15"/>
                  </w:rPr>
                </w:rPrChange>
              </w:rPr>
              <w:pPrChange w:id="3169" w:author="Nguyen Thi Thuy Duong" w:date="2019-12-23T23:50:00Z">
                <w:pPr>
                  <w:jc w:val="left"/>
                </w:pPr>
              </w:pPrChange>
            </w:pPr>
            <w:ins w:id="3170" w:author="Nguyen Thi Thuy Duong" w:date="2019-12-17T16:36:00Z">
              <w:r w:rsidRPr="007B6C8E">
                <w:rPr>
                  <w:rPrChange w:id="3171" w:author="Nguyen Thi Thuy Duong" w:date="2019-12-23T23:50:00Z">
                    <w:rPr>
                      <w:rFonts w:ascii="Times New Roman" w:hAnsi="Times New Roman" w:cs="Times New Roman"/>
                      <w:sz w:val="15"/>
                      <w:szCs w:val="15"/>
                    </w:rPr>
                  </w:rPrChange>
                </w:rPr>
                <w:t>13/01/2020</w:t>
              </w:r>
            </w:ins>
          </w:p>
        </w:tc>
      </w:tr>
    </w:tbl>
    <w:p w14:paraId="11E64FA2" w14:textId="77777777" w:rsidR="00F97B92" w:rsidRDefault="00F97B92" w:rsidP="00F97B92">
      <w:pPr>
        <w:rPr>
          <w:ins w:id="3172" w:author="Nguyen Thi Thuy Duong" w:date="2019-12-17T16:36:00Z"/>
        </w:rPr>
      </w:pPr>
    </w:p>
    <w:p w14:paraId="18DB6941" w14:textId="551599FA" w:rsidR="00C8453D" w:rsidRDefault="0079274C" w:rsidP="00C8453D">
      <w:pPr>
        <w:pStyle w:val="Heading2"/>
        <w:rPr>
          <w:ins w:id="3173" w:author="Nguyen Thi Thuy Duong" w:date="2019-12-17T16:37:00Z"/>
        </w:rPr>
      </w:pPr>
      <w:bookmarkStart w:id="3174" w:name="_Toc28037564"/>
      <w:r>
        <w:t>Ước lượng rủi r</w:t>
      </w:r>
      <w:bookmarkEnd w:id="1891"/>
      <w:r w:rsidR="00C8453D">
        <w:t>o</w:t>
      </w:r>
      <w:bookmarkEnd w:id="3174"/>
    </w:p>
    <w:tbl>
      <w:tblPr>
        <w:tblStyle w:val="TableGrid"/>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3175" w:author="Nguyen Thi Thuy Duong" w:date="2019-12-17T16:37:00Z"/>
        </w:trPr>
        <w:tc>
          <w:tcPr>
            <w:tcW w:w="1317" w:type="dxa"/>
            <w:hideMark/>
          </w:tcPr>
          <w:p w14:paraId="38D149D5" w14:textId="77777777" w:rsidR="00F97B92" w:rsidRDefault="00F97B92" w:rsidP="008037DD">
            <w:pPr>
              <w:rPr>
                <w:ins w:id="3176" w:author="Nguyen Thi Thuy Duong" w:date="2019-12-17T16:37:00Z"/>
              </w:rPr>
            </w:pPr>
            <w:ins w:id="3177" w:author="Nguyen Thi Thuy Duong" w:date="2019-12-17T16:37:00Z">
              <w:r>
                <w:t>Phân loại</w:t>
              </w:r>
            </w:ins>
          </w:p>
        </w:tc>
        <w:tc>
          <w:tcPr>
            <w:tcW w:w="2715" w:type="dxa"/>
            <w:hideMark/>
          </w:tcPr>
          <w:p w14:paraId="500A3310" w14:textId="77777777" w:rsidR="00F97B92" w:rsidRDefault="00F97B92" w:rsidP="008037DD">
            <w:pPr>
              <w:rPr>
                <w:ins w:id="3178" w:author="Nguyen Thi Thuy Duong" w:date="2019-12-17T16:37:00Z"/>
              </w:rPr>
            </w:pPr>
            <w:ins w:id="3179" w:author="Nguyen Thi Thuy Duong" w:date="2019-12-17T16:37:00Z">
              <w:r>
                <w:t>Nguyên nhân</w:t>
              </w:r>
            </w:ins>
          </w:p>
        </w:tc>
        <w:tc>
          <w:tcPr>
            <w:tcW w:w="2104" w:type="dxa"/>
            <w:hideMark/>
          </w:tcPr>
          <w:p w14:paraId="3255DFFA" w14:textId="77777777" w:rsidR="00F97B92" w:rsidRDefault="00F97B92" w:rsidP="008037DD">
            <w:pPr>
              <w:rPr>
                <w:ins w:id="3180" w:author="Nguyen Thi Thuy Duong" w:date="2019-12-17T16:37:00Z"/>
              </w:rPr>
            </w:pPr>
            <w:ins w:id="3181" w:author="Nguyen Thi Thuy Duong" w:date="2019-12-17T16:37:00Z">
              <w:r>
                <w:t>Rủi ro</w:t>
              </w:r>
            </w:ins>
          </w:p>
        </w:tc>
        <w:tc>
          <w:tcPr>
            <w:tcW w:w="1230" w:type="dxa"/>
            <w:hideMark/>
          </w:tcPr>
          <w:p w14:paraId="237E5AA1" w14:textId="77777777" w:rsidR="00F97B92" w:rsidRDefault="00F97B92" w:rsidP="008037DD">
            <w:pPr>
              <w:rPr>
                <w:ins w:id="3182" w:author="Nguyen Thi Thuy Duong" w:date="2019-12-17T16:37:00Z"/>
              </w:rPr>
            </w:pPr>
            <w:ins w:id="3183" w:author="Nguyen Thi Thuy Duong" w:date="2019-12-17T16:37:00Z">
              <w:r>
                <w:t>Ảnh hưởng</w:t>
              </w:r>
            </w:ins>
          </w:p>
        </w:tc>
        <w:tc>
          <w:tcPr>
            <w:tcW w:w="1296" w:type="dxa"/>
            <w:hideMark/>
          </w:tcPr>
          <w:p w14:paraId="4167A00A" w14:textId="77777777" w:rsidR="00F97B92" w:rsidRDefault="00F97B92" w:rsidP="008037DD">
            <w:pPr>
              <w:jc w:val="left"/>
              <w:rPr>
                <w:ins w:id="3184" w:author="Nguyen Thi Thuy Duong" w:date="2019-12-17T16:37:00Z"/>
              </w:rPr>
            </w:pPr>
            <w:ins w:id="3185" w:author="Nguyen Thi Thuy Duong" w:date="2019-12-17T16:37:00Z">
              <w:r>
                <w:t>Khả năng xảy ra</w:t>
              </w:r>
            </w:ins>
          </w:p>
        </w:tc>
      </w:tr>
      <w:tr w:rsidR="00F97B92" w14:paraId="72075F9C" w14:textId="77777777" w:rsidTr="00F97B92">
        <w:trPr>
          <w:ins w:id="3186" w:author="Nguyen Thi Thuy Duong" w:date="2019-12-17T16:37:00Z"/>
        </w:trPr>
        <w:tc>
          <w:tcPr>
            <w:tcW w:w="1317" w:type="dxa"/>
            <w:vMerge w:val="restart"/>
          </w:tcPr>
          <w:p w14:paraId="4C0508C2" w14:textId="77777777" w:rsidR="00F97B92" w:rsidRDefault="00F97B92" w:rsidP="008037DD">
            <w:pPr>
              <w:rPr>
                <w:ins w:id="3187" w:author="Nguyen Thi Thuy Duong" w:date="2019-12-17T16:37:00Z"/>
              </w:rPr>
            </w:pPr>
          </w:p>
          <w:p w14:paraId="782DD7FC" w14:textId="77777777" w:rsidR="00F97B92" w:rsidRDefault="00F97B92" w:rsidP="008037DD">
            <w:pPr>
              <w:rPr>
                <w:ins w:id="3188" w:author="Nguyen Thi Thuy Duong" w:date="2019-12-17T16:37:00Z"/>
              </w:rPr>
            </w:pPr>
          </w:p>
          <w:p w14:paraId="11C3D2C4" w14:textId="77777777" w:rsidR="00F97B92" w:rsidRDefault="00F97B92" w:rsidP="008037DD">
            <w:pPr>
              <w:rPr>
                <w:ins w:id="3189" w:author="Nguyen Thi Thuy Duong" w:date="2019-12-17T16:37:00Z"/>
              </w:rPr>
            </w:pPr>
          </w:p>
          <w:p w14:paraId="20795231" w14:textId="77777777" w:rsidR="00F97B92" w:rsidRDefault="00F97B92" w:rsidP="008037DD">
            <w:pPr>
              <w:rPr>
                <w:ins w:id="3190" w:author="Nguyen Thi Thuy Duong" w:date="2019-12-17T16:37:00Z"/>
              </w:rPr>
            </w:pPr>
          </w:p>
          <w:p w14:paraId="6952E2FC" w14:textId="77777777" w:rsidR="00F97B92" w:rsidRDefault="00F97B92" w:rsidP="008037DD">
            <w:pPr>
              <w:rPr>
                <w:ins w:id="3191" w:author="Nguyen Thi Thuy Duong" w:date="2019-12-17T16:37:00Z"/>
              </w:rPr>
            </w:pPr>
            <w:ins w:id="3192" w:author="Nguyen Thi Thuy Duong" w:date="2019-12-17T16:37:00Z">
              <w:r>
                <w:t>Hệ thống</w:t>
              </w:r>
            </w:ins>
          </w:p>
        </w:tc>
        <w:tc>
          <w:tcPr>
            <w:tcW w:w="2715" w:type="dxa"/>
            <w:hideMark/>
          </w:tcPr>
          <w:p w14:paraId="2BDADECD" w14:textId="77777777" w:rsidR="00F97B92" w:rsidRDefault="00F97B92" w:rsidP="008037DD">
            <w:pPr>
              <w:rPr>
                <w:ins w:id="3193" w:author="Nguyen Thi Thuy Duong" w:date="2019-12-17T16:37:00Z"/>
              </w:rPr>
            </w:pPr>
            <w:ins w:id="3194" w:author="Nguyen Thi Thuy Duong" w:date="2019-12-17T16:37:00Z">
              <w:r>
                <w:t>Chi phí dự án tăng lên so với dự kiến ban đầu</w:t>
              </w:r>
            </w:ins>
          </w:p>
        </w:tc>
        <w:tc>
          <w:tcPr>
            <w:tcW w:w="2104" w:type="dxa"/>
            <w:hideMark/>
          </w:tcPr>
          <w:p w14:paraId="06A21E9D" w14:textId="77777777" w:rsidR="00F97B92" w:rsidRDefault="00F97B92" w:rsidP="008037DD">
            <w:pPr>
              <w:rPr>
                <w:ins w:id="3195" w:author="Nguyen Thi Thuy Duong" w:date="2019-12-17T16:37:00Z"/>
              </w:rPr>
            </w:pPr>
            <w:ins w:id="3196" w:author="Nguyen Thi Thuy Duong" w:date="2019-12-17T16:37:00Z">
              <w:r>
                <w:t>Không đủ khả năng thực hiện dự án</w:t>
              </w:r>
            </w:ins>
          </w:p>
        </w:tc>
        <w:tc>
          <w:tcPr>
            <w:tcW w:w="1230" w:type="dxa"/>
            <w:hideMark/>
          </w:tcPr>
          <w:p w14:paraId="147D3319" w14:textId="77777777" w:rsidR="00F97B92" w:rsidRDefault="00F97B92" w:rsidP="008037DD">
            <w:pPr>
              <w:rPr>
                <w:ins w:id="3197" w:author="Nguyen Thi Thuy Duong" w:date="2019-12-17T16:37:00Z"/>
              </w:rPr>
            </w:pPr>
            <w:ins w:id="3198" w:author="Nguyen Thi Thuy Duong" w:date="2019-12-17T16:37:00Z">
              <w:r>
                <w:t>Lớn</w:t>
              </w:r>
            </w:ins>
          </w:p>
        </w:tc>
        <w:tc>
          <w:tcPr>
            <w:tcW w:w="1296" w:type="dxa"/>
            <w:hideMark/>
          </w:tcPr>
          <w:p w14:paraId="221DF331" w14:textId="77777777" w:rsidR="00F97B92" w:rsidRDefault="00F97B92" w:rsidP="008037DD">
            <w:pPr>
              <w:rPr>
                <w:ins w:id="3199" w:author="Nguyen Thi Thuy Duong" w:date="2019-12-17T16:37:00Z"/>
              </w:rPr>
            </w:pPr>
            <w:ins w:id="3200" w:author="Nguyen Thi Thuy Duong" w:date="2019-12-17T16:37:00Z">
              <w:r>
                <w:t>Trung bình</w:t>
              </w:r>
            </w:ins>
          </w:p>
        </w:tc>
      </w:tr>
      <w:tr w:rsidR="00F97B92" w14:paraId="28B45CAD" w14:textId="77777777" w:rsidTr="00F97B92">
        <w:trPr>
          <w:ins w:id="3201" w:author="Nguyen Thi Thuy Duong" w:date="2019-12-17T16:37:00Z"/>
        </w:trPr>
        <w:tc>
          <w:tcPr>
            <w:tcW w:w="0" w:type="auto"/>
            <w:vMerge/>
            <w:hideMark/>
          </w:tcPr>
          <w:p w14:paraId="1FEBE872" w14:textId="77777777" w:rsidR="00F97B92" w:rsidRDefault="00F97B92" w:rsidP="008037DD">
            <w:pPr>
              <w:widowControl/>
              <w:suppressAutoHyphens w:val="0"/>
              <w:spacing w:after="0"/>
              <w:jc w:val="left"/>
              <w:rPr>
                <w:ins w:id="3202" w:author="Nguyen Thi Thuy Duong" w:date="2019-12-17T16:37:00Z"/>
              </w:rPr>
            </w:pPr>
          </w:p>
        </w:tc>
        <w:tc>
          <w:tcPr>
            <w:tcW w:w="2715" w:type="dxa"/>
            <w:hideMark/>
          </w:tcPr>
          <w:p w14:paraId="38413229" w14:textId="77777777" w:rsidR="00F97B92" w:rsidRDefault="00F97B92" w:rsidP="008037DD">
            <w:pPr>
              <w:rPr>
                <w:ins w:id="3203" w:author="Nguyen Thi Thuy Duong" w:date="2019-12-17T16:37:00Z"/>
              </w:rPr>
            </w:pPr>
            <w:ins w:id="3204" w:author="Nguyen Thi Thuy Duong" w:date="2019-12-17T16:37:00Z">
              <w:r>
                <w:t>Chức năng còn gặp sai số khi địa hình không bằng phẳng</w:t>
              </w:r>
            </w:ins>
          </w:p>
        </w:tc>
        <w:tc>
          <w:tcPr>
            <w:tcW w:w="2104" w:type="dxa"/>
            <w:hideMark/>
          </w:tcPr>
          <w:p w14:paraId="382E1315" w14:textId="77777777" w:rsidR="00F97B92" w:rsidRDefault="00F97B92" w:rsidP="008037DD">
            <w:pPr>
              <w:rPr>
                <w:ins w:id="3205" w:author="Nguyen Thi Thuy Duong" w:date="2019-12-17T16:37:00Z"/>
              </w:rPr>
            </w:pPr>
            <w:ins w:id="3206" w:author="Nguyen Thi Thuy Duong" w:date="2019-12-17T16:37:00Z">
              <w:r>
                <w:t>Trễ dự án, mất thêm tiền phát triển</w:t>
              </w:r>
            </w:ins>
          </w:p>
        </w:tc>
        <w:tc>
          <w:tcPr>
            <w:tcW w:w="1230" w:type="dxa"/>
            <w:hideMark/>
          </w:tcPr>
          <w:p w14:paraId="5A9ECB58" w14:textId="77777777" w:rsidR="00F97B92" w:rsidRDefault="00F97B92" w:rsidP="008037DD">
            <w:pPr>
              <w:rPr>
                <w:ins w:id="3207" w:author="Nguyen Thi Thuy Duong" w:date="2019-12-17T16:37:00Z"/>
              </w:rPr>
            </w:pPr>
            <w:ins w:id="3208" w:author="Nguyen Thi Thuy Duong" w:date="2019-12-17T16:37:00Z">
              <w:r>
                <w:t>Lớn</w:t>
              </w:r>
            </w:ins>
          </w:p>
        </w:tc>
        <w:tc>
          <w:tcPr>
            <w:tcW w:w="1296" w:type="dxa"/>
            <w:hideMark/>
          </w:tcPr>
          <w:p w14:paraId="18EBCA16" w14:textId="77777777" w:rsidR="00F97B92" w:rsidRDefault="00F97B92" w:rsidP="008037DD">
            <w:pPr>
              <w:rPr>
                <w:ins w:id="3209" w:author="Nguyen Thi Thuy Duong" w:date="2019-12-17T16:37:00Z"/>
              </w:rPr>
            </w:pPr>
            <w:ins w:id="3210" w:author="Nguyen Thi Thuy Duong" w:date="2019-12-17T16:37:00Z">
              <w:r>
                <w:t>Trung bình</w:t>
              </w:r>
            </w:ins>
          </w:p>
        </w:tc>
      </w:tr>
      <w:tr w:rsidR="00F97B92" w14:paraId="32CA033B" w14:textId="77777777" w:rsidTr="00F97B92">
        <w:trPr>
          <w:ins w:id="3211" w:author="Nguyen Thi Thuy Duong" w:date="2019-12-17T16:37:00Z"/>
        </w:trPr>
        <w:tc>
          <w:tcPr>
            <w:tcW w:w="0" w:type="auto"/>
            <w:vMerge/>
            <w:hideMark/>
          </w:tcPr>
          <w:p w14:paraId="2A54128B" w14:textId="77777777" w:rsidR="00F97B92" w:rsidRDefault="00F97B92" w:rsidP="008037DD">
            <w:pPr>
              <w:widowControl/>
              <w:suppressAutoHyphens w:val="0"/>
              <w:spacing w:after="0"/>
              <w:jc w:val="left"/>
              <w:rPr>
                <w:ins w:id="3212" w:author="Nguyen Thi Thuy Duong" w:date="2019-12-17T16:37:00Z"/>
              </w:rPr>
            </w:pPr>
          </w:p>
        </w:tc>
        <w:tc>
          <w:tcPr>
            <w:tcW w:w="2715" w:type="dxa"/>
            <w:hideMark/>
          </w:tcPr>
          <w:p w14:paraId="76583316" w14:textId="77777777" w:rsidR="00F97B92" w:rsidRDefault="00F97B92" w:rsidP="008037DD">
            <w:pPr>
              <w:rPr>
                <w:ins w:id="3213" w:author="Nguyen Thi Thuy Duong" w:date="2019-12-17T16:37:00Z"/>
              </w:rPr>
            </w:pPr>
            <w:ins w:id="3214" w:author="Nguyen Thi Thuy Duong" w:date="2019-12-17T16:37:00Z">
              <w:r>
                <w:t>Deadline dự án nhiều và nặng</w:t>
              </w:r>
            </w:ins>
          </w:p>
        </w:tc>
        <w:tc>
          <w:tcPr>
            <w:tcW w:w="2104" w:type="dxa"/>
            <w:hideMark/>
          </w:tcPr>
          <w:p w14:paraId="30ACD5F8" w14:textId="77777777" w:rsidR="00F97B92" w:rsidRDefault="00F97B92" w:rsidP="008037DD">
            <w:pPr>
              <w:rPr>
                <w:ins w:id="3215" w:author="Nguyen Thi Thuy Duong" w:date="2019-12-17T16:37:00Z"/>
              </w:rPr>
            </w:pPr>
            <w:ins w:id="3216" w:author="Nguyen Thi Thuy Duong" w:date="2019-12-17T16:37:00Z">
              <w:r>
                <w:t>Trễ tiến độ, nhân lực quá sức</w:t>
              </w:r>
            </w:ins>
          </w:p>
        </w:tc>
        <w:tc>
          <w:tcPr>
            <w:tcW w:w="1230" w:type="dxa"/>
            <w:hideMark/>
          </w:tcPr>
          <w:p w14:paraId="7199520C" w14:textId="77777777" w:rsidR="00F97B92" w:rsidRDefault="00F97B92" w:rsidP="008037DD">
            <w:pPr>
              <w:rPr>
                <w:ins w:id="3217" w:author="Nguyen Thi Thuy Duong" w:date="2019-12-17T16:37:00Z"/>
              </w:rPr>
            </w:pPr>
            <w:ins w:id="3218" w:author="Nguyen Thi Thuy Duong" w:date="2019-12-17T16:37:00Z">
              <w:r>
                <w:t>Lớn</w:t>
              </w:r>
            </w:ins>
          </w:p>
        </w:tc>
        <w:tc>
          <w:tcPr>
            <w:tcW w:w="1296" w:type="dxa"/>
            <w:hideMark/>
          </w:tcPr>
          <w:p w14:paraId="21ED9717" w14:textId="77777777" w:rsidR="00F97B92" w:rsidRDefault="00F97B92" w:rsidP="008037DD">
            <w:pPr>
              <w:rPr>
                <w:ins w:id="3219" w:author="Nguyen Thi Thuy Duong" w:date="2019-12-17T16:37:00Z"/>
              </w:rPr>
            </w:pPr>
            <w:ins w:id="3220" w:author="Nguyen Thi Thuy Duong" w:date="2019-12-17T16:37:00Z">
              <w:r>
                <w:t>Trung bình</w:t>
              </w:r>
            </w:ins>
          </w:p>
        </w:tc>
      </w:tr>
      <w:tr w:rsidR="00F97B92" w14:paraId="4F7B31FD" w14:textId="77777777" w:rsidTr="00F97B92">
        <w:trPr>
          <w:ins w:id="3221" w:author="Nguyen Thi Thuy Duong" w:date="2019-12-17T16:37:00Z"/>
        </w:trPr>
        <w:tc>
          <w:tcPr>
            <w:tcW w:w="0" w:type="auto"/>
            <w:vMerge/>
            <w:hideMark/>
          </w:tcPr>
          <w:p w14:paraId="0AEAB8EA" w14:textId="77777777" w:rsidR="00F97B92" w:rsidRDefault="00F97B92" w:rsidP="008037DD">
            <w:pPr>
              <w:widowControl/>
              <w:suppressAutoHyphens w:val="0"/>
              <w:spacing w:after="0"/>
              <w:jc w:val="left"/>
              <w:rPr>
                <w:ins w:id="3222" w:author="Nguyen Thi Thuy Duong" w:date="2019-12-17T16:37:00Z"/>
              </w:rPr>
            </w:pPr>
          </w:p>
        </w:tc>
        <w:tc>
          <w:tcPr>
            <w:tcW w:w="2715" w:type="dxa"/>
            <w:hideMark/>
          </w:tcPr>
          <w:p w14:paraId="69C4B19C" w14:textId="77777777" w:rsidR="00F97B92" w:rsidRDefault="00F97B92" w:rsidP="008037DD">
            <w:pPr>
              <w:rPr>
                <w:ins w:id="3223" w:author="Nguyen Thi Thuy Duong" w:date="2019-12-17T16:37:00Z"/>
              </w:rPr>
            </w:pPr>
            <w:ins w:id="3224" w:author="Nguyen Thi Thuy Duong" w:date="2019-12-17T16:37:00Z">
              <w:r>
                <w:t>Hệ thống bị bên thứ 3 xâm nhập</w:t>
              </w:r>
            </w:ins>
          </w:p>
        </w:tc>
        <w:tc>
          <w:tcPr>
            <w:tcW w:w="2104" w:type="dxa"/>
            <w:hideMark/>
          </w:tcPr>
          <w:p w14:paraId="39DEAE40" w14:textId="77777777" w:rsidR="00F97B92" w:rsidRDefault="00F97B92" w:rsidP="008037DD">
            <w:pPr>
              <w:rPr>
                <w:ins w:id="3225" w:author="Nguyen Thi Thuy Duong" w:date="2019-12-17T16:37:00Z"/>
              </w:rPr>
            </w:pPr>
            <w:ins w:id="3226"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037DD">
            <w:pPr>
              <w:rPr>
                <w:ins w:id="3227" w:author="Nguyen Thi Thuy Duong" w:date="2019-12-17T16:37:00Z"/>
              </w:rPr>
            </w:pPr>
            <w:ins w:id="3228" w:author="Nguyen Thi Thuy Duong" w:date="2019-12-17T16:37:00Z">
              <w:r>
                <w:t>Lớn</w:t>
              </w:r>
            </w:ins>
          </w:p>
        </w:tc>
        <w:tc>
          <w:tcPr>
            <w:tcW w:w="1296" w:type="dxa"/>
            <w:hideMark/>
          </w:tcPr>
          <w:p w14:paraId="6D898333" w14:textId="77777777" w:rsidR="00F97B92" w:rsidRDefault="00F97B92" w:rsidP="008037DD">
            <w:pPr>
              <w:rPr>
                <w:ins w:id="3229" w:author="Nguyen Thi Thuy Duong" w:date="2019-12-17T16:37:00Z"/>
              </w:rPr>
            </w:pPr>
            <w:ins w:id="3230" w:author="Nguyen Thi Thuy Duong" w:date="2019-12-17T16:37:00Z">
              <w:r>
                <w:t>Trung bình</w:t>
              </w:r>
            </w:ins>
          </w:p>
        </w:tc>
      </w:tr>
      <w:tr w:rsidR="00F97B92" w14:paraId="51B0C618" w14:textId="77777777" w:rsidTr="00F97B92">
        <w:trPr>
          <w:ins w:id="3231" w:author="Nguyen Thi Thuy Duong" w:date="2019-12-17T16:37:00Z"/>
        </w:trPr>
        <w:tc>
          <w:tcPr>
            <w:tcW w:w="0" w:type="auto"/>
            <w:vMerge/>
            <w:hideMark/>
          </w:tcPr>
          <w:p w14:paraId="4439977E" w14:textId="77777777" w:rsidR="00F97B92" w:rsidRDefault="00F97B92" w:rsidP="008037DD">
            <w:pPr>
              <w:widowControl/>
              <w:suppressAutoHyphens w:val="0"/>
              <w:spacing w:after="0"/>
              <w:jc w:val="left"/>
              <w:rPr>
                <w:ins w:id="3232" w:author="Nguyen Thi Thuy Duong" w:date="2019-12-17T16:37:00Z"/>
              </w:rPr>
            </w:pPr>
          </w:p>
        </w:tc>
        <w:tc>
          <w:tcPr>
            <w:tcW w:w="2715" w:type="dxa"/>
            <w:hideMark/>
          </w:tcPr>
          <w:p w14:paraId="70759BC8" w14:textId="77777777" w:rsidR="00F97B92" w:rsidRDefault="00F97B92" w:rsidP="008037DD">
            <w:pPr>
              <w:rPr>
                <w:ins w:id="3233" w:author="Nguyen Thi Thuy Duong" w:date="2019-12-17T16:37:00Z"/>
              </w:rPr>
            </w:pPr>
            <w:ins w:id="3234" w:author="Nguyen Thi Thuy Duong" w:date="2019-12-17T16:37:00Z">
              <w:r>
                <w:t>Dự án lớn và phức tạp</w:t>
              </w:r>
            </w:ins>
          </w:p>
        </w:tc>
        <w:tc>
          <w:tcPr>
            <w:tcW w:w="2104" w:type="dxa"/>
            <w:hideMark/>
          </w:tcPr>
          <w:p w14:paraId="6AE62DC8" w14:textId="77777777" w:rsidR="00F97B92" w:rsidRDefault="00F97B92" w:rsidP="008037DD">
            <w:pPr>
              <w:rPr>
                <w:ins w:id="3235" w:author="Nguyen Thi Thuy Duong" w:date="2019-12-17T16:37:00Z"/>
              </w:rPr>
            </w:pPr>
            <w:ins w:id="3236" w:author="Nguyen Thi Thuy Duong" w:date="2019-12-17T16:37:00Z">
              <w:r>
                <w:t>Ước lương ban đầu về dự án bị sai lệch</w:t>
              </w:r>
            </w:ins>
          </w:p>
        </w:tc>
        <w:tc>
          <w:tcPr>
            <w:tcW w:w="1230" w:type="dxa"/>
            <w:hideMark/>
          </w:tcPr>
          <w:p w14:paraId="1B7741AD" w14:textId="77777777" w:rsidR="00F97B92" w:rsidRDefault="00F97B92" w:rsidP="008037DD">
            <w:pPr>
              <w:rPr>
                <w:ins w:id="3237" w:author="Nguyen Thi Thuy Duong" w:date="2019-12-17T16:37:00Z"/>
              </w:rPr>
            </w:pPr>
            <w:ins w:id="3238" w:author="Nguyen Thi Thuy Duong" w:date="2019-12-17T16:37:00Z">
              <w:r>
                <w:t>Lớn</w:t>
              </w:r>
            </w:ins>
          </w:p>
        </w:tc>
        <w:tc>
          <w:tcPr>
            <w:tcW w:w="1296" w:type="dxa"/>
            <w:hideMark/>
          </w:tcPr>
          <w:p w14:paraId="491F529A" w14:textId="77777777" w:rsidR="00F97B92" w:rsidRDefault="00F97B92" w:rsidP="008037DD">
            <w:pPr>
              <w:rPr>
                <w:ins w:id="3239" w:author="Nguyen Thi Thuy Duong" w:date="2019-12-17T16:37:00Z"/>
              </w:rPr>
            </w:pPr>
            <w:ins w:id="3240" w:author="Nguyen Thi Thuy Duong" w:date="2019-12-17T16:37:00Z">
              <w:r>
                <w:t>Thấp</w:t>
              </w:r>
            </w:ins>
          </w:p>
        </w:tc>
      </w:tr>
      <w:tr w:rsidR="00F97B92" w14:paraId="52706538" w14:textId="77777777" w:rsidTr="00F97B92">
        <w:trPr>
          <w:ins w:id="3241" w:author="Nguyen Thi Thuy Duong" w:date="2019-12-17T16:37:00Z"/>
        </w:trPr>
        <w:tc>
          <w:tcPr>
            <w:tcW w:w="1317" w:type="dxa"/>
            <w:vMerge w:val="restart"/>
          </w:tcPr>
          <w:p w14:paraId="05AC72FE" w14:textId="77777777" w:rsidR="00F97B92" w:rsidRDefault="00F97B92" w:rsidP="008037DD">
            <w:pPr>
              <w:rPr>
                <w:ins w:id="3242" w:author="Nguyen Thi Thuy Duong" w:date="2019-12-17T16:37:00Z"/>
              </w:rPr>
            </w:pPr>
          </w:p>
          <w:p w14:paraId="43C43FCF" w14:textId="77777777" w:rsidR="00F97B92" w:rsidRDefault="00F97B92" w:rsidP="008037DD">
            <w:pPr>
              <w:rPr>
                <w:ins w:id="3243" w:author="Nguyen Thi Thuy Duong" w:date="2019-12-17T16:37:00Z"/>
              </w:rPr>
            </w:pPr>
          </w:p>
          <w:p w14:paraId="5AD0B141" w14:textId="77777777" w:rsidR="00F97B92" w:rsidRDefault="00F97B92" w:rsidP="008037DD">
            <w:pPr>
              <w:rPr>
                <w:ins w:id="3244" w:author="Nguyen Thi Thuy Duong" w:date="2019-12-17T16:37:00Z"/>
              </w:rPr>
            </w:pPr>
            <w:ins w:id="3245" w:author="Nguyen Thi Thuy Duong" w:date="2019-12-17T16:37:00Z">
              <w:r>
                <w:t>Kỹ thuật</w:t>
              </w:r>
            </w:ins>
          </w:p>
        </w:tc>
        <w:tc>
          <w:tcPr>
            <w:tcW w:w="2715" w:type="dxa"/>
            <w:hideMark/>
          </w:tcPr>
          <w:p w14:paraId="132CE847" w14:textId="02B9382D" w:rsidR="00F97B92" w:rsidRDefault="00F97B92" w:rsidP="008037DD">
            <w:pPr>
              <w:rPr>
                <w:ins w:id="3246" w:author="Nguyen Thi Thuy Duong" w:date="2019-12-17T16:37:00Z"/>
              </w:rPr>
            </w:pPr>
            <w:ins w:id="3247" w:author="Nguyen Thi Thuy Duong" w:date="2019-12-17T16:38:00Z">
              <w:r>
                <w:t>Quá tải lượt người dùng truy cập cùng lúc</w:t>
              </w:r>
            </w:ins>
          </w:p>
        </w:tc>
        <w:tc>
          <w:tcPr>
            <w:tcW w:w="2104" w:type="dxa"/>
            <w:hideMark/>
          </w:tcPr>
          <w:p w14:paraId="3CD7A138" w14:textId="05082D69" w:rsidR="00F97B92" w:rsidRDefault="00F97B92" w:rsidP="008037DD">
            <w:pPr>
              <w:rPr>
                <w:ins w:id="3248" w:author="Nguyen Thi Thuy Duong" w:date="2019-12-17T16:37:00Z"/>
              </w:rPr>
            </w:pPr>
            <w:ins w:id="3249" w:author="Nguyen Thi Thuy Duong" w:date="2019-12-17T16:39:00Z">
              <w:r>
                <w:t xml:space="preserve">Hệ thống bị chậm </w:t>
              </w:r>
            </w:ins>
          </w:p>
        </w:tc>
        <w:tc>
          <w:tcPr>
            <w:tcW w:w="1230" w:type="dxa"/>
            <w:hideMark/>
          </w:tcPr>
          <w:p w14:paraId="3750A860" w14:textId="77777777" w:rsidR="00F97B92" w:rsidRDefault="00F97B92" w:rsidP="008037DD">
            <w:pPr>
              <w:rPr>
                <w:ins w:id="3250" w:author="Nguyen Thi Thuy Duong" w:date="2019-12-17T16:37:00Z"/>
              </w:rPr>
            </w:pPr>
            <w:ins w:id="3251" w:author="Nguyen Thi Thuy Duong" w:date="2019-12-17T16:37:00Z">
              <w:r>
                <w:t>Lớn</w:t>
              </w:r>
            </w:ins>
          </w:p>
        </w:tc>
        <w:tc>
          <w:tcPr>
            <w:tcW w:w="1296" w:type="dxa"/>
            <w:hideMark/>
          </w:tcPr>
          <w:p w14:paraId="2C584C35" w14:textId="77777777" w:rsidR="00F97B92" w:rsidRDefault="00F97B92" w:rsidP="008037DD">
            <w:pPr>
              <w:rPr>
                <w:ins w:id="3252" w:author="Nguyen Thi Thuy Duong" w:date="2019-12-17T16:37:00Z"/>
              </w:rPr>
            </w:pPr>
            <w:ins w:id="3253" w:author="Nguyen Thi Thuy Duong" w:date="2019-12-17T16:37:00Z">
              <w:r>
                <w:t>Trung bình</w:t>
              </w:r>
            </w:ins>
          </w:p>
        </w:tc>
      </w:tr>
      <w:tr w:rsidR="00F97B92" w14:paraId="3701D5BB" w14:textId="77777777" w:rsidTr="00F97B92">
        <w:trPr>
          <w:ins w:id="3254" w:author="Nguyen Thi Thuy Duong" w:date="2019-12-17T16:37:00Z"/>
        </w:trPr>
        <w:tc>
          <w:tcPr>
            <w:tcW w:w="0" w:type="auto"/>
            <w:vMerge/>
            <w:hideMark/>
          </w:tcPr>
          <w:p w14:paraId="3CE7F8A0" w14:textId="77777777" w:rsidR="00F97B92" w:rsidRDefault="00F97B92" w:rsidP="008037DD">
            <w:pPr>
              <w:widowControl/>
              <w:suppressAutoHyphens w:val="0"/>
              <w:spacing w:after="0"/>
              <w:jc w:val="left"/>
              <w:rPr>
                <w:ins w:id="3255" w:author="Nguyen Thi Thuy Duong" w:date="2019-12-17T16:37:00Z"/>
              </w:rPr>
            </w:pPr>
          </w:p>
        </w:tc>
        <w:tc>
          <w:tcPr>
            <w:tcW w:w="2715" w:type="dxa"/>
            <w:hideMark/>
          </w:tcPr>
          <w:p w14:paraId="2A39DF74" w14:textId="1B9E97F5" w:rsidR="00F97B92" w:rsidRDefault="00F97B92" w:rsidP="008037DD">
            <w:pPr>
              <w:rPr>
                <w:ins w:id="3256" w:author="Nguyen Thi Thuy Duong" w:date="2019-12-17T16:37:00Z"/>
              </w:rPr>
            </w:pPr>
            <w:ins w:id="3257"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3258" w:author="Nguyen Thi Thuy Duong" w:date="2019-12-17T16:37:00Z"/>
              </w:rPr>
            </w:pPr>
            <w:ins w:id="3259" w:author="Nguyen Thi Thuy Duong" w:date="2019-12-17T16:37:00Z">
              <w:r>
                <w:t xml:space="preserve">Khó khăn trong </w:t>
              </w:r>
            </w:ins>
            <w:ins w:id="3260" w:author="Nguyen Thi Thuy Duong" w:date="2019-12-17T16:40:00Z">
              <w:r>
                <w:t>xử lý tương tranh</w:t>
              </w:r>
            </w:ins>
          </w:p>
        </w:tc>
        <w:tc>
          <w:tcPr>
            <w:tcW w:w="1230" w:type="dxa"/>
            <w:hideMark/>
          </w:tcPr>
          <w:p w14:paraId="30DE1911" w14:textId="77777777" w:rsidR="00F97B92" w:rsidRDefault="00F97B92" w:rsidP="008037DD">
            <w:pPr>
              <w:rPr>
                <w:ins w:id="3261" w:author="Nguyen Thi Thuy Duong" w:date="2019-12-17T16:37:00Z"/>
              </w:rPr>
            </w:pPr>
            <w:ins w:id="3262" w:author="Nguyen Thi Thuy Duong" w:date="2019-12-17T16:37:00Z">
              <w:r>
                <w:t>Lớn</w:t>
              </w:r>
            </w:ins>
          </w:p>
        </w:tc>
        <w:tc>
          <w:tcPr>
            <w:tcW w:w="1296" w:type="dxa"/>
            <w:hideMark/>
          </w:tcPr>
          <w:p w14:paraId="53747D90" w14:textId="77777777" w:rsidR="00F97B92" w:rsidRDefault="00F97B92" w:rsidP="008037DD">
            <w:pPr>
              <w:rPr>
                <w:ins w:id="3263" w:author="Nguyen Thi Thuy Duong" w:date="2019-12-17T16:37:00Z"/>
              </w:rPr>
            </w:pPr>
            <w:ins w:id="3264" w:author="Nguyen Thi Thuy Duong" w:date="2019-12-17T16:37:00Z">
              <w:r>
                <w:t>Trung bình</w:t>
              </w:r>
            </w:ins>
          </w:p>
        </w:tc>
      </w:tr>
      <w:tr w:rsidR="00F97B92" w14:paraId="5106C529" w14:textId="77777777" w:rsidTr="00F97B92">
        <w:trPr>
          <w:ins w:id="3265" w:author="Nguyen Thi Thuy Duong" w:date="2019-12-17T16:37:00Z"/>
        </w:trPr>
        <w:tc>
          <w:tcPr>
            <w:tcW w:w="1317" w:type="dxa"/>
            <w:vMerge w:val="restart"/>
          </w:tcPr>
          <w:p w14:paraId="5C71274C" w14:textId="77777777" w:rsidR="00F97B92" w:rsidRDefault="00F97B92" w:rsidP="008037DD">
            <w:pPr>
              <w:rPr>
                <w:ins w:id="3266" w:author="Nguyen Thi Thuy Duong" w:date="2019-12-17T16:37:00Z"/>
              </w:rPr>
            </w:pPr>
          </w:p>
          <w:p w14:paraId="7BFD6992" w14:textId="77777777" w:rsidR="00F97B92" w:rsidRDefault="00F97B92" w:rsidP="008037DD">
            <w:pPr>
              <w:rPr>
                <w:ins w:id="3267" w:author="Nguyen Thi Thuy Duong" w:date="2019-12-17T16:37:00Z"/>
              </w:rPr>
            </w:pPr>
          </w:p>
          <w:p w14:paraId="43C7F382" w14:textId="77777777" w:rsidR="00F97B92" w:rsidRDefault="00F97B92" w:rsidP="008037DD">
            <w:pPr>
              <w:rPr>
                <w:ins w:id="3268" w:author="Nguyen Thi Thuy Duong" w:date="2019-12-17T16:37:00Z"/>
              </w:rPr>
            </w:pPr>
            <w:ins w:id="3269" w:author="Nguyen Thi Thuy Duong" w:date="2019-12-17T16:37:00Z">
              <w:r>
                <w:t>Tổ chức</w:t>
              </w:r>
            </w:ins>
          </w:p>
        </w:tc>
        <w:tc>
          <w:tcPr>
            <w:tcW w:w="2715" w:type="dxa"/>
            <w:hideMark/>
          </w:tcPr>
          <w:p w14:paraId="68D5AA99" w14:textId="77777777" w:rsidR="00F97B92" w:rsidRDefault="00F97B92" w:rsidP="008037DD">
            <w:pPr>
              <w:rPr>
                <w:ins w:id="3270" w:author="Nguyen Thi Thuy Duong" w:date="2019-12-17T16:37:00Z"/>
              </w:rPr>
            </w:pPr>
            <w:ins w:id="3271" w:author="Nguyen Thi Thuy Duong" w:date="2019-12-17T16:37:00Z">
              <w:r>
                <w:t>Nhân lực không đủ</w:t>
              </w:r>
            </w:ins>
          </w:p>
        </w:tc>
        <w:tc>
          <w:tcPr>
            <w:tcW w:w="2104" w:type="dxa"/>
            <w:hideMark/>
          </w:tcPr>
          <w:p w14:paraId="67FEB0C2" w14:textId="77777777" w:rsidR="00F97B92" w:rsidRDefault="00F97B92" w:rsidP="008037DD">
            <w:pPr>
              <w:rPr>
                <w:ins w:id="3272" w:author="Nguyen Thi Thuy Duong" w:date="2019-12-17T16:37:00Z"/>
              </w:rPr>
            </w:pPr>
            <w:ins w:id="3273" w:author="Nguyen Thi Thuy Duong" w:date="2019-12-17T16:37:00Z">
              <w:r>
                <w:t>Trễ dự án</w:t>
              </w:r>
            </w:ins>
          </w:p>
        </w:tc>
        <w:tc>
          <w:tcPr>
            <w:tcW w:w="1230" w:type="dxa"/>
            <w:hideMark/>
          </w:tcPr>
          <w:p w14:paraId="30CFE203" w14:textId="77777777" w:rsidR="00F97B92" w:rsidRDefault="00F97B92" w:rsidP="008037DD">
            <w:pPr>
              <w:rPr>
                <w:ins w:id="3274" w:author="Nguyen Thi Thuy Duong" w:date="2019-12-17T16:37:00Z"/>
              </w:rPr>
            </w:pPr>
            <w:ins w:id="3275" w:author="Nguyen Thi Thuy Duong" w:date="2019-12-17T16:37:00Z">
              <w:r>
                <w:t>Trung bình</w:t>
              </w:r>
            </w:ins>
          </w:p>
        </w:tc>
        <w:tc>
          <w:tcPr>
            <w:tcW w:w="1296" w:type="dxa"/>
            <w:hideMark/>
          </w:tcPr>
          <w:p w14:paraId="321E5745" w14:textId="77777777" w:rsidR="00F97B92" w:rsidRDefault="00F97B92" w:rsidP="008037DD">
            <w:pPr>
              <w:rPr>
                <w:ins w:id="3276" w:author="Nguyen Thi Thuy Duong" w:date="2019-12-17T16:37:00Z"/>
              </w:rPr>
            </w:pPr>
            <w:ins w:id="3277" w:author="Nguyen Thi Thuy Duong" w:date="2019-12-17T16:37:00Z">
              <w:r>
                <w:t>Trung bình</w:t>
              </w:r>
            </w:ins>
          </w:p>
        </w:tc>
      </w:tr>
      <w:tr w:rsidR="00F97B92" w14:paraId="2565FB01" w14:textId="77777777" w:rsidTr="00F97B92">
        <w:trPr>
          <w:ins w:id="3278" w:author="Nguyen Thi Thuy Duong" w:date="2019-12-17T16:37:00Z"/>
        </w:trPr>
        <w:tc>
          <w:tcPr>
            <w:tcW w:w="0" w:type="auto"/>
            <w:vMerge/>
            <w:hideMark/>
          </w:tcPr>
          <w:p w14:paraId="0BC6A099" w14:textId="77777777" w:rsidR="00F97B92" w:rsidRDefault="00F97B92" w:rsidP="008037DD">
            <w:pPr>
              <w:widowControl/>
              <w:suppressAutoHyphens w:val="0"/>
              <w:spacing w:after="0"/>
              <w:jc w:val="left"/>
              <w:rPr>
                <w:ins w:id="3279" w:author="Nguyen Thi Thuy Duong" w:date="2019-12-17T16:37:00Z"/>
              </w:rPr>
            </w:pPr>
          </w:p>
        </w:tc>
        <w:tc>
          <w:tcPr>
            <w:tcW w:w="2715" w:type="dxa"/>
            <w:hideMark/>
          </w:tcPr>
          <w:p w14:paraId="5E0BB3DE" w14:textId="77777777" w:rsidR="00F97B92" w:rsidRDefault="00F97B92" w:rsidP="008037DD">
            <w:pPr>
              <w:rPr>
                <w:ins w:id="3280" w:author="Nguyen Thi Thuy Duong" w:date="2019-12-17T16:37:00Z"/>
              </w:rPr>
            </w:pPr>
            <w:ins w:id="3281" w:author="Nguyen Thi Thuy Duong" w:date="2019-12-17T16:37:00Z">
              <w:r>
                <w:t>Đội ngũ không có kinh nghiệm</w:t>
              </w:r>
            </w:ins>
          </w:p>
        </w:tc>
        <w:tc>
          <w:tcPr>
            <w:tcW w:w="2104" w:type="dxa"/>
            <w:hideMark/>
          </w:tcPr>
          <w:p w14:paraId="020044E3" w14:textId="77777777" w:rsidR="00F97B92" w:rsidRDefault="00F97B92" w:rsidP="008037DD">
            <w:pPr>
              <w:rPr>
                <w:ins w:id="3282" w:author="Nguyen Thi Thuy Duong" w:date="2019-12-17T16:37:00Z"/>
              </w:rPr>
            </w:pPr>
            <w:ins w:id="3283" w:author="Nguyen Thi Thuy Duong" w:date="2019-12-17T16:37:00Z">
              <w:r>
                <w:t>Trễ dự án, khó triển khai</w:t>
              </w:r>
            </w:ins>
          </w:p>
        </w:tc>
        <w:tc>
          <w:tcPr>
            <w:tcW w:w="1230" w:type="dxa"/>
            <w:hideMark/>
          </w:tcPr>
          <w:p w14:paraId="5F5F67E5" w14:textId="77777777" w:rsidR="00F97B92" w:rsidRDefault="00F97B92" w:rsidP="008037DD">
            <w:pPr>
              <w:rPr>
                <w:ins w:id="3284" w:author="Nguyen Thi Thuy Duong" w:date="2019-12-17T16:37:00Z"/>
              </w:rPr>
            </w:pPr>
            <w:ins w:id="3285" w:author="Nguyen Thi Thuy Duong" w:date="2019-12-17T16:37:00Z">
              <w:r>
                <w:t>Trung bình</w:t>
              </w:r>
            </w:ins>
          </w:p>
        </w:tc>
        <w:tc>
          <w:tcPr>
            <w:tcW w:w="1296" w:type="dxa"/>
            <w:hideMark/>
          </w:tcPr>
          <w:p w14:paraId="6A219535" w14:textId="77777777" w:rsidR="00F97B92" w:rsidRDefault="00F97B92" w:rsidP="008037DD">
            <w:pPr>
              <w:rPr>
                <w:ins w:id="3286" w:author="Nguyen Thi Thuy Duong" w:date="2019-12-17T16:37:00Z"/>
              </w:rPr>
            </w:pPr>
            <w:ins w:id="3287" w:author="Nguyen Thi Thuy Duong" w:date="2019-12-17T16:37:00Z">
              <w:r>
                <w:t>Trung bình</w:t>
              </w:r>
            </w:ins>
          </w:p>
        </w:tc>
      </w:tr>
      <w:tr w:rsidR="00F97B92" w14:paraId="1839B512" w14:textId="77777777" w:rsidTr="00F97B92">
        <w:trPr>
          <w:ins w:id="3288" w:author="Nguyen Thi Thuy Duong" w:date="2019-12-17T16:37:00Z"/>
        </w:trPr>
        <w:tc>
          <w:tcPr>
            <w:tcW w:w="0" w:type="auto"/>
            <w:vMerge/>
            <w:hideMark/>
          </w:tcPr>
          <w:p w14:paraId="545B2CA7" w14:textId="77777777" w:rsidR="00F97B92" w:rsidRDefault="00F97B92" w:rsidP="008037DD">
            <w:pPr>
              <w:widowControl/>
              <w:suppressAutoHyphens w:val="0"/>
              <w:spacing w:after="0"/>
              <w:jc w:val="left"/>
              <w:rPr>
                <w:ins w:id="3289" w:author="Nguyen Thi Thuy Duong" w:date="2019-12-17T16:37:00Z"/>
              </w:rPr>
            </w:pPr>
          </w:p>
        </w:tc>
        <w:tc>
          <w:tcPr>
            <w:tcW w:w="2715" w:type="dxa"/>
            <w:hideMark/>
          </w:tcPr>
          <w:p w14:paraId="48CCF3F6" w14:textId="77777777" w:rsidR="00F97B92" w:rsidRDefault="00F97B92" w:rsidP="008037DD">
            <w:pPr>
              <w:rPr>
                <w:ins w:id="3290" w:author="Nguyen Thi Thuy Duong" w:date="2019-12-17T16:37:00Z"/>
              </w:rPr>
            </w:pPr>
            <w:ins w:id="3291" w:author="Nguyen Thi Thuy Duong" w:date="2019-12-17T16:37:00Z">
              <w:r>
                <w:t>Tuyển người mới vào dự án</w:t>
              </w:r>
            </w:ins>
          </w:p>
        </w:tc>
        <w:tc>
          <w:tcPr>
            <w:tcW w:w="2104" w:type="dxa"/>
            <w:hideMark/>
          </w:tcPr>
          <w:p w14:paraId="79B7F06B" w14:textId="77777777" w:rsidR="00F97B92" w:rsidRDefault="00F97B92" w:rsidP="008037DD">
            <w:pPr>
              <w:rPr>
                <w:ins w:id="3292" w:author="Nguyen Thi Thuy Duong" w:date="2019-12-17T16:37:00Z"/>
              </w:rPr>
            </w:pPr>
            <w:ins w:id="3293" w:author="Nguyen Thi Thuy Duong" w:date="2019-12-17T16:37:00Z">
              <w:r>
                <w:t>Trễ dự án</w:t>
              </w:r>
            </w:ins>
          </w:p>
        </w:tc>
        <w:tc>
          <w:tcPr>
            <w:tcW w:w="1230" w:type="dxa"/>
            <w:hideMark/>
          </w:tcPr>
          <w:p w14:paraId="208F20B9" w14:textId="77777777" w:rsidR="00F97B92" w:rsidRDefault="00F97B92" w:rsidP="008037DD">
            <w:pPr>
              <w:rPr>
                <w:ins w:id="3294" w:author="Nguyen Thi Thuy Duong" w:date="2019-12-17T16:37:00Z"/>
              </w:rPr>
            </w:pPr>
            <w:ins w:id="3295" w:author="Nguyen Thi Thuy Duong" w:date="2019-12-17T16:37:00Z">
              <w:r>
                <w:t>Thấp</w:t>
              </w:r>
            </w:ins>
          </w:p>
        </w:tc>
        <w:tc>
          <w:tcPr>
            <w:tcW w:w="1296" w:type="dxa"/>
            <w:hideMark/>
          </w:tcPr>
          <w:p w14:paraId="2DE729C2" w14:textId="77777777" w:rsidR="00F97B92" w:rsidRDefault="00F97B92" w:rsidP="008037DD">
            <w:pPr>
              <w:rPr>
                <w:ins w:id="3296" w:author="Nguyen Thi Thuy Duong" w:date="2019-12-17T16:37:00Z"/>
              </w:rPr>
            </w:pPr>
            <w:ins w:id="3297" w:author="Nguyen Thi Thuy Duong" w:date="2019-12-17T16:37:00Z">
              <w:r>
                <w:t>Thấp</w:t>
              </w:r>
            </w:ins>
          </w:p>
        </w:tc>
      </w:tr>
      <w:tr w:rsidR="00F97B92" w14:paraId="0D160EAC" w14:textId="77777777" w:rsidTr="00F97B92">
        <w:trPr>
          <w:ins w:id="3298" w:author="Nguyen Thi Thuy Duong" w:date="2019-12-17T16:37:00Z"/>
        </w:trPr>
        <w:tc>
          <w:tcPr>
            <w:tcW w:w="0" w:type="auto"/>
            <w:vMerge/>
            <w:hideMark/>
          </w:tcPr>
          <w:p w14:paraId="78E432DA" w14:textId="77777777" w:rsidR="00F97B92" w:rsidRDefault="00F97B92" w:rsidP="008037DD">
            <w:pPr>
              <w:widowControl/>
              <w:suppressAutoHyphens w:val="0"/>
              <w:spacing w:after="0"/>
              <w:jc w:val="left"/>
              <w:rPr>
                <w:ins w:id="3299" w:author="Nguyen Thi Thuy Duong" w:date="2019-12-17T16:37:00Z"/>
              </w:rPr>
            </w:pPr>
          </w:p>
        </w:tc>
        <w:tc>
          <w:tcPr>
            <w:tcW w:w="2715" w:type="dxa"/>
            <w:hideMark/>
          </w:tcPr>
          <w:p w14:paraId="657FC1B1" w14:textId="77777777" w:rsidR="00F97B92" w:rsidRDefault="00F97B92" w:rsidP="008037DD">
            <w:pPr>
              <w:rPr>
                <w:ins w:id="3300" w:author="Nguyen Thi Thuy Duong" w:date="2019-12-17T16:37:00Z"/>
              </w:rPr>
            </w:pPr>
            <w:ins w:id="3301" w:author="Nguyen Thi Thuy Duong" w:date="2019-12-17T16:37:00Z">
              <w:r>
                <w:t>Một số bộ phận nhân sự dự án bị thay đổi</w:t>
              </w:r>
            </w:ins>
          </w:p>
        </w:tc>
        <w:tc>
          <w:tcPr>
            <w:tcW w:w="2104" w:type="dxa"/>
            <w:hideMark/>
          </w:tcPr>
          <w:p w14:paraId="71367DBD" w14:textId="77777777" w:rsidR="00F97B92" w:rsidRDefault="00F97B92" w:rsidP="008037DD">
            <w:pPr>
              <w:rPr>
                <w:ins w:id="3302" w:author="Nguyen Thi Thuy Duong" w:date="2019-12-17T16:37:00Z"/>
              </w:rPr>
            </w:pPr>
            <w:ins w:id="3303" w:author="Nguyen Thi Thuy Duong" w:date="2019-12-17T16:37:00Z">
              <w:r>
                <w:t>Trễ dự án</w:t>
              </w:r>
            </w:ins>
          </w:p>
        </w:tc>
        <w:tc>
          <w:tcPr>
            <w:tcW w:w="1230" w:type="dxa"/>
            <w:hideMark/>
          </w:tcPr>
          <w:p w14:paraId="52829EB7" w14:textId="77777777" w:rsidR="00F97B92" w:rsidRDefault="00F97B92" w:rsidP="008037DD">
            <w:pPr>
              <w:rPr>
                <w:ins w:id="3304" w:author="Nguyen Thi Thuy Duong" w:date="2019-12-17T16:37:00Z"/>
              </w:rPr>
            </w:pPr>
            <w:ins w:id="3305" w:author="Nguyen Thi Thuy Duong" w:date="2019-12-17T16:37:00Z">
              <w:r>
                <w:t>Thấp</w:t>
              </w:r>
            </w:ins>
          </w:p>
        </w:tc>
        <w:tc>
          <w:tcPr>
            <w:tcW w:w="1296" w:type="dxa"/>
            <w:hideMark/>
          </w:tcPr>
          <w:p w14:paraId="780FB169" w14:textId="77777777" w:rsidR="00F97B92" w:rsidRDefault="00F97B92" w:rsidP="008037DD">
            <w:pPr>
              <w:rPr>
                <w:ins w:id="3306" w:author="Nguyen Thi Thuy Duong" w:date="2019-12-17T16:37:00Z"/>
              </w:rPr>
            </w:pPr>
            <w:ins w:id="3307" w:author="Nguyen Thi Thuy Duong" w:date="2019-12-17T16:37:00Z">
              <w:r>
                <w:t>Trung bình</w:t>
              </w:r>
            </w:ins>
          </w:p>
        </w:tc>
      </w:tr>
      <w:tr w:rsidR="00C8453D" w:rsidDel="00F97B92" w14:paraId="2BC9352A" w14:textId="6D6EC851" w:rsidTr="00F97B92">
        <w:trPr>
          <w:del w:id="3308"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330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331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331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331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3313" w:author="Nguyen Thi Thuy Duong" w:date="2019-12-17T16:37:00Z"/>
              </w:rPr>
            </w:pPr>
          </w:p>
        </w:tc>
      </w:tr>
      <w:tr w:rsidR="00C8453D" w:rsidDel="00F97B92" w14:paraId="2CE3A85C" w14:textId="2CA189C2" w:rsidTr="00F97B92">
        <w:trPr>
          <w:del w:id="3314"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331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331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331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331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3319" w:author="Nguyen Thi Thuy Duong" w:date="2019-12-17T16:37:00Z"/>
              </w:rPr>
            </w:pPr>
          </w:p>
        </w:tc>
      </w:tr>
      <w:tr w:rsidR="00C8453D" w:rsidDel="00F97B92" w14:paraId="40ACD961" w14:textId="0119FD2C" w:rsidTr="00F97B92">
        <w:trPr>
          <w:del w:id="332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332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332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332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332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3325" w:author="Nguyen Thi Thuy Duong" w:date="2019-12-17T16:37:00Z"/>
              </w:rPr>
            </w:pPr>
          </w:p>
        </w:tc>
      </w:tr>
      <w:tr w:rsidR="00C8453D" w:rsidDel="00F97B92" w14:paraId="3EB8C430" w14:textId="54D7A577" w:rsidTr="00F97B92">
        <w:trPr>
          <w:del w:id="332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332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332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332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333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3331" w:author="Nguyen Thi Thuy Duong" w:date="2019-12-17T16:37:00Z"/>
              </w:rPr>
            </w:pPr>
          </w:p>
        </w:tc>
      </w:tr>
      <w:tr w:rsidR="00C8453D" w:rsidDel="00F97B92" w14:paraId="7D747412" w14:textId="74F92235" w:rsidTr="00F97B92">
        <w:trPr>
          <w:del w:id="333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333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333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333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333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3337" w:author="Nguyen Thi Thuy Duong" w:date="2019-12-17T16:37:00Z"/>
              </w:rPr>
            </w:pPr>
          </w:p>
        </w:tc>
      </w:tr>
      <w:tr w:rsidR="00C8453D" w:rsidDel="00F97B92" w14:paraId="5AC0B300" w14:textId="2C640B17" w:rsidTr="00F97B92">
        <w:trPr>
          <w:del w:id="333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333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334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334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334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3343" w:author="Nguyen Thi Thuy Duong" w:date="2019-12-17T16:37:00Z"/>
              </w:rPr>
            </w:pPr>
          </w:p>
        </w:tc>
      </w:tr>
      <w:tr w:rsidR="00C8453D" w:rsidDel="00F97B92" w14:paraId="4762CA81" w14:textId="5B55FCED" w:rsidTr="00F97B92">
        <w:trPr>
          <w:del w:id="3344"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334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334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334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334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3349" w:author="Nguyen Thi Thuy Duong" w:date="2019-12-17T16:37:00Z"/>
              </w:rPr>
            </w:pPr>
          </w:p>
        </w:tc>
      </w:tr>
      <w:tr w:rsidR="00C8453D" w:rsidDel="00F97B92" w14:paraId="54BD0057" w14:textId="7077AD64" w:rsidTr="00F97B92">
        <w:trPr>
          <w:del w:id="335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335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335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335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335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3355" w:author="Nguyen Thi Thuy Duong" w:date="2019-12-17T16:37:00Z"/>
              </w:rPr>
            </w:pPr>
          </w:p>
        </w:tc>
      </w:tr>
      <w:tr w:rsidR="00C8453D" w:rsidDel="00F97B92" w14:paraId="5B49AAF8" w14:textId="210AD39D" w:rsidTr="00F97B92">
        <w:trPr>
          <w:del w:id="335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335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335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335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336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3361" w:author="Nguyen Thi Thuy Duong" w:date="2019-12-17T16:37:00Z"/>
              </w:rPr>
            </w:pPr>
          </w:p>
        </w:tc>
      </w:tr>
      <w:tr w:rsidR="00C8453D" w:rsidDel="00F97B92" w14:paraId="48D91FAA" w14:textId="6A63A583" w:rsidTr="00F97B92">
        <w:trPr>
          <w:del w:id="336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336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336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336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336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3367" w:author="Nguyen Thi Thuy Duong" w:date="2019-12-17T16:37:00Z"/>
              </w:rPr>
            </w:pPr>
          </w:p>
        </w:tc>
      </w:tr>
      <w:tr w:rsidR="00C8453D" w:rsidDel="00F97B92" w14:paraId="725F5EF9" w14:textId="3EEE09F9" w:rsidTr="00F97B92">
        <w:trPr>
          <w:del w:id="336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336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337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337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337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3373" w:author="Nguyen Thi Thuy Duong" w:date="2019-12-17T16:37:00Z"/>
              </w:rPr>
            </w:pPr>
          </w:p>
        </w:tc>
      </w:tr>
      <w:tr w:rsidR="00C8453D" w:rsidDel="00F97B92" w14:paraId="0FFA5A34" w14:textId="2AD034D9" w:rsidTr="00F97B92">
        <w:trPr>
          <w:del w:id="337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337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337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337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337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3379" w:author="Nguyen Thi Thuy Duong" w:date="2019-12-17T16:37:00Z"/>
              </w:rPr>
            </w:pPr>
          </w:p>
        </w:tc>
      </w:tr>
    </w:tbl>
    <w:p w14:paraId="12632C19" w14:textId="1F1177C7" w:rsidR="00C8453D" w:rsidDel="00C56E39" w:rsidRDefault="00C8453D" w:rsidP="00CF7928">
      <w:pPr>
        <w:rPr>
          <w:del w:id="3380" w:author="Nguyen Thi Thuy Duong" w:date="2019-12-17T16:40:00Z"/>
        </w:rPr>
      </w:pPr>
    </w:p>
    <w:p w14:paraId="7C2CC88F" w14:textId="5D1709C9" w:rsidR="00C56E39" w:rsidRDefault="00C56E39" w:rsidP="00CF7928">
      <w:pPr>
        <w:rPr>
          <w:ins w:id="3381" w:author="Khanh Linh Trinh" w:date="2019-12-19T23:25:00Z"/>
        </w:rPr>
      </w:pPr>
    </w:p>
    <w:p w14:paraId="57DF5D54" w14:textId="77777777" w:rsidR="00C56E39" w:rsidRDefault="00C56E39" w:rsidP="00CF7928">
      <w:pPr>
        <w:rPr>
          <w:ins w:id="3382" w:author="Khanh Linh Trinh" w:date="2019-12-19T23:25:00Z"/>
        </w:rPr>
      </w:pPr>
    </w:p>
    <w:p w14:paraId="79F4049C" w14:textId="0E7B2EBB" w:rsidR="00C34E9E" w:rsidDel="00F97B92" w:rsidRDefault="00C34E9E" w:rsidP="00CF7928">
      <w:pPr>
        <w:rPr>
          <w:del w:id="3383" w:author="Nguyen Thi Thuy Duong" w:date="2019-12-17T16:40:00Z"/>
        </w:rPr>
      </w:pPr>
    </w:p>
    <w:p w14:paraId="26BC7628" w14:textId="3744A2E7" w:rsidR="00C34E9E" w:rsidDel="00F97B92" w:rsidRDefault="00C34E9E" w:rsidP="00CF7928">
      <w:pPr>
        <w:rPr>
          <w:del w:id="3384" w:author="Nguyen Thi Thuy Duong" w:date="2019-12-17T16:40:00Z"/>
        </w:rPr>
      </w:pPr>
    </w:p>
    <w:p w14:paraId="5F2A39A1" w14:textId="16C9832D" w:rsidR="00C34E9E" w:rsidDel="00F97B92" w:rsidRDefault="00C34E9E" w:rsidP="00CF7928">
      <w:pPr>
        <w:rPr>
          <w:del w:id="3385" w:author="Nguyen Thi Thuy Duong" w:date="2019-12-17T16:40:00Z"/>
        </w:rPr>
      </w:pPr>
    </w:p>
    <w:p w14:paraId="4BBA1722" w14:textId="478D1673" w:rsidR="00C34E9E" w:rsidDel="00F97B92" w:rsidRDefault="00C34E9E" w:rsidP="00CF7928">
      <w:pPr>
        <w:rPr>
          <w:del w:id="3386" w:author="Nguyen Thi Thuy Duong" w:date="2019-12-17T16:40:00Z"/>
        </w:rPr>
      </w:pPr>
    </w:p>
    <w:p w14:paraId="0AA31771" w14:textId="2E1E0807" w:rsidR="00C34E9E" w:rsidDel="00F97B92" w:rsidRDefault="00C34E9E" w:rsidP="00CF7928">
      <w:pPr>
        <w:rPr>
          <w:del w:id="3387" w:author="Nguyen Thi Thuy Duong" w:date="2019-12-17T16:40:00Z"/>
        </w:rPr>
      </w:pPr>
    </w:p>
    <w:p w14:paraId="5126CC82" w14:textId="1D7DFE73" w:rsidR="00C34E9E" w:rsidDel="00F97B92" w:rsidRDefault="00C34E9E" w:rsidP="00CF7928">
      <w:pPr>
        <w:rPr>
          <w:del w:id="3388" w:author="Nguyen Thi Thuy Duong" w:date="2019-12-17T16:40:00Z"/>
        </w:rPr>
      </w:pPr>
    </w:p>
    <w:p w14:paraId="0597327C" w14:textId="0A47765F" w:rsidR="00C34E9E" w:rsidDel="00F97B92" w:rsidRDefault="00C34E9E" w:rsidP="00CF7928">
      <w:pPr>
        <w:rPr>
          <w:del w:id="3389" w:author="Nguyen Thi Thuy Duong" w:date="2019-12-17T16:40:00Z"/>
        </w:rPr>
      </w:pPr>
    </w:p>
    <w:p w14:paraId="7294CF2F" w14:textId="2C54AC87" w:rsidR="00C34E9E" w:rsidDel="00F97B92" w:rsidRDefault="00C34E9E" w:rsidP="00CF7928">
      <w:pPr>
        <w:rPr>
          <w:del w:id="3390" w:author="Nguyen Thi Thuy Duong" w:date="2019-12-17T16:40:00Z"/>
        </w:rPr>
      </w:pPr>
    </w:p>
    <w:p w14:paraId="476B8EEF" w14:textId="70FD7ABD" w:rsidR="00C34E9E" w:rsidDel="00F97B92" w:rsidRDefault="00C34E9E" w:rsidP="00CF7928">
      <w:pPr>
        <w:rPr>
          <w:del w:id="3391" w:author="Nguyen Thi Thuy Duong" w:date="2019-12-17T16:40:00Z"/>
        </w:rPr>
      </w:pPr>
    </w:p>
    <w:p w14:paraId="475AA59D" w14:textId="5927A7D5" w:rsidR="00C34E9E" w:rsidDel="00F97B92" w:rsidRDefault="00C34E9E" w:rsidP="00CF7928">
      <w:pPr>
        <w:rPr>
          <w:del w:id="3392" w:author="Nguyen Thi Thuy Duong" w:date="2019-12-17T16:40:00Z"/>
        </w:rPr>
      </w:pPr>
    </w:p>
    <w:p w14:paraId="615E8C04" w14:textId="6A7167EC" w:rsidR="00C34E9E" w:rsidDel="00F97B92" w:rsidRDefault="00C34E9E" w:rsidP="00CF7928">
      <w:pPr>
        <w:rPr>
          <w:del w:id="3393" w:author="Nguyen Thi Thuy Duong" w:date="2019-12-17T16:40:00Z"/>
        </w:rPr>
      </w:pPr>
    </w:p>
    <w:p w14:paraId="1BACA952" w14:textId="4B8C72B8" w:rsidR="00C34E9E" w:rsidDel="00F97B92" w:rsidRDefault="00C34E9E" w:rsidP="00CF7928">
      <w:pPr>
        <w:rPr>
          <w:del w:id="3394" w:author="Nguyen Thi Thuy Duong" w:date="2019-12-17T16:40:00Z"/>
        </w:rPr>
      </w:pPr>
    </w:p>
    <w:p w14:paraId="6619E511" w14:textId="23E04BF4" w:rsidR="00C34E9E" w:rsidDel="00F97B92" w:rsidRDefault="00C34E9E" w:rsidP="00CF7928">
      <w:pPr>
        <w:rPr>
          <w:del w:id="3395" w:author="Nguyen Thi Thuy Duong" w:date="2019-12-17T16:40:00Z"/>
        </w:rPr>
      </w:pPr>
    </w:p>
    <w:p w14:paraId="6ECE836A" w14:textId="5D963BBD" w:rsidR="00C34E9E" w:rsidDel="00F97B92" w:rsidRDefault="00C34E9E" w:rsidP="00CF7928">
      <w:pPr>
        <w:rPr>
          <w:del w:id="3396" w:author="Nguyen Thi Thuy Duong" w:date="2019-12-17T16:40:00Z"/>
        </w:rPr>
      </w:pPr>
    </w:p>
    <w:p w14:paraId="677E9D98" w14:textId="4BFB0ADA" w:rsidR="00C34E9E" w:rsidDel="00F97B92" w:rsidRDefault="00C34E9E" w:rsidP="00CF7928">
      <w:pPr>
        <w:rPr>
          <w:del w:id="3397" w:author="Nguyen Thi Thuy Duong" w:date="2019-12-17T16:40:00Z"/>
        </w:rPr>
      </w:pPr>
    </w:p>
    <w:p w14:paraId="78DC3066" w14:textId="65AA0FFE" w:rsidR="00C34E9E" w:rsidDel="00F97B92" w:rsidRDefault="00C34E9E" w:rsidP="00CF7928">
      <w:pPr>
        <w:rPr>
          <w:del w:id="3398" w:author="Nguyen Thi Thuy Duong" w:date="2019-12-17T16:40:00Z"/>
        </w:rPr>
      </w:pPr>
    </w:p>
    <w:p w14:paraId="48345F0F" w14:textId="1898DA71" w:rsidR="00C34E9E" w:rsidDel="00F97B92" w:rsidRDefault="00C34E9E" w:rsidP="00CF7928">
      <w:pPr>
        <w:rPr>
          <w:del w:id="3399" w:author="Nguyen Thi Thuy Duong" w:date="2019-12-17T16:40:00Z"/>
        </w:rPr>
      </w:pPr>
    </w:p>
    <w:p w14:paraId="3B00DE1E" w14:textId="48A7F431" w:rsidR="00C34E9E" w:rsidDel="00F97B92" w:rsidRDefault="00C34E9E" w:rsidP="00CF7928">
      <w:pPr>
        <w:rPr>
          <w:del w:id="3400" w:author="Nguyen Thi Thuy Duong" w:date="2019-12-17T16:40:00Z"/>
        </w:rPr>
      </w:pPr>
    </w:p>
    <w:p w14:paraId="6E4FD124" w14:textId="5CF37B61" w:rsidR="00C34E9E" w:rsidDel="00F97B92" w:rsidRDefault="00C34E9E" w:rsidP="00CF7928">
      <w:pPr>
        <w:rPr>
          <w:del w:id="3401" w:author="Nguyen Thi Thuy Duong" w:date="2019-12-17T16:40:00Z"/>
        </w:rPr>
      </w:pPr>
    </w:p>
    <w:p w14:paraId="03D10F3C" w14:textId="188A4E4A" w:rsidR="00C34E9E" w:rsidDel="00F97B92" w:rsidRDefault="00C34E9E" w:rsidP="00CF7928">
      <w:pPr>
        <w:rPr>
          <w:del w:id="3402" w:author="Nguyen Thi Thuy Duong" w:date="2019-12-17T16:40:00Z"/>
        </w:rPr>
      </w:pPr>
    </w:p>
    <w:p w14:paraId="0CEA2502" w14:textId="485729F8" w:rsidR="00C34E9E" w:rsidDel="00F97B92" w:rsidRDefault="00C34E9E" w:rsidP="00CF7928">
      <w:pPr>
        <w:rPr>
          <w:del w:id="3403" w:author="Nguyen Thi Thuy Duong" w:date="2019-12-17T16:40:00Z"/>
        </w:rPr>
      </w:pPr>
    </w:p>
    <w:p w14:paraId="52F1E6D5" w14:textId="4785BA97" w:rsidR="00C34E9E" w:rsidDel="00F97B92" w:rsidRDefault="00C34E9E" w:rsidP="00CF7928">
      <w:pPr>
        <w:rPr>
          <w:del w:id="3404" w:author="Nguyen Thi Thuy Duong" w:date="2019-12-17T16:40:00Z"/>
        </w:rPr>
      </w:pPr>
    </w:p>
    <w:p w14:paraId="7054147C" w14:textId="5778DFE8" w:rsidR="00C34E9E" w:rsidDel="00F97B92" w:rsidRDefault="00C34E9E" w:rsidP="00CF7928">
      <w:pPr>
        <w:rPr>
          <w:del w:id="3405" w:author="Nguyen Thi Thuy Duong" w:date="2019-12-17T16:40:00Z"/>
        </w:rPr>
      </w:pPr>
    </w:p>
    <w:p w14:paraId="53329C2D" w14:textId="6AEAEBD2" w:rsidR="00C34E9E" w:rsidDel="00F97B92" w:rsidRDefault="00C34E9E" w:rsidP="00CF7928">
      <w:pPr>
        <w:rPr>
          <w:del w:id="3406" w:author="Nguyen Thi Thuy Duong" w:date="2019-12-17T16:40:00Z"/>
        </w:rPr>
      </w:pPr>
    </w:p>
    <w:p w14:paraId="5165CBCD" w14:textId="6E246B51" w:rsidR="00C34E9E" w:rsidDel="00F97B92" w:rsidRDefault="00C34E9E" w:rsidP="00CF7928">
      <w:pPr>
        <w:rPr>
          <w:del w:id="3407" w:author="Nguyen Thi Thuy Duong" w:date="2019-12-17T16:40:00Z"/>
        </w:rPr>
      </w:pPr>
    </w:p>
    <w:p w14:paraId="06360149" w14:textId="10E4D6FD" w:rsidR="00C34E9E" w:rsidDel="00F97B92" w:rsidRDefault="00C34E9E" w:rsidP="00CF7928">
      <w:pPr>
        <w:rPr>
          <w:del w:id="3408" w:author="Nguyen Thi Thuy Duong" w:date="2019-12-17T16:40:00Z"/>
        </w:rPr>
      </w:pPr>
    </w:p>
    <w:p w14:paraId="361866C7" w14:textId="57F4FB5A" w:rsidR="00C34E9E" w:rsidDel="00F97B92" w:rsidRDefault="00C34E9E" w:rsidP="00CF7928">
      <w:pPr>
        <w:rPr>
          <w:del w:id="3409"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Heading1"/>
      </w:pPr>
      <w:bookmarkStart w:id="3410" w:name="_Toc25660396"/>
      <w:bookmarkStart w:id="3411" w:name="_Toc28037565"/>
      <w:r>
        <w:lastRenderedPageBreak/>
        <w:t>Ước lượng giá thành</w:t>
      </w:r>
      <w:bookmarkEnd w:id="3410"/>
      <w:bookmarkEnd w:id="3411"/>
    </w:p>
    <w:p w14:paraId="7C2C4ED1" w14:textId="08A47AE5" w:rsidR="00A76D5B" w:rsidRPr="0052216F" w:rsidRDefault="00A76D5B" w:rsidP="00A76D5B">
      <w:pPr>
        <w:rPr>
          <w:ins w:id="3412" w:author="Khanh Linh Trinh" w:date="2019-12-19T22:30:00Z"/>
          <w:lang w:val="vi-VN"/>
        </w:rPr>
      </w:pPr>
      <w:bookmarkStart w:id="3413" w:name="_Toc25660397"/>
      <w:ins w:id="3414" w:author="Khanh Linh Trinh" w:date="2019-12-19T22:30:00Z">
        <w:r w:rsidRPr="0052216F">
          <w:t>Chi phí phát triển + Chi phí kiểm thử</w:t>
        </w:r>
        <w:r w:rsidRPr="0052216F">
          <w:rPr>
            <w:lang w:val="vi-VN"/>
          </w:rPr>
          <w:t xml:space="preserve">: </w:t>
        </w:r>
      </w:ins>
      <w:ins w:id="3415" w:author="Nguyen Thi Thuy Duong" w:date="2019-12-23T23:32:00Z">
        <w:r w:rsidR="00837991">
          <w:t>12</w:t>
        </w:r>
      </w:ins>
      <w:ins w:id="3416" w:author="Khanh Linh Trinh" w:date="2019-12-19T22:30:00Z">
        <w:del w:id="3417" w:author="Nguyen Thi Thuy Duong" w:date="2019-12-23T23:32:00Z">
          <w:r w:rsidDel="00837991">
            <w:rPr>
              <w:lang w:val="vi-VN"/>
            </w:rPr>
            <w:delText>8</w:delText>
          </w:r>
          <w:r w:rsidRPr="0052216F" w:rsidDel="00837991">
            <w:rPr>
              <w:lang w:val="vi-VN"/>
            </w:rPr>
            <w:delText>0</w:delText>
          </w:r>
        </w:del>
      </w:ins>
      <w:ins w:id="3418" w:author="Nguyen Thi Thuy Duong" w:date="2019-12-23T23:32:00Z">
        <w:r w:rsidR="00837991">
          <w:t>5</w:t>
        </w:r>
      </w:ins>
      <w:ins w:id="3419" w:author="Khanh Linh Trinh" w:date="2019-12-19T22:30:00Z">
        <w:r w:rsidRPr="0052216F">
          <w:rPr>
            <w:lang w:val="vi-VN"/>
          </w:rPr>
          <w:t>.000.000 đ</w:t>
        </w:r>
      </w:ins>
    </w:p>
    <w:p w14:paraId="4AD8B012" w14:textId="463900AA" w:rsidR="00A76D5B" w:rsidRPr="0052216F" w:rsidRDefault="00A76D5B" w:rsidP="00A76D5B">
      <w:pPr>
        <w:rPr>
          <w:ins w:id="3420" w:author="Khanh Linh Trinh" w:date="2019-12-19T22:30:00Z"/>
          <w:lang w:val="vi-VN"/>
        </w:rPr>
      </w:pPr>
      <w:ins w:id="3421" w:author="Khanh Linh Trinh" w:date="2019-12-19T22:30:00Z">
        <w:r w:rsidRPr="00633E31">
          <w:rPr>
            <w:lang w:val="vi-VN"/>
          </w:rPr>
          <w:t>Chi phí vận hành, quản lý, hành chính</w:t>
        </w:r>
        <w:r w:rsidRPr="0052216F">
          <w:rPr>
            <w:lang w:val="vi-VN"/>
          </w:rPr>
          <w:t xml:space="preserve">: </w:t>
        </w:r>
      </w:ins>
      <w:ins w:id="3422" w:author="Nguyen Thi Thuy Duong" w:date="2019-12-23T23:32:00Z">
        <w:r w:rsidR="00837991">
          <w:rPr>
            <w:lang w:val="vi-VN"/>
          </w:rPr>
          <w:t>20</w:t>
        </w:r>
      </w:ins>
      <w:ins w:id="3423" w:author="Khanh Linh Trinh" w:date="2019-12-19T22:30:00Z">
        <w:del w:id="3424" w:author="Nguyen Thi Thuy Duong" w:date="2019-12-23T23:32:00Z">
          <w:r w:rsidDel="00837991">
            <w:rPr>
              <w:lang w:val="vi-VN"/>
            </w:rPr>
            <w:delText>12</w:delText>
          </w:r>
        </w:del>
        <w:r w:rsidRPr="0052216F">
          <w:rPr>
            <w:lang w:val="vi-VN"/>
          </w:rPr>
          <w:t>.000.000 đ</w:t>
        </w:r>
      </w:ins>
    </w:p>
    <w:p w14:paraId="16980ABD" w14:textId="5B9D1014" w:rsidR="00C34E9E" w:rsidRPr="00633E31" w:rsidDel="00A76D5B" w:rsidRDefault="00A76D5B" w:rsidP="003C6F69">
      <w:pPr>
        <w:rPr>
          <w:del w:id="3425" w:author="Khanh Linh Trinh" w:date="2019-12-19T22:30:00Z"/>
          <w:lang w:val="vi-VN"/>
        </w:rPr>
      </w:pPr>
      <w:ins w:id="3426" w:author="Khanh Linh Trinh" w:date="2019-12-19T22:30:00Z">
        <w:r w:rsidRPr="00633E31">
          <w:rPr>
            <w:lang w:val="vi-VN"/>
          </w:rPr>
          <w:t>Chi phí kính doanh, quảng cáo, tiếp thị</w:t>
        </w:r>
        <w:r w:rsidRPr="0052216F">
          <w:rPr>
            <w:lang w:val="vi-VN"/>
          </w:rPr>
          <w:t xml:space="preserve">: </w:t>
        </w:r>
      </w:ins>
      <w:ins w:id="3427" w:author="Nguyen Thi Thuy Duong" w:date="2019-12-23T23:32:00Z">
        <w:r w:rsidR="00837991" w:rsidRPr="00837991">
          <w:rPr>
            <w:lang w:val="vi-VN"/>
            <w:rPrChange w:id="3428" w:author="Nguyen Thi Thuy Duong" w:date="2019-12-23T23:33:00Z">
              <w:rPr/>
            </w:rPrChange>
          </w:rPr>
          <w:t>10</w:t>
        </w:r>
      </w:ins>
      <w:ins w:id="3429" w:author="Khanh Linh Trinh" w:date="2019-12-19T22:30:00Z">
        <w:del w:id="3430" w:author="Nguyen Thi Thuy Duong" w:date="2019-12-23T23:32:00Z">
          <w:r w:rsidDel="00837991">
            <w:rPr>
              <w:lang w:val="vi-VN"/>
            </w:rPr>
            <w:delText>8</w:delText>
          </w:r>
        </w:del>
        <w:r w:rsidRPr="0052216F">
          <w:rPr>
            <w:lang w:val="vi-VN"/>
          </w:rPr>
          <w:t>.000.000 đ</w:t>
        </w:r>
      </w:ins>
    </w:p>
    <w:p w14:paraId="67A489BD" w14:textId="2E45073B" w:rsidR="00C34E9E" w:rsidRPr="00633E31" w:rsidDel="00A76D5B" w:rsidRDefault="00C34E9E" w:rsidP="003C6F69">
      <w:pPr>
        <w:rPr>
          <w:del w:id="3431" w:author="Khanh Linh Trinh" w:date="2019-12-19T22:30:00Z"/>
          <w:iCs/>
          <w:lang w:val="vi-VN"/>
        </w:rPr>
      </w:pPr>
    </w:p>
    <w:p w14:paraId="293327AB" w14:textId="2A859EAB" w:rsidR="00C34E9E" w:rsidRPr="00633E31" w:rsidDel="00A76D5B" w:rsidRDefault="00C34E9E" w:rsidP="003C6F69">
      <w:pPr>
        <w:rPr>
          <w:del w:id="3432" w:author="Khanh Linh Trinh" w:date="2019-12-19T22:30:00Z"/>
          <w:iCs/>
          <w:lang w:val="vi-VN"/>
        </w:rPr>
      </w:pPr>
    </w:p>
    <w:p w14:paraId="6324CDE7" w14:textId="15FBF136" w:rsidR="00C34E9E" w:rsidRPr="00633E31" w:rsidDel="00A76D5B" w:rsidRDefault="00C34E9E" w:rsidP="003C6F69">
      <w:pPr>
        <w:rPr>
          <w:del w:id="3433" w:author="Khanh Linh Trinh" w:date="2019-12-19T22:30:00Z"/>
          <w:iCs/>
          <w:lang w:val="vi-VN"/>
        </w:rPr>
      </w:pPr>
    </w:p>
    <w:p w14:paraId="7D61535E" w14:textId="19C84A8A" w:rsidR="00C34E9E" w:rsidRPr="00633E31" w:rsidDel="00A76D5B" w:rsidRDefault="00C34E9E" w:rsidP="003C6F69">
      <w:pPr>
        <w:rPr>
          <w:del w:id="3434" w:author="Khanh Linh Trinh" w:date="2019-12-19T22:30:00Z"/>
          <w:iCs/>
          <w:lang w:val="vi-VN"/>
        </w:rPr>
      </w:pPr>
    </w:p>
    <w:p w14:paraId="33E060AF" w14:textId="41E9D72A" w:rsidR="00C34E9E" w:rsidRPr="00633E31" w:rsidDel="00A76D5B" w:rsidRDefault="00C34E9E" w:rsidP="003C6F69">
      <w:pPr>
        <w:rPr>
          <w:del w:id="3435" w:author="Khanh Linh Trinh" w:date="2019-12-19T22:30:00Z"/>
          <w:iCs/>
          <w:lang w:val="vi-VN"/>
        </w:rPr>
      </w:pPr>
    </w:p>
    <w:p w14:paraId="42F04BF0" w14:textId="179DFC53" w:rsidR="00C34E9E" w:rsidRPr="00633E31" w:rsidDel="00A76D5B" w:rsidRDefault="00C34E9E" w:rsidP="003C6F69">
      <w:pPr>
        <w:rPr>
          <w:del w:id="3436" w:author="Khanh Linh Trinh" w:date="2019-12-19T22:30:00Z"/>
          <w:iCs/>
          <w:lang w:val="vi-VN"/>
        </w:rPr>
      </w:pPr>
    </w:p>
    <w:p w14:paraId="22E5B03B" w14:textId="60A68420" w:rsidR="00C34E9E" w:rsidRPr="00633E31" w:rsidDel="00A76D5B" w:rsidRDefault="00C34E9E" w:rsidP="003C6F69">
      <w:pPr>
        <w:rPr>
          <w:del w:id="3437" w:author="Khanh Linh Trinh" w:date="2019-12-19T22:30:00Z"/>
          <w:iCs/>
          <w:lang w:val="vi-VN"/>
        </w:rPr>
      </w:pPr>
    </w:p>
    <w:p w14:paraId="6F279E68" w14:textId="5DF4F35E" w:rsidR="00C34E9E" w:rsidRPr="00633E31" w:rsidDel="00A76D5B" w:rsidRDefault="00C34E9E" w:rsidP="003C6F69">
      <w:pPr>
        <w:rPr>
          <w:del w:id="3438" w:author="Khanh Linh Trinh" w:date="2019-12-19T22:30:00Z"/>
          <w:iCs/>
          <w:lang w:val="vi-VN"/>
        </w:rPr>
      </w:pPr>
    </w:p>
    <w:p w14:paraId="19293318" w14:textId="5C99E04E" w:rsidR="00C34E9E" w:rsidRPr="00633E31" w:rsidDel="00A76D5B" w:rsidRDefault="00C34E9E" w:rsidP="003C6F69">
      <w:pPr>
        <w:rPr>
          <w:del w:id="3439" w:author="Khanh Linh Trinh" w:date="2019-12-19T22:30:00Z"/>
          <w:iCs/>
          <w:lang w:val="vi-VN"/>
        </w:rPr>
      </w:pPr>
    </w:p>
    <w:p w14:paraId="163F0035" w14:textId="09F7AC00" w:rsidR="00C34E9E" w:rsidRPr="00633E31" w:rsidDel="00A76D5B" w:rsidRDefault="00C34E9E" w:rsidP="003C6F69">
      <w:pPr>
        <w:rPr>
          <w:del w:id="3440" w:author="Khanh Linh Trinh" w:date="2019-12-19T22:30:00Z"/>
          <w:iCs/>
          <w:lang w:val="vi-VN"/>
        </w:rPr>
      </w:pPr>
    </w:p>
    <w:p w14:paraId="4AC0EF12" w14:textId="66A062E6" w:rsidR="00C34E9E" w:rsidRPr="00633E31" w:rsidDel="00A76D5B" w:rsidRDefault="00C34E9E" w:rsidP="003C6F69">
      <w:pPr>
        <w:rPr>
          <w:del w:id="3441" w:author="Khanh Linh Trinh" w:date="2019-12-19T22:30:00Z"/>
          <w:iCs/>
          <w:lang w:val="vi-VN"/>
        </w:rPr>
      </w:pPr>
    </w:p>
    <w:p w14:paraId="31FEF7D5" w14:textId="77777777" w:rsidR="00C34E9E" w:rsidRPr="00633E31" w:rsidRDefault="00C34E9E" w:rsidP="003C6F69">
      <w:pPr>
        <w:rPr>
          <w:iCs/>
          <w:lang w:val="vi-VN"/>
        </w:rPr>
      </w:pPr>
    </w:p>
    <w:p w14:paraId="54FCDB0E" w14:textId="77777777" w:rsidR="0079274C" w:rsidRPr="00B57E26" w:rsidRDefault="003C6F69" w:rsidP="003C6F69">
      <w:pPr>
        <w:pStyle w:val="Heading1"/>
      </w:pPr>
      <w:r w:rsidRPr="00633E31">
        <w:rPr>
          <w:lang w:val="vi-VN"/>
        </w:rPr>
        <w:t xml:space="preserve"> </w:t>
      </w:r>
      <w:bookmarkStart w:id="3442" w:name="_Toc28037566"/>
      <w:r w:rsidR="0079274C" w:rsidRPr="00B57E26">
        <w:t>Ước lượng chất lượng</w:t>
      </w:r>
      <w:bookmarkEnd w:id="3413"/>
      <w:bookmarkEnd w:id="3442"/>
    </w:p>
    <w:p w14:paraId="65C89A06" w14:textId="5356E941" w:rsidR="00C34E9E" w:rsidRDefault="00C34E9E" w:rsidP="00C34E9E"/>
    <w:p w14:paraId="64F0D613" w14:textId="77777777" w:rsidR="00D556C8" w:rsidRDefault="00D556C8" w:rsidP="00D556C8">
      <w:pPr>
        <w:rPr>
          <w:ins w:id="3443" w:author="Nguyen Thi Thuy Duong" w:date="2019-12-17T16:44:00Z"/>
          <w:lang w:val="vi-VN"/>
        </w:rPr>
      </w:pPr>
      <w:ins w:id="3444" w:author="Nguyen Thi Thuy Duong" w:date="2019-12-17T16:44:00Z">
        <w:r>
          <w:t>Ước lượng số dòng code</w:t>
        </w:r>
        <w:r>
          <w:rPr>
            <w:lang w:val="vi-VN"/>
          </w:rPr>
          <w:t>: 10.000</w:t>
        </w:r>
      </w:ins>
    </w:p>
    <w:p w14:paraId="065190AA" w14:textId="6312A3A3" w:rsidR="00D556C8" w:rsidRPr="00837991" w:rsidRDefault="00D556C8" w:rsidP="00D556C8">
      <w:pPr>
        <w:rPr>
          <w:ins w:id="3445" w:author="Nguyen Thi Thuy Duong" w:date="2019-12-17T16:44:00Z"/>
          <w:rPrChange w:id="3446" w:author="Nguyen Thi Thuy Duong" w:date="2019-12-23T23:33:00Z">
            <w:rPr>
              <w:ins w:id="3447" w:author="Nguyen Thi Thuy Duong" w:date="2019-12-17T16:44:00Z"/>
              <w:lang w:val="vi-VN"/>
            </w:rPr>
          </w:rPrChange>
        </w:rPr>
      </w:pPr>
      <w:ins w:id="3448" w:author="Nguyen Thi Thuy Duong" w:date="2019-12-17T16:44:00Z">
        <w:r>
          <w:t>Ước lượng số testcase</w:t>
        </w:r>
        <w:r w:rsidR="00837991">
          <w:rPr>
            <w:lang w:val="vi-VN"/>
          </w:rPr>
          <w:t>: 500</w:t>
        </w:r>
      </w:ins>
    </w:p>
    <w:p w14:paraId="0227839B" w14:textId="77777777" w:rsidR="00D556C8" w:rsidRDefault="00D556C8" w:rsidP="00D556C8">
      <w:pPr>
        <w:rPr>
          <w:ins w:id="3449" w:author="Nguyen Thi Thuy Duong" w:date="2019-12-17T16:44:00Z"/>
          <w:lang w:val="vi-VN"/>
        </w:rPr>
      </w:pPr>
      <w:ins w:id="3450"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3451" w:author="Nguyen Thi Thuy Duong" w:date="2019-12-17T16:44:00Z"/>
          <w:lang w:val="vi-VN"/>
        </w:rPr>
      </w:pPr>
      <w:ins w:id="3452"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ListParagraph"/>
        <w:numPr>
          <w:ilvl w:val="0"/>
          <w:numId w:val="45"/>
        </w:numPr>
        <w:rPr>
          <w:ins w:id="3453" w:author="Nguyen Thi Thuy Duong" w:date="2019-12-17T16:44:00Z"/>
          <w:lang w:val="vi-VN"/>
        </w:rPr>
      </w:pPr>
      <w:ins w:id="3454" w:author="Nguyen Thi Thuy Duong" w:date="2019-12-17T16:44:00Z">
        <w:r>
          <w:rPr>
            <w:lang w:val="vi-VN"/>
          </w:rPr>
          <w:t>Unit test: 500</w:t>
        </w:r>
      </w:ins>
    </w:p>
    <w:p w14:paraId="5B944602" w14:textId="77777777" w:rsidR="00D556C8" w:rsidRDefault="00D556C8" w:rsidP="00D556C8">
      <w:pPr>
        <w:pStyle w:val="ListParagraph"/>
        <w:numPr>
          <w:ilvl w:val="0"/>
          <w:numId w:val="45"/>
        </w:numPr>
        <w:rPr>
          <w:ins w:id="3455" w:author="Nguyen Thi Thuy Duong" w:date="2019-12-17T16:44:00Z"/>
          <w:lang w:val="vi-VN"/>
        </w:rPr>
      </w:pPr>
      <w:ins w:id="3456" w:author="Nguyen Thi Thuy Duong" w:date="2019-12-17T16:44:00Z">
        <w:r>
          <w:rPr>
            <w:lang w:val="vi-VN"/>
          </w:rPr>
          <w:t>Automation test: 200</w:t>
        </w:r>
      </w:ins>
    </w:p>
    <w:p w14:paraId="483F3DCD" w14:textId="259DAD84" w:rsidR="00C34E9E" w:rsidDel="00C56E39" w:rsidRDefault="00C34E9E" w:rsidP="00C34E9E">
      <w:pPr>
        <w:rPr>
          <w:del w:id="3457" w:author="Khanh Linh Trinh" w:date="2019-12-19T23:25:00Z"/>
        </w:rPr>
      </w:pPr>
    </w:p>
    <w:p w14:paraId="2D167A0B" w14:textId="5FE21789" w:rsidR="00C34E9E" w:rsidDel="00C56E39" w:rsidRDefault="00C34E9E" w:rsidP="00C34E9E">
      <w:pPr>
        <w:rPr>
          <w:del w:id="3458" w:author="Khanh Linh Trinh" w:date="2019-12-19T23:25:00Z"/>
        </w:rPr>
      </w:pPr>
    </w:p>
    <w:p w14:paraId="7FADD1BC" w14:textId="769023D3" w:rsidR="00C34E9E" w:rsidDel="00C56E39" w:rsidRDefault="00C34E9E" w:rsidP="00C34E9E">
      <w:pPr>
        <w:rPr>
          <w:del w:id="3459" w:author="Khanh Linh Trinh" w:date="2019-12-19T23:25:00Z"/>
        </w:rPr>
      </w:pPr>
    </w:p>
    <w:p w14:paraId="12BB4C1E" w14:textId="57EFB068" w:rsidR="00C34E9E" w:rsidDel="00C56E39" w:rsidRDefault="00C34E9E" w:rsidP="00C34E9E">
      <w:pPr>
        <w:rPr>
          <w:del w:id="3460" w:author="Khanh Linh Trinh" w:date="2019-12-19T23:25:00Z"/>
        </w:rPr>
      </w:pPr>
    </w:p>
    <w:p w14:paraId="214F75BA" w14:textId="106BBD87" w:rsidR="00C34E9E" w:rsidDel="00C56E39" w:rsidRDefault="00C34E9E" w:rsidP="00C34E9E">
      <w:pPr>
        <w:rPr>
          <w:del w:id="3461" w:author="Khanh Linh Trinh" w:date="2019-12-19T23:25:00Z"/>
        </w:rPr>
      </w:pPr>
    </w:p>
    <w:p w14:paraId="105294C0" w14:textId="52C181B2" w:rsidR="00C34E9E" w:rsidDel="00C56E39" w:rsidRDefault="00C34E9E" w:rsidP="00C34E9E">
      <w:pPr>
        <w:rPr>
          <w:del w:id="3462" w:author="Khanh Linh Trinh" w:date="2019-12-19T23:25:00Z"/>
        </w:rPr>
      </w:pPr>
    </w:p>
    <w:p w14:paraId="649964A0" w14:textId="63B4A829" w:rsidR="00C34E9E" w:rsidDel="00C56E39" w:rsidRDefault="00C34E9E" w:rsidP="00C34E9E">
      <w:pPr>
        <w:rPr>
          <w:del w:id="3463" w:author="Khanh Linh Trinh" w:date="2019-12-19T23:25:00Z"/>
        </w:rPr>
      </w:pPr>
    </w:p>
    <w:p w14:paraId="24A4108D" w14:textId="3FA547D6" w:rsidR="00C34E9E" w:rsidDel="00C56E39" w:rsidRDefault="00C34E9E" w:rsidP="00C34E9E">
      <w:pPr>
        <w:rPr>
          <w:del w:id="3464" w:author="Khanh Linh Trinh" w:date="2019-12-19T23:25:00Z"/>
        </w:rPr>
      </w:pPr>
    </w:p>
    <w:p w14:paraId="42C1A785" w14:textId="5C7E3BC1" w:rsidR="00C34E9E" w:rsidDel="00C56E39" w:rsidRDefault="00C34E9E" w:rsidP="00C34E9E">
      <w:pPr>
        <w:rPr>
          <w:del w:id="3465" w:author="Khanh Linh Trinh" w:date="2019-12-19T23:25:00Z"/>
        </w:rPr>
      </w:pPr>
    </w:p>
    <w:p w14:paraId="71C7382C" w14:textId="53603CF5" w:rsidR="00C34E9E" w:rsidDel="00C56E39" w:rsidRDefault="00C34E9E" w:rsidP="00C34E9E">
      <w:pPr>
        <w:rPr>
          <w:del w:id="3466" w:author="Khanh Linh Trinh" w:date="2019-12-19T23:25:00Z"/>
        </w:rPr>
      </w:pPr>
    </w:p>
    <w:p w14:paraId="2E0F63A7" w14:textId="15675C8A" w:rsidR="00C34E9E" w:rsidDel="00C56E39" w:rsidRDefault="00C34E9E" w:rsidP="00C34E9E">
      <w:pPr>
        <w:rPr>
          <w:del w:id="3467" w:author="Khanh Linh Trinh" w:date="2019-12-19T23:25:00Z"/>
        </w:rPr>
      </w:pPr>
    </w:p>
    <w:p w14:paraId="3955D8B3" w14:textId="2D2E7DA8" w:rsidR="00C34E9E" w:rsidDel="00C56E39" w:rsidRDefault="00C34E9E" w:rsidP="00C34E9E">
      <w:pPr>
        <w:rPr>
          <w:del w:id="3468" w:author="Khanh Linh Trinh" w:date="2019-12-19T23:25:00Z"/>
        </w:rPr>
      </w:pPr>
    </w:p>
    <w:p w14:paraId="6B9771AB" w14:textId="3782E790" w:rsidR="00C34E9E" w:rsidDel="00A76D5B" w:rsidRDefault="00C34E9E" w:rsidP="00C34E9E">
      <w:pPr>
        <w:rPr>
          <w:del w:id="3469" w:author="Khanh Linh Trinh" w:date="2019-12-19T22:31:00Z"/>
        </w:rPr>
      </w:pPr>
    </w:p>
    <w:p w14:paraId="33FA6165" w14:textId="29A6E7AB" w:rsidR="00C34E9E" w:rsidDel="00A76D5B" w:rsidRDefault="00C34E9E" w:rsidP="00C34E9E">
      <w:pPr>
        <w:rPr>
          <w:del w:id="3470" w:author="Khanh Linh Trinh" w:date="2019-12-19T22:31:00Z"/>
        </w:rPr>
      </w:pPr>
    </w:p>
    <w:p w14:paraId="03125322" w14:textId="7238EB26" w:rsidR="00C34E9E" w:rsidDel="00A76D5B" w:rsidRDefault="00C34E9E" w:rsidP="00C34E9E">
      <w:pPr>
        <w:rPr>
          <w:del w:id="3471" w:author="Khanh Linh Trinh" w:date="2019-12-19T22:31:00Z"/>
        </w:rPr>
      </w:pPr>
    </w:p>
    <w:p w14:paraId="0CA1F417" w14:textId="447C9C43" w:rsidR="00C34E9E" w:rsidDel="00A76D5B" w:rsidRDefault="00C34E9E" w:rsidP="00C34E9E">
      <w:pPr>
        <w:rPr>
          <w:del w:id="3472" w:author="Khanh Linh Trinh" w:date="2019-12-19T22:31:00Z"/>
        </w:rPr>
      </w:pPr>
    </w:p>
    <w:p w14:paraId="7B839319" w14:textId="06F01449" w:rsidR="00C34E9E" w:rsidDel="00A76D5B" w:rsidRDefault="00C34E9E" w:rsidP="00C34E9E">
      <w:pPr>
        <w:rPr>
          <w:del w:id="3473" w:author="Khanh Linh Trinh" w:date="2019-12-19T22:31:00Z"/>
        </w:rPr>
      </w:pPr>
    </w:p>
    <w:p w14:paraId="4346D689" w14:textId="77777777" w:rsidR="00C34E9E" w:rsidRPr="00B57E26" w:rsidRDefault="00C34E9E" w:rsidP="00C34E9E"/>
    <w:p w14:paraId="4F523F19" w14:textId="77777777" w:rsidR="0079274C" w:rsidRDefault="0079274C" w:rsidP="0079274C">
      <w:pPr>
        <w:pStyle w:val="Heading1"/>
      </w:pPr>
      <w:bookmarkStart w:id="3474" w:name="_Toc25660398"/>
      <w:bookmarkStart w:id="3475" w:name="_Toc28037567"/>
      <w:r>
        <w:t>Phân tích thiết kế</w:t>
      </w:r>
      <w:bookmarkEnd w:id="3474"/>
      <w:bookmarkEnd w:id="3475"/>
      <w:r>
        <w:t xml:space="preserve"> </w:t>
      </w:r>
    </w:p>
    <w:p w14:paraId="214B7E9F" w14:textId="6B2B7145" w:rsidR="0079274C" w:rsidRDefault="0079274C" w:rsidP="0079274C">
      <w:pPr>
        <w:pStyle w:val="Heading2"/>
        <w:rPr>
          <w:ins w:id="3476" w:author="Nguyen Thi Thuy Duong" w:date="2019-12-17T16:44:00Z"/>
          <w:lang w:eastAsia="en-US" w:bidi="ar-SA"/>
        </w:rPr>
      </w:pPr>
      <w:bookmarkStart w:id="3477" w:name="_Toc25660399"/>
      <w:bookmarkStart w:id="3478" w:name="_Toc28037568"/>
      <w:r w:rsidRPr="003F1120">
        <w:rPr>
          <w:lang w:eastAsia="en-US" w:bidi="ar-SA"/>
        </w:rPr>
        <w:t>Mô hình tích hợp phần cứng/phần mềm</w:t>
      </w:r>
      <w:bookmarkEnd w:id="3477"/>
      <w:bookmarkEnd w:id="3478"/>
    </w:p>
    <w:p w14:paraId="192D8B7F" w14:textId="77777777" w:rsidR="00D556C8" w:rsidRDefault="00D556C8" w:rsidP="00D556C8">
      <w:pPr>
        <w:rPr>
          <w:ins w:id="3479" w:author="Nguyen Thi Thuy Duong" w:date="2019-12-17T16:44:00Z"/>
          <w:lang w:eastAsia="en-US" w:bidi="ar-SA"/>
        </w:rPr>
      </w:pPr>
      <w:ins w:id="3480"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3481" w:author="Nguyen Thi Thuy Duong" w:date="2019-12-17T16:44:00Z">
          <w:pPr>
            <w:pStyle w:val="Heading2"/>
          </w:pPr>
        </w:pPrChange>
      </w:pPr>
      <w:ins w:id="3482" w:author="Nguyen Thi Thuy Duong" w:date="2019-12-17T16:44:00Z">
        <w:r>
          <w:rPr>
            <w:lang w:eastAsia="en-US" w:bidi="ar-SA"/>
          </w:rPr>
          <w:t>Mô hình này rất phù hợp cho xây dựng các website.</w:t>
        </w:r>
      </w:ins>
    </w:p>
    <w:p w14:paraId="0C74B2EC" w14:textId="37B323A9" w:rsidR="0079274C" w:rsidRDefault="0079274C" w:rsidP="0079274C">
      <w:pPr>
        <w:pStyle w:val="Heading2"/>
        <w:rPr>
          <w:ins w:id="3483" w:author="Nguyen Thi Thuy Duong" w:date="2019-12-17T16:48:00Z"/>
          <w:lang w:eastAsia="en-US" w:bidi="ar-SA"/>
        </w:rPr>
      </w:pPr>
      <w:bookmarkStart w:id="3484" w:name="_Toc25660400"/>
      <w:bookmarkStart w:id="3485" w:name="_Toc28037569"/>
      <w:r w:rsidRPr="003F1120">
        <w:rPr>
          <w:lang w:eastAsia="en-US" w:bidi="ar-SA"/>
        </w:rPr>
        <w:t>Giao diện</w:t>
      </w:r>
      <w:bookmarkEnd w:id="3484"/>
      <w:bookmarkEnd w:id="3485"/>
    </w:p>
    <w:p w14:paraId="6E6BC908" w14:textId="46257578" w:rsidR="00D556C8" w:rsidRDefault="00D556C8">
      <w:pPr>
        <w:rPr>
          <w:ins w:id="3486" w:author="Nguyen Thi Thuy Duong" w:date="2019-12-17T16:48:00Z"/>
          <w:lang w:eastAsia="en-US" w:bidi="ar-SA"/>
        </w:rPr>
        <w:pPrChange w:id="3487" w:author="Nguyen Thi Thuy Duong" w:date="2019-12-17T16:48:00Z">
          <w:pPr>
            <w:pStyle w:val="Heading2"/>
          </w:pPr>
        </w:pPrChange>
      </w:pPr>
      <w:ins w:id="3488" w:author="Nguyen Thi Thuy Duong" w:date="2019-12-17T16:48:00Z">
        <w:r>
          <w:rPr>
            <w:lang w:eastAsia="en-US" w:bidi="ar-SA"/>
          </w:rPr>
          <w:t>Trang chủ</w:t>
        </w:r>
      </w:ins>
    </w:p>
    <w:p w14:paraId="261862B9" w14:textId="5A42036F" w:rsidR="00D556C8" w:rsidRDefault="00D556C8">
      <w:pPr>
        <w:rPr>
          <w:ins w:id="3489" w:author="Nguyen Thi Thuy Duong" w:date="2019-12-17T16:48:00Z"/>
          <w:lang w:eastAsia="en-US" w:bidi="ar-SA"/>
        </w:rPr>
        <w:pPrChange w:id="3490" w:author="Nguyen Thi Thuy Duong" w:date="2019-12-17T16:48:00Z">
          <w:pPr>
            <w:pStyle w:val="Heading2"/>
          </w:pPr>
        </w:pPrChange>
      </w:pPr>
      <w:ins w:id="3491" w:author="Nguyen Thi Thuy Duong" w:date="2019-12-17T16:48:00Z">
        <w:r>
          <w:rPr>
            <w:noProof/>
            <w:lang w:eastAsia="ja-JP" w:bidi="ar-SA"/>
          </w:rPr>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1"/>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3492" w:author="Nguyen Thi Thuy Duong" w:date="2019-12-17T16:48:00Z"/>
          <w:lang w:eastAsia="en-US" w:bidi="ar-SA"/>
        </w:rPr>
        <w:pPrChange w:id="3493" w:author="Nguyen Thi Thuy Duong" w:date="2019-12-17T16:48:00Z">
          <w:pPr>
            <w:pStyle w:val="Heading2"/>
          </w:pPr>
        </w:pPrChange>
      </w:pPr>
    </w:p>
    <w:p w14:paraId="0A935F27" w14:textId="7110B11A" w:rsidR="00D556C8" w:rsidRDefault="00D556C8">
      <w:pPr>
        <w:rPr>
          <w:ins w:id="3494" w:author="Nguyen Thi Thuy Duong" w:date="2019-12-17T16:48:00Z"/>
          <w:lang w:eastAsia="en-US" w:bidi="ar-SA"/>
        </w:rPr>
        <w:pPrChange w:id="3495" w:author="Nguyen Thi Thuy Duong" w:date="2019-12-17T16:48:00Z">
          <w:pPr>
            <w:pStyle w:val="Heading2"/>
          </w:pPr>
        </w:pPrChange>
      </w:pPr>
      <w:ins w:id="3496" w:author="Nguyen Thi Thuy Duong" w:date="2019-12-17T16:48:00Z">
        <w:r>
          <w:rPr>
            <w:lang w:eastAsia="en-US" w:bidi="ar-SA"/>
          </w:rPr>
          <w:t>Trang đăng ký</w:t>
        </w:r>
      </w:ins>
    </w:p>
    <w:p w14:paraId="286718E0" w14:textId="024F44B3" w:rsidR="00D556C8" w:rsidRDefault="00D556C8">
      <w:pPr>
        <w:rPr>
          <w:ins w:id="3497" w:author="Nguyen Thi Thuy Duong" w:date="2019-12-17T16:48:00Z"/>
          <w:lang w:eastAsia="en-US" w:bidi="ar-SA"/>
        </w:rPr>
        <w:pPrChange w:id="3498" w:author="Nguyen Thi Thuy Duong" w:date="2019-12-17T16:48:00Z">
          <w:pPr>
            <w:pStyle w:val="Heading2"/>
          </w:pPr>
        </w:pPrChange>
      </w:pPr>
      <w:ins w:id="3499"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2"/>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3500" w:author="Nguyen Thi Thuy Duong" w:date="2019-12-17T16:49:00Z"/>
          <w:lang w:eastAsia="en-US" w:bidi="ar-SA"/>
        </w:rPr>
        <w:pPrChange w:id="3501" w:author="Nguyen Thi Thuy Duong" w:date="2019-12-17T16:48:00Z">
          <w:pPr>
            <w:pStyle w:val="Heading2"/>
          </w:pPr>
        </w:pPrChange>
      </w:pPr>
      <w:ins w:id="3502" w:author="Nguyen Thi Thuy Duong" w:date="2019-12-17T16:49:00Z">
        <w:r>
          <w:rPr>
            <w:lang w:eastAsia="en-US" w:bidi="ar-SA"/>
          </w:rPr>
          <w:t>Trang đăng nhập</w:t>
        </w:r>
      </w:ins>
    </w:p>
    <w:p w14:paraId="04C24536" w14:textId="469E1A20" w:rsidR="00D556C8" w:rsidRDefault="00D556C8">
      <w:pPr>
        <w:rPr>
          <w:ins w:id="3503" w:author="Nguyen Thi Thuy Duong" w:date="2019-12-17T16:49:00Z"/>
          <w:lang w:eastAsia="en-US" w:bidi="ar-SA"/>
        </w:rPr>
        <w:pPrChange w:id="3504" w:author="Nguyen Thi Thuy Duong" w:date="2019-12-17T16:48:00Z">
          <w:pPr>
            <w:pStyle w:val="Heading2"/>
          </w:pPr>
        </w:pPrChange>
      </w:pPr>
      <w:ins w:id="3505" w:author="Nguyen Thi Thuy Duong" w:date="2019-12-17T16:49:00Z">
        <w:r>
          <w:rPr>
            <w:noProof/>
            <w:lang w:eastAsia="ja-JP" w:bidi="ar-SA"/>
          </w:rPr>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3"/>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3506" w:author="Nguyen Thi Thuy Duong" w:date="2019-12-17T16:49:00Z"/>
          <w:lang w:eastAsia="en-US" w:bidi="ar-SA"/>
        </w:rPr>
        <w:pPrChange w:id="3507" w:author="Nguyen Thi Thuy Duong" w:date="2019-12-17T16:48:00Z">
          <w:pPr>
            <w:pStyle w:val="Heading2"/>
          </w:pPr>
        </w:pPrChange>
      </w:pPr>
    </w:p>
    <w:p w14:paraId="482132EA" w14:textId="1D6A4F24" w:rsidR="00D556C8" w:rsidRDefault="00D556C8">
      <w:pPr>
        <w:rPr>
          <w:ins w:id="3508" w:author="Nguyen Thi Thuy Duong" w:date="2019-12-17T16:49:00Z"/>
          <w:lang w:eastAsia="en-US" w:bidi="ar-SA"/>
        </w:rPr>
        <w:pPrChange w:id="3509" w:author="Nguyen Thi Thuy Duong" w:date="2019-12-17T16:48:00Z">
          <w:pPr>
            <w:pStyle w:val="Heading2"/>
          </w:pPr>
        </w:pPrChange>
      </w:pPr>
      <w:ins w:id="3510" w:author="Nguyen Thi Thuy Duong" w:date="2019-12-17T16:49:00Z">
        <w:r>
          <w:rPr>
            <w:lang w:eastAsia="en-US" w:bidi="ar-SA"/>
          </w:rPr>
          <w:t>Trang xem sản phẩm</w:t>
        </w:r>
      </w:ins>
    </w:p>
    <w:p w14:paraId="7CDD393C" w14:textId="1F2B35D9" w:rsidR="00D556C8" w:rsidRDefault="00D556C8">
      <w:pPr>
        <w:rPr>
          <w:ins w:id="3511" w:author="Nguyen Thi Thuy Duong" w:date="2019-12-17T16:49:00Z"/>
          <w:lang w:eastAsia="en-US" w:bidi="ar-SA"/>
        </w:rPr>
        <w:pPrChange w:id="3512" w:author="Nguyen Thi Thuy Duong" w:date="2019-12-17T16:48:00Z">
          <w:pPr>
            <w:pStyle w:val="Heading2"/>
          </w:pPr>
        </w:pPrChange>
      </w:pPr>
    </w:p>
    <w:p w14:paraId="57BD7D6D" w14:textId="26BDEED8" w:rsidR="00D556C8" w:rsidRDefault="00D556C8">
      <w:pPr>
        <w:rPr>
          <w:ins w:id="3513" w:author="Nguyen Thi Thuy Duong" w:date="2019-12-17T16:49:00Z"/>
          <w:lang w:eastAsia="en-US" w:bidi="ar-SA"/>
        </w:rPr>
        <w:pPrChange w:id="3514" w:author="Nguyen Thi Thuy Duong" w:date="2019-12-17T16:48:00Z">
          <w:pPr>
            <w:pStyle w:val="Heading2"/>
          </w:pPr>
        </w:pPrChange>
      </w:pPr>
      <w:ins w:id="3515" w:author="Nguyen Thi Thuy Duong" w:date="2019-12-17T16:49:00Z">
        <w:r>
          <w:rPr>
            <w:noProof/>
            <w:lang w:eastAsia="ja-JP" w:bidi="ar-SA"/>
          </w:rPr>
          <w:lastRenderedPageBreak/>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4"/>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3516" w:author="Nguyen Thi Thuy Duong" w:date="2019-12-17T16:49:00Z"/>
          <w:lang w:eastAsia="en-US" w:bidi="ar-SA"/>
        </w:rPr>
        <w:pPrChange w:id="3517" w:author="Nguyen Thi Thuy Duong" w:date="2019-12-17T16:48:00Z">
          <w:pPr>
            <w:pStyle w:val="Heading2"/>
          </w:pPr>
        </w:pPrChange>
      </w:pPr>
      <w:ins w:id="3518" w:author="Nguyen Thi Thuy Duong" w:date="2019-12-17T16:49:00Z">
        <w:r>
          <w:rPr>
            <w:lang w:eastAsia="en-US" w:bidi="ar-SA"/>
          </w:rPr>
          <w:t xml:space="preserve"> Chi tiết sản phẩm</w:t>
        </w:r>
      </w:ins>
    </w:p>
    <w:p w14:paraId="259313CA" w14:textId="0975B42E" w:rsidR="00D556C8" w:rsidRDefault="00D556C8">
      <w:pPr>
        <w:rPr>
          <w:ins w:id="3519" w:author="Nguyen Thi Thuy Duong" w:date="2019-12-17T16:50:00Z"/>
          <w:lang w:eastAsia="en-US" w:bidi="ar-SA"/>
        </w:rPr>
        <w:pPrChange w:id="3520" w:author="Nguyen Thi Thuy Duong" w:date="2019-12-17T16:48:00Z">
          <w:pPr>
            <w:pStyle w:val="Heading2"/>
          </w:pPr>
        </w:pPrChange>
      </w:pPr>
      <w:ins w:id="3521" w:author="Nguyen Thi Thuy Duong" w:date="2019-12-17T16:49:00Z">
        <w:r>
          <w:rPr>
            <w:noProof/>
            <w:lang w:eastAsia="ja-JP" w:bidi="ar-SA"/>
          </w:rPr>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5"/>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3522" w:author="Nguyen Thi Thuy Duong" w:date="2019-12-17T16:49:00Z"/>
          <w:lang w:eastAsia="en-US" w:bidi="ar-SA"/>
        </w:rPr>
        <w:pPrChange w:id="3523" w:author="Nguyen Thi Thuy Duong" w:date="2019-12-17T16:48:00Z">
          <w:pPr>
            <w:pStyle w:val="Heading2"/>
          </w:pPr>
        </w:pPrChange>
      </w:pPr>
    </w:p>
    <w:p w14:paraId="4C7FD880" w14:textId="1DEA442F" w:rsidR="00D556C8" w:rsidRPr="00323031" w:rsidRDefault="00D556C8">
      <w:pPr>
        <w:rPr>
          <w:lang w:eastAsia="en-US" w:bidi="ar-SA"/>
        </w:rPr>
        <w:pPrChange w:id="3524" w:author="Nguyen Thi Thuy Duong" w:date="2019-12-17T16:48:00Z">
          <w:pPr>
            <w:pStyle w:val="Heading2"/>
          </w:pPr>
        </w:pPrChange>
      </w:pPr>
      <w:ins w:id="3525" w:author="Nguyen Thi Thuy Duong" w:date="2019-12-17T16:50:00Z">
        <w:r>
          <w:rPr>
            <w:lang w:eastAsia="en-US" w:bidi="ar-SA"/>
          </w:rPr>
          <w:t>Trang giỏ hàng</w:t>
        </w:r>
      </w:ins>
    </w:p>
    <w:p w14:paraId="37485BDC" w14:textId="7304DBF4" w:rsidR="008221A1" w:rsidRDefault="00D556C8" w:rsidP="00982715">
      <w:pPr>
        <w:rPr>
          <w:ins w:id="3526" w:author="Nguyen Thi Thuy Duong" w:date="2019-12-17T16:50:00Z"/>
          <w:lang w:eastAsia="en-US" w:bidi="ar-SA"/>
        </w:rPr>
      </w:pPr>
      <w:ins w:id="3527" w:author="Nguyen Thi Thuy Duong" w:date="2019-12-17T16:50:00Z">
        <w:r>
          <w:rPr>
            <w:noProof/>
            <w:lang w:eastAsia="ja-JP" w:bidi="ar-SA"/>
          </w:rPr>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6"/>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3528" w:author="Nguyen Thi Thuy Duong" w:date="2019-12-17T16:50:00Z"/>
          <w:lang w:eastAsia="en-US" w:bidi="ar-SA"/>
        </w:rPr>
      </w:pPr>
      <w:ins w:id="3529" w:author="Nguyen Thi Thuy Duong" w:date="2019-12-17T16:50:00Z">
        <w:r>
          <w:rPr>
            <w:lang w:eastAsia="en-US" w:bidi="ar-SA"/>
          </w:rPr>
          <w:t>Trang đặt hàng</w:t>
        </w:r>
      </w:ins>
    </w:p>
    <w:p w14:paraId="78F4DF22" w14:textId="16A7538C" w:rsidR="00D556C8" w:rsidRDefault="00D556C8" w:rsidP="00982715">
      <w:pPr>
        <w:rPr>
          <w:ins w:id="3530" w:author="Nguyen Thi Thuy Duong" w:date="2019-12-17T16:50:00Z"/>
          <w:lang w:eastAsia="en-US" w:bidi="ar-SA"/>
        </w:rPr>
      </w:pPr>
      <w:ins w:id="3531"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17"/>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3532" w:author="Nguyen Thi Thuy Duong" w:date="2019-12-17T16:50:00Z"/>
          <w:lang w:eastAsia="en-US" w:bidi="ar-SA"/>
        </w:rPr>
      </w:pPr>
    </w:p>
    <w:p w14:paraId="2C3CEE83" w14:textId="033451C1" w:rsidR="00D556C8" w:rsidRDefault="00D556C8" w:rsidP="00982715">
      <w:pPr>
        <w:rPr>
          <w:ins w:id="3533" w:author="Nguyen Thi Thuy Duong" w:date="2019-12-17T16:50:00Z"/>
          <w:lang w:eastAsia="en-US" w:bidi="ar-SA"/>
        </w:rPr>
      </w:pPr>
      <w:ins w:id="3534" w:author="Nguyen Thi Thuy Duong" w:date="2019-12-17T16:50:00Z">
        <w:r>
          <w:rPr>
            <w:lang w:eastAsia="en-US" w:bidi="ar-SA"/>
          </w:rPr>
          <w:t>Trang cá nhân</w:t>
        </w:r>
      </w:ins>
    </w:p>
    <w:p w14:paraId="7DE131E4" w14:textId="17C4429E" w:rsidR="00D556C8" w:rsidRDefault="00D556C8" w:rsidP="00982715">
      <w:pPr>
        <w:rPr>
          <w:ins w:id="3535" w:author="Nguyen Thi Thuy Duong" w:date="2019-12-17T16:50:00Z"/>
          <w:lang w:eastAsia="en-US" w:bidi="ar-SA"/>
        </w:rPr>
      </w:pPr>
      <w:ins w:id="3536"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18"/>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3537" w:author="Nguyen Thi Thuy Duong" w:date="2019-12-17T16:50:00Z"/>
          <w:lang w:eastAsia="en-US" w:bidi="ar-SA"/>
        </w:rPr>
      </w:pPr>
      <w:ins w:id="3538" w:author="Nguyen Thi Thuy Duong" w:date="2019-12-17T16:50:00Z">
        <w:r>
          <w:rPr>
            <w:lang w:eastAsia="en-US" w:bidi="ar-SA"/>
          </w:rPr>
          <w:t>Chỉnh sửa trang cá nhân</w:t>
        </w:r>
      </w:ins>
    </w:p>
    <w:p w14:paraId="40DA4DF2" w14:textId="30A9F046" w:rsidR="00D556C8" w:rsidRDefault="00D556C8" w:rsidP="001D094F">
      <w:pPr>
        <w:jc w:val="center"/>
        <w:rPr>
          <w:ins w:id="3539" w:author="Nguyen Thi Thuy Duong" w:date="2019-12-17T16:51:00Z"/>
          <w:lang w:eastAsia="en-US" w:bidi="ar-SA"/>
        </w:rPr>
      </w:pPr>
      <w:ins w:id="3540"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19"/>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3541" w:author="Nguyen Thi Thuy Duong" w:date="2019-12-17T16:51:00Z"/>
          <w:lang w:eastAsia="en-US" w:bidi="ar-SA"/>
        </w:rPr>
      </w:pPr>
      <w:ins w:id="3542" w:author="Nguyen Thi Thuy Duong" w:date="2019-12-17T16:51:00Z">
        <w:r>
          <w:rPr>
            <w:lang w:eastAsia="en-US" w:bidi="ar-SA"/>
          </w:rPr>
          <w:t>Chi tiết đơn hàng</w:t>
        </w:r>
      </w:ins>
    </w:p>
    <w:p w14:paraId="6C0082F7" w14:textId="0B3EFA19" w:rsidR="00D556C8" w:rsidRDefault="00D556C8" w:rsidP="00982715">
      <w:pPr>
        <w:rPr>
          <w:ins w:id="3543" w:author="Nguyen Thi Thuy Duong" w:date="2019-12-17T16:51:00Z"/>
          <w:lang w:eastAsia="en-US" w:bidi="ar-SA"/>
        </w:rPr>
      </w:pPr>
      <w:ins w:id="3544"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0"/>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3545" w:author="Nguyen Thi Thuy Duong" w:date="2019-12-17T16:51:00Z"/>
          <w:lang w:eastAsia="en-US" w:bidi="ar-SA"/>
        </w:rPr>
      </w:pPr>
      <w:ins w:id="3546" w:author="Nguyen Thi Thuy Duong" w:date="2019-12-17T16:51:00Z">
        <w:r>
          <w:rPr>
            <w:lang w:eastAsia="en-US" w:bidi="ar-SA"/>
          </w:rPr>
          <w:t>Trang quản lý của người bán hàng</w:t>
        </w:r>
      </w:ins>
    </w:p>
    <w:p w14:paraId="1349F424" w14:textId="37668302" w:rsidR="00D556C8" w:rsidRDefault="00D556C8" w:rsidP="00982715">
      <w:pPr>
        <w:rPr>
          <w:ins w:id="3547" w:author="Nguyen Thi Thuy Duong" w:date="2019-12-17T16:51:00Z"/>
          <w:lang w:eastAsia="en-US" w:bidi="ar-SA"/>
        </w:rPr>
      </w:pPr>
      <w:ins w:id="3548"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1"/>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3549" w:author="Nguyen Thi Thuy Duong" w:date="2019-12-17T16:52:00Z"/>
          <w:lang w:eastAsia="en-US" w:bidi="ar-SA"/>
        </w:rPr>
      </w:pPr>
      <w:ins w:id="3550" w:author="Nguyen Thi Thuy Duong" w:date="2019-12-17T16:52:00Z">
        <w:r>
          <w:rPr>
            <w:lang w:eastAsia="en-US" w:bidi="ar-SA"/>
          </w:rPr>
          <w:t>Quản lý đơn hàng</w:t>
        </w:r>
      </w:ins>
    </w:p>
    <w:p w14:paraId="51D4900D" w14:textId="08CB378A" w:rsidR="00D556C8" w:rsidRDefault="00D556C8" w:rsidP="00982715">
      <w:pPr>
        <w:rPr>
          <w:ins w:id="3551" w:author="Nguyen Thi Thuy Duong" w:date="2019-12-17T16:52:00Z"/>
          <w:lang w:eastAsia="en-US" w:bidi="ar-SA"/>
        </w:rPr>
      </w:pPr>
      <w:ins w:id="3552"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2"/>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3553" w:author="Nguyen Thi Thuy Duong" w:date="2019-12-17T16:52:00Z"/>
          <w:lang w:eastAsia="en-US" w:bidi="ar-SA"/>
        </w:rPr>
      </w:pPr>
      <w:ins w:id="3554" w:author="Nguyen Thi Thuy Duong" w:date="2019-12-17T16:52:00Z">
        <w:r>
          <w:rPr>
            <w:lang w:eastAsia="en-US" w:bidi="ar-SA"/>
          </w:rPr>
          <w:t>Chi tiết đơn hàng</w:t>
        </w:r>
      </w:ins>
    </w:p>
    <w:p w14:paraId="5175F646" w14:textId="16710BE9" w:rsidR="00D556C8" w:rsidRDefault="00D556C8" w:rsidP="00982715">
      <w:pPr>
        <w:rPr>
          <w:ins w:id="3555" w:author="Nguyen Thi Thuy Duong" w:date="2019-12-17T16:52:00Z"/>
          <w:lang w:eastAsia="en-US" w:bidi="ar-SA"/>
        </w:rPr>
      </w:pPr>
      <w:ins w:id="3556"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3"/>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3557" w:author="Nguyen Thi Thuy Duong" w:date="2019-12-17T16:52:00Z"/>
          <w:lang w:eastAsia="en-US" w:bidi="ar-SA"/>
        </w:rPr>
      </w:pPr>
      <w:ins w:id="3558" w:author="Nguyen Thi Thuy Duong" w:date="2019-12-17T16:52:00Z">
        <w:r>
          <w:rPr>
            <w:lang w:eastAsia="en-US" w:bidi="ar-SA"/>
          </w:rPr>
          <w:t>Nhập kho</w:t>
        </w:r>
      </w:ins>
    </w:p>
    <w:p w14:paraId="18A00AC8" w14:textId="6E528041" w:rsidR="00D556C8" w:rsidRDefault="00D556C8" w:rsidP="00982715">
      <w:pPr>
        <w:rPr>
          <w:ins w:id="3559" w:author="Nguyen Thi Thuy Duong" w:date="2019-12-17T16:52:00Z"/>
          <w:lang w:eastAsia="en-US" w:bidi="ar-SA"/>
        </w:rPr>
      </w:pPr>
      <w:ins w:id="3560"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4"/>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3561" w:author="Nguyen Thi Thuy Duong" w:date="2019-12-17T16:52:00Z"/>
          <w:lang w:eastAsia="en-US" w:bidi="ar-SA"/>
        </w:rPr>
      </w:pPr>
      <w:ins w:id="3562" w:author="Nguyen Thi Thuy Duong" w:date="2019-12-17T16:52:00Z">
        <w:r>
          <w:rPr>
            <w:lang w:eastAsia="en-US" w:bidi="ar-SA"/>
          </w:rPr>
          <w:t>Xuất kho</w:t>
        </w:r>
      </w:ins>
    </w:p>
    <w:p w14:paraId="5D1F7C95" w14:textId="7F759E9D" w:rsidR="00D556C8" w:rsidRDefault="00D556C8" w:rsidP="00982715">
      <w:pPr>
        <w:rPr>
          <w:ins w:id="3563" w:author="Nguyen Thi Thuy Duong" w:date="2019-12-17T16:52:00Z"/>
          <w:lang w:eastAsia="en-US" w:bidi="ar-SA"/>
        </w:rPr>
      </w:pPr>
      <w:ins w:id="3564"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5"/>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3565" w:author="Nguyen Thi Thuy Duong" w:date="2019-12-17T16:52:00Z"/>
          <w:lang w:eastAsia="en-US" w:bidi="ar-SA"/>
        </w:rPr>
      </w:pPr>
      <w:ins w:id="3566"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3567"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6"/>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Heading2"/>
        <w:rPr>
          <w:lang w:eastAsia="en-US" w:bidi="ar-SA"/>
        </w:rPr>
      </w:pPr>
      <w:bookmarkStart w:id="3568" w:name="_Toc25660401"/>
      <w:bookmarkStart w:id="3569" w:name="_Toc28037570"/>
      <w:r w:rsidRPr="003F1120">
        <w:rPr>
          <w:lang w:eastAsia="en-US" w:bidi="ar-SA"/>
        </w:rPr>
        <w:t>Cơ sở dữ liệu</w:t>
      </w:r>
      <w:bookmarkEnd w:id="3568"/>
      <w:bookmarkEnd w:id="3569"/>
    </w:p>
    <w:p w14:paraId="4FD28A09" w14:textId="77777777" w:rsidR="00432A55" w:rsidRDefault="000D3977" w:rsidP="000D3977">
      <w:pPr>
        <w:rPr>
          <w:ins w:id="3570" w:author="Nguyen Thi Thuy Duong" w:date="2019-12-17T16:53:00Z"/>
          <w:lang w:eastAsia="en-US" w:bidi="ar-SA"/>
        </w:rPr>
      </w:pPr>
      <w:r>
        <w:rPr>
          <w:lang w:eastAsia="en-US" w:bidi="ar-SA"/>
        </w:rPr>
        <w:t xml:space="preserve">Sử dụng </w:t>
      </w:r>
      <w:ins w:id="3571"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3572"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stretch>
                        <a:fillRect/>
                      </a:stretch>
                    </pic:blipFill>
                    <pic:spPr>
                      <a:xfrm>
                        <a:off x="0" y="0"/>
                        <a:ext cx="5575300" cy="2992120"/>
                      </a:xfrm>
                      <a:prstGeom prst="rect">
                        <a:avLst/>
                      </a:prstGeom>
                    </pic:spPr>
                  </pic:pic>
                </a:graphicData>
              </a:graphic>
            </wp:inline>
          </w:drawing>
        </w:r>
      </w:ins>
      <w:del w:id="3573"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Heading2"/>
        <w:rPr>
          <w:lang w:eastAsia="en-US" w:bidi="ar-SA"/>
        </w:rPr>
      </w:pPr>
      <w:bookmarkStart w:id="3574" w:name="_Toc25660402"/>
      <w:bookmarkStart w:id="3575" w:name="_Toc28037571"/>
      <w:r w:rsidRPr="003F1120">
        <w:rPr>
          <w:lang w:eastAsia="en-US" w:bidi="ar-SA"/>
        </w:rPr>
        <w:t>Mạng</w:t>
      </w:r>
      <w:bookmarkEnd w:id="3574"/>
      <w:bookmarkEnd w:id="3575"/>
    </w:p>
    <w:p w14:paraId="28C68CD2" w14:textId="77777777" w:rsidR="00A76D5B" w:rsidRDefault="00A76D5B" w:rsidP="00A76D5B">
      <w:pPr>
        <w:rPr>
          <w:ins w:id="3576" w:author="Khanh Linh Trinh" w:date="2019-12-19T22:31:00Z"/>
          <w:lang w:eastAsia="en-US" w:bidi="ar-SA"/>
        </w:rPr>
      </w:pPr>
      <w:ins w:id="3577" w:author="Khanh Linh Trinh" w:date="2019-12-19T22:31:00Z">
        <w:r>
          <w:rPr>
            <w:lang w:eastAsia="en-US" w:bidi="ar-SA"/>
          </w:rPr>
          <w:t xml:space="preserve">Sử dụng HTTPS : </w:t>
        </w:r>
      </w:ins>
    </w:p>
    <w:p w14:paraId="6415177F" w14:textId="77777777" w:rsidR="00A76D5B" w:rsidRDefault="00A76D5B" w:rsidP="00A76D5B">
      <w:pPr>
        <w:pStyle w:val="ListParagraph"/>
        <w:numPr>
          <w:ilvl w:val="0"/>
          <w:numId w:val="46"/>
        </w:numPr>
        <w:rPr>
          <w:ins w:id="3578" w:author="Khanh Linh Trinh" w:date="2019-12-19T22:31:00Z"/>
          <w:lang w:eastAsia="en-US" w:bidi="ar-SA"/>
        </w:rPr>
      </w:pPr>
      <w:ins w:id="3579" w:author="Khanh Linh Trinh" w:date="2019-12-19T22:31:00Z">
        <w:r>
          <w:rPr>
            <w:lang w:eastAsia="en-US" w:bidi="ar-SA"/>
          </w:rPr>
          <w:t>Vì nó an toàn</w:t>
        </w:r>
      </w:ins>
    </w:p>
    <w:p w14:paraId="183360B8" w14:textId="77777777" w:rsidR="00A76D5B" w:rsidRPr="00FC2D15" w:rsidRDefault="00A76D5B" w:rsidP="00A76D5B">
      <w:pPr>
        <w:pStyle w:val="ListParagraph"/>
        <w:numPr>
          <w:ilvl w:val="0"/>
          <w:numId w:val="46"/>
        </w:numPr>
        <w:rPr>
          <w:ins w:id="3580" w:author="Khanh Linh Trinh" w:date="2019-12-19T22:31:00Z"/>
          <w:rFonts w:cs="Tahoma"/>
          <w:lang w:eastAsia="en-US" w:bidi="ar-SA"/>
        </w:rPr>
      </w:pPr>
      <w:ins w:id="3581"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3582" w:author="Nguyen Thi Thuy Duong" w:date="2019-12-17T16:54:00Z"/>
          <w:lang w:eastAsia="en-US" w:bidi="ar-SA"/>
        </w:rPr>
      </w:pPr>
      <w:del w:id="3583"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3584"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3585" w:author="Khanh Linh Trinh" w:date="2019-12-19T23:25:00Z"/>
          <w:lang w:eastAsia="en-US" w:bidi="ar-SA"/>
        </w:rPr>
      </w:pPr>
    </w:p>
    <w:p w14:paraId="1453DAD6" w14:textId="2973EE69" w:rsidR="00C34E9E" w:rsidDel="00C56E39" w:rsidRDefault="00C34E9E" w:rsidP="00736FA3">
      <w:pPr>
        <w:rPr>
          <w:del w:id="3586" w:author="Khanh Linh Trinh" w:date="2019-12-19T23:25:00Z"/>
          <w:lang w:eastAsia="en-US" w:bidi="ar-SA"/>
        </w:rPr>
      </w:pPr>
    </w:p>
    <w:p w14:paraId="5F8E0B28" w14:textId="39BCE54B" w:rsidR="00C34E9E" w:rsidDel="00C56E39" w:rsidRDefault="00C34E9E" w:rsidP="00736FA3">
      <w:pPr>
        <w:rPr>
          <w:del w:id="3587" w:author="Khanh Linh Trinh" w:date="2019-12-19T23:25:00Z"/>
          <w:lang w:eastAsia="en-US" w:bidi="ar-SA"/>
        </w:rPr>
      </w:pPr>
    </w:p>
    <w:p w14:paraId="1EB53A60" w14:textId="269D7EED" w:rsidR="00C34E9E" w:rsidDel="00C56E39" w:rsidRDefault="00C34E9E" w:rsidP="00736FA3">
      <w:pPr>
        <w:rPr>
          <w:del w:id="3588" w:author="Khanh Linh Trinh" w:date="2019-12-19T23:25:00Z"/>
          <w:lang w:eastAsia="en-US" w:bidi="ar-SA"/>
        </w:rPr>
      </w:pPr>
    </w:p>
    <w:p w14:paraId="031B0E23" w14:textId="38D95B49" w:rsidR="00C34E9E" w:rsidDel="00C56E39" w:rsidRDefault="00C34E9E" w:rsidP="00736FA3">
      <w:pPr>
        <w:rPr>
          <w:del w:id="3589" w:author="Khanh Linh Trinh" w:date="2019-12-19T23:25:00Z"/>
          <w:lang w:eastAsia="en-US" w:bidi="ar-SA"/>
        </w:rPr>
      </w:pPr>
    </w:p>
    <w:p w14:paraId="058FDD8F" w14:textId="0351E5D5" w:rsidR="00C34E9E" w:rsidDel="00C56E39" w:rsidRDefault="00C34E9E" w:rsidP="00736FA3">
      <w:pPr>
        <w:rPr>
          <w:del w:id="3590" w:author="Khanh Linh Trinh" w:date="2019-12-19T23:25:00Z"/>
          <w:lang w:eastAsia="en-US" w:bidi="ar-SA"/>
        </w:rPr>
      </w:pPr>
    </w:p>
    <w:p w14:paraId="51F4DC90" w14:textId="15B62D52" w:rsidR="00C34E9E" w:rsidDel="00C56E39" w:rsidRDefault="00C34E9E" w:rsidP="00736FA3">
      <w:pPr>
        <w:rPr>
          <w:del w:id="3591"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Heading1"/>
      </w:pPr>
      <w:bookmarkStart w:id="3592" w:name="_Toc25660403"/>
      <w:bookmarkStart w:id="3593" w:name="_Toc28037572"/>
      <w:r>
        <w:t>Giám sát dự án</w:t>
      </w:r>
      <w:bookmarkEnd w:id="3592"/>
      <w:bookmarkEnd w:id="3593"/>
    </w:p>
    <w:p w14:paraId="017F0250" w14:textId="77777777" w:rsidR="0079274C" w:rsidRDefault="0079274C" w:rsidP="0079274C">
      <w:pPr>
        <w:pStyle w:val="Heading2"/>
      </w:pPr>
      <w:bookmarkStart w:id="3594" w:name="_Toc25660404"/>
      <w:bookmarkStart w:id="3595" w:name="_Toc28037573"/>
      <w:r>
        <w:t>Trả lời câu hỏi</w:t>
      </w:r>
      <w:bookmarkEnd w:id="3594"/>
      <w:bookmarkEnd w:id="3595"/>
    </w:p>
    <w:p w14:paraId="38B2FE31" w14:textId="77777777" w:rsidR="00F60A3E" w:rsidRDefault="00F60A3E" w:rsidP="00F60A3E">
      <w:pPr>
        <w:pStyle w:val="ListParagraph"/>
        <w:numPr>
          <w:ilvl w:val="0"/>
          <w:numId w:val="7"/>
        </w:numPr>
        <w:rPr>
          <w:ins w:id="3596" w:author="Khanh Linh Trinh" w:date="2019-12-19T22:36:00Z"/>
        </w:rPr>
      </w:pPr>
      <w:ins w:id="3597"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ListParagraph"/>
        <w:tabs>
          <w:tab w:val="right" w:leader="dot" w:pos="8780"/>
        </w:tabs>
        <w:ind w:left="720"/>
        <w:rPr>
          <w:ins w:id="3598" w:author="Khanh Linh Trinh" w:date="2019-12-19T22:36:00Z"/>
        </w:rPr>
      </w:pPr>
      <w:ins w:id="3599" w:author="Khanh Linh Trinh" w:date="2019-12-19T22:36:00Z">
        <w:r>
          <w:t>Nhóm quản lý sẽ trả lời thế nào:</w:t>
        </w:r>
        <w:r w:rsidRPr="00711184">
          <w:t xml:space="preserve"> </w:t>
        </w:r>
      </w:ins>
      <w:ins w:id="3600"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ListParagraph"/>
        <w:numPr>
          <w:ilvl w:val="0"/>
          <w:numId w:val="7"/>
        </w:numPr>
        <w:tabs>
          <w:tab w:val="right" w:leader="dot" w:pos="8780"/>
        </w:tabs>
        <w:rPr>
          <w:ins w:id="3601" w:author="Khanh Linh Trinh" w:date="2019-12-19T22:36:00Z"/>
        </w:rPr>
      </w:pPr>
      <w:ins w:id="3602"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ListParagraph"/>
        <w:tabs>
          <w:tab w:val="right" w:leader="dot" w:pos="8780"/>
        </w:tabs>
        <w:ind w:left="720"/>
        <w:rPr>
          <w:ins w:id="3603" w:author="Khanh Linh Trinh" w:date="2019-12-19T22:36:00Z"/>
        </w:rPr>
      </w:pPr>
      <w:ins w:id="3604"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ListParagraph"/>
        <w:numPr>
          <w:ilvl w:val="0"/>
          <w:numId w:val="7"/>
        </w:numPr>
        <w:rPr>
          <w:ins w:id="3605" w:author="Khanh Linh Trinh" w:date="2019-12-19T22:36:00Z"/>
        </w:rPr>
      </w:pPr>
      <w:ins w:id="3606"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ListParagraph"/>
        <w:tabs>
          <w:tab w:val="right" w:leader="dot" w:pos="8780"/>
        </w:tabs>
        <w:ind w:left="720"/>
        <w:rPr>
          <w:ins w:id="3607" w:author="Khanh Linh Trinh" w:date="2019-12-19T22:36:00Z"/>
        </w:rPr>
      </w:pPr>
      <w:ins w:id="3608"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ListParagraph"/>
        <w:tabs>
          <w:tab w:val="right" w:leader="dot" w:pos="8780"/>
        </w:tabs>
        <w:ind w:left="720"/>
        <w:rPr>
          <w:del w:id="3609" w:author="Khanh Linh Trinh" w:date="2019-12-19T22:37:00Z"/>
        </w:rPr>
      </w:pPr>
    </w:p>
    <w:p w14:paraId="627DFD72" w14:textId="1670F7BA" w:rsidR="00C34E9E" w:rsidDel="00F60A3E" w:rsidRDefault="00C34E9E" w:rsidP="00D1769B">
      <w:pPr>
        <w:pStyle w:val="ListParagraph"/>
        <w:tabs>
          <w:tab w:val="right" w:leader="dot" w:pos="8780"/>
        </w:tabs>
        <w:ind w:left="720"/>
        <w:rPr>
          <w:del w:id="3610" w:author="Khanh Linh Trinh" w:date="2019-12-19T22:37:00Z"/>
        </w:rPr>
      </w:pPr>
    </w:p>
    <w:p w14:paraId="06DC50F9" w14:textId="4D1B0EFD" w:rsidR="00C34E9E" w:rsidDel="00F60A3E" w:rsidRDefault="00C34E9E" w:rsidP="00D1769B">
      <w:pPr>
        <w:pStyle w:val="ListParagraph"/>
        <w:tabs>
          <w:tab w:val="right" w:leader="dot" w:pos="8780"/>
        </w:tabs>
        <w:ind w:left="720"/>
        <w:rPr>
          <w:del w:id="3611" w:author="Khanh Linh Trinh" w:date="2019-12-19T22:37:00Z"/>
        </w:rPr>
      </w:pPr>
    </w:p>
    <w:p w14:paraId="221AD209" w14:textId="79F859BD" w:rsidR="00C34E9E" w:rsidDel="00F60A3E" w:rsidRDefault="00C34E9E" w:rsidP="00D1769B">
      <w:pPr>
        <w:pStyle w:val="ListParagraph"/>
        <w:tabs>
          <w:tab w:val="right" w:leader="dot" w:pos="8780"/>
        </w:tabs>
        <w:ind w:left="720"/>
        <w:rPr>
          <w:del w:id="3612" w:author="Khanh Linh Trinh" w:date="2019-12-19T22:37:00Z"/>
        </w:rPr>
      </w:pPr>
    </w:p>
    <w:p w14:paraId="4797A9E3" w14:textId="205D379E" w:rsidR="00C34E9E" w:rsidDel="00F60A3E" w:rsidRDefault="00C34E9E" w:rsidP="00D1769B">
      <w:pPr>
        <w:pStyle w:val="ListParagraph"/>
        <w:tabs>
          <w:tab w:val="right" w:leader="dot" w:pos="8780"/>
        </w:tabs>
        <w:ind w:left="720"/>
        <w:rPr>
          <w:del w:id="3613" w:author="Khanh Linh Trinh" w:date="2019-12-19T22:37:00Z"/>
        </w:rPr>
      </w:pPr>
    </w:p>
    <w:p w14:paraId="332B6D2F" w14:textId="2408742D" w:rsidR="00C34E9E" w:rsidDel="00F60A3E" w:rsidRDefault="00C34E9E" w:rsidP="00D1769B">
      <w:pPr>
        <w:pStyle w:val="ListParagraph"/>
        <w:tabs>
          <w:tab w:val="right" w:leader="dot" w:pos="8780"/>
        </w:tabs>
        <w:ind w:left="720"/>
        <w:rPr>
          <w:del w:id="3614" w:author="Khanh Linh Trinh" w:date="2019-12-19T22:37:00Z"/>
        </w:rPr>
      </w:pPr>
    </w:p>
    <w:p w14:paraId="735D9C7D" w14:textId="694965D0" w:rsidR="00C34E9E" w:rsidDel="00F60A3E" w:rsidRDefault="00C34E9E" w:rsidP="00D1769B">
      <w:pPr>
        <w:pStyle w:val="ListParagraph"/>
        <w:tabs>
          <w:tab w:val="right" w:leader="dot" w:pos="8780"/>
        </w:tabs>
        <w:ind w:left="720"/>
        <w:rPr>
          <w:del w:id="3615" w:author="Khanh Linh Trinh" w:date="2019-12-19T22:37:00Z"/>
        </w:rPr>
      </w:pPr>
    </w:p>
    <w:p w14:paraId="3FD3C6E3" w14:textId="3A81C2A4" w:rsidR="00C34E9E" w:rsidDel="00F60A3E" w:rsidRDefault="00C34E9E" w:rsidP="00D1769B">
      <w:pPr>
        <w:pStyle w:val="ListParagraph"/>
        <w:tabs>
          <w:tab w:val="right" w:leader="dot" w:pos="8780"/>
        </w:tabs>
        <w:ind w:left="720"/>
        <w:rPr>
          <w:del w:id="3616" w:author="Khanh Linh Trinh" w:date="2019-12-19T22:37:00Z"/>
        </w:rPr>
      </w:pPr>
    </w:p>
    <w:p w14:paraId="1F14CEB1" w14:textId="7C4A3038" w:rsidR="00C34E9E" w:rsidDel="00F60A3E" w:rsidRDefault="00C34E9E" w:rsidP="00D1769B">
      <w:pPr>
        <w:pStyle w:val="ListParagraph"/>
        <w:tabs>
          <w:tab w:val="right" w:leader="dot" w:pos="8780"/>
        </w:tabs>
        <w:ind w:left="720"/>
        <w:rPr>
          <w:del w:id="3617" w:author="Khanh Linh Trinh" w:date="2019-12-19T22:37:00Z"/>
        </w:rPr>
      </w:pPr>
    </w:p>
    <w:p w14:paraId="4528BEF7" w14:textId="4732F5DA" w:rsidR="00C34E9E" w:rsidDel="00F60A3E" w:rsidRDefault="00C34E9E" w:rsidP="00D1769B">
      <w:pPr>
        <w:pStyle w:val="ListParagraph"/>
        <w:tabs>
          <w:tab w:val="right" w:leader="dot" w:pos="8780"/>
        </w:tabs>
        <w:ind w:left="720"/>
        <w:rPr>
          <w:del w:id="3618" w:author="Khanh Linh Trinh" w:date="2019-12-19T22:37:00Z"/>
        </w:rPr>
      </w:pPr>
    </w:p>
    <w:p w14:paraId="090E8A29" w14:textId="0DD6F1D5" w:rsidR="00C34E9E" w:rsidDel="00F60A3E" w:rsidRDefault="00C34E9E" w:rsidP="00D1769B">
      <w:pPr>
        <w:pStyle w:val="ListParagraph"/>
        <w:tabs>
          <w:tab w:val="right" w:leader="dot" w:pos="8780"/>
        </w:tabs>
        <w:ind w:left="720"/>
        <w:rPr>
          <w:del w:id="3619" w:author="Khanh Linh Trinh" w:date="2019-12-19T22:37:00Z"/>
        </w:rPr>
      </w:pPr>
    </w:p>
    <w:p w14:paraId="0A082EEE" w14:textId="76FD1CED" w:rsidR="00C34E9E" w:rsidDel="00F60A3E" w:rsidRDefault="00C34E9E" w:rsidP="00D1769B">
      <w:pPr>
        <w:pStyle w:val="ListParagraph"/>
        <w:tabs>
          <w:tab w:val="right" w:leader="dot" w:pos="8780"/>
        </w:tabs>
        <w:ind w:left="720"/>
        <w:rPr>
          <w:del w:id="3620" w:author="Khanh Linh Trinh" w:date="2019-12-19T22:37:00Z"/>
        </w:rPr>
      </w:pPr>
    </w:p>
    <w:p w14:paraId="674BA057" w14:textId="5B530757" w:rsidR="00C34E9E" w:rsidDel="00F60A3E" w:rsidRDefault="00C34E9E" w:rsidP="00D1769B">
      <w:pPr>
        <w:pStyle w:val="ListParagraph"/>
        <w:tabs>
          <w:tab w:val="right" w:leader="dot" w:pos="8780"/>
        </w:tabs>
        <w:ind w:left="720"/>
        <w:rPr>
          <w:del w:id="3621" w:author="Khanh Linh Trinh" w:date="2019-12-19T22:37:00Z"/>
        </w:rPr>
      </w:pPr>
    </w:p>
    <w:p w14:paraId="1B4D775D" w14:textId="05E8EDB3" w:rsidR="00C34E9E" w:rsidDel="00F60A3E" w:rsidRDefault="00C34E9E" w:rsidP="00D1769B">
      <w:pPr>
        <w:pStyle w:val="ListParagraph"/>
        <w:tabs>
          <w:tab w:val="right" w:leader="dot" w:pos="8780"/>
        </w:tabs>
        <w:ind w:left="720"/>
        <w:rPr>
          <w:del w:id="3622" w:author="Khanh Linh Trinh" w:date="2019-12-19T22:37:00Z"/>
        </w:rPr>
      </w:pPr>
    </w:p>
    <w:p w14:paraId="53F3A75F" w14:textId="4568BBF5" w:rsidR="00C34E9E" w:rsidDel="00F60A3E" w:rsidRDefault="00C34E9E" w:rsidP="00D1769B">
      <w:pPr>
        <w:pStyle w:val="ListParagraph"/>
        <w:tabs>
          <w:tab w:val="right" w:leader="dot" w:pos="8780"/>
        </w:tabs>
        <w:ind w:left="720"/>
        <w:rPr>
          <w:del w:id="3623" w:author="Khanh Linh Trinh" w:date="2019-12-19T22:37:00Z"/>
        </w:rPr>
      </w:pPr>
    </w:p>
    <w:p w14:paraId="5DFF74AD" w14:textId="2C2C0669" w:rsidR="00C34E9E" w:rsidDel="00F60A3E" w:rsidRDefault="00C34E9E" w:rsidP="00D1769B">
      <w:pPr>
        <w:pStyle w:val="ListParagraph"/>
        <w:tabs>
          <w:tab w:val="right" w:leader="dot" w:pos="8780"/>
        </w:tabs>
        <w:ind w:left="720"/>
        <w:rPr>
          <w:del w:id="3624" w:author="Khanh Linh Trinh" w:date="2019-12-19T22:37:00Z"/>
        </w:rPr>
      </w:pPr>
    </w:p>
    <w:p w14:paraId="2FFEC3C3" w14:textId="77777777" w:rsidR="00C34E9E" w:rsidRPr="003A3FFF" w:rsidDel="00F60A3E" w:rsidRDefault="00C34E9E" w:rsidP="00D1769B">
      <w:pPr>
        <w:pStyle w:val="ListParagraph"/>
        <w:tabs>
          <w:tab w:val="right" w:leader="dot" w:pos="8780"/>
        </w:tabs>
        <w:ind w:left="720"/>
        <w:rPr>
          <w:del w:id="3625" w:author="Khanh Linh Trinh" w:date="2019-12-19T22:37:00Z"/>
        </w:rPr>
      </w:pPr>
    </w:p>
    <w:p w14:paraId="1B2F4726" w14:textId="77777777" w:rsidR="0079274C" w:rsidRPr="003A3FFF" w:rsidRDefault="0079274C">
      <w:pPr>
        <w:tabs>
          <w:tab w:val="right" w:leader="dot" w:pos="8780"/>
        </w:tabs>
        <w:pPrChange w:id="3626" w:author="Khanh Linh Trinh" w:date="2019-12-19T22:37:00Z">
          <w:pPr>
            <w:pStyle w:val="ListParagraph"/>
            <w:tabs>
              <w:tab w:val="right" w:leader="dot" w:pos="8780"/>
            </w:tabs>
            <w:ind w:left="720"/>
          </w:pPr>
        </w:pPrChange>
      </w:pPr>
    </w:p>
    <w:p w14:paraId="7FC93C7D" w14:textId="415DD685" w:rsidR="0079274C" w:rsidRDefault="0079274C" w:rsidP="0079274C">
      <w:pPr>
        <w:pStyle w:val="Heading1"/>
        <w:rPr>
          <w:ins w:id="3627" w:author="Khanh Linh Trinh" w:date="2019-12-19T22:39:00Z"/>
        </w:rPr>
      </w:pPr>
      <w:bookmarkStart w:id="3628" w:name="_Toc25660405"/>
      <w:bookmarkStart w:id="3629" w:name="_Toc28037574"/>
      <w:r>
        <w:t>Đóng dự án</w:t>
      </w:r>
      <w:bookmarkEnd w:id="3628"/>
      <w:bookmarkEnd w:id="3629"/>
    </w:p>
    <w:p w14:paraId="47FB94FE" w14:textId="23415272" w:rsidR="00CF3FDD" w:rsidRPr="00323031" w:rsidRDefault="00CF3FDD">
      <w:pPr>
        <w:pPrChange w:id="3630" w:author="Khanh Linh Trinh" w:date="2019-12-19T22:39:00Z">
          <w:pPr>
            <w:pStyle w:val="Heading1"/>
          </w:pPr>
        </w:pPrChange>
      </w:pPr>
      <w:ins w:id="3631" w:author="Khanh Linh Trinh" w:date="2019-12-19T22:39:00Z">
        <w:r>
          <w:t>Thực hiện các thống kê sau</w:t>
        </w:r>
      </w:ins>
    </w:p>
    <w:p w14:paraId="79B13C83" w14:textId="7583AA37" w:rsidR="0079274C" w:rsidRDefault="0079274C" w:rsidP="0079274C">
      <w:pPr>
        <w:pStyle w:val="Heading2"/>
        <w:rPr>
          <w:ins w:id="3632" w:author="Khanh Linh Trinh" w:date="2019-12-19T22:39:00Z"/>
        </w:rPr>
      </w:pPr>
      <w:bookmarkStart w:id="3633" w:name="_Toc25660406"/>
      <w:bookmarkStart w:id="3634" w:name="_Toc28037575"/>
      <w:r>
        <w:t>Quản lý mã nguồn</w:t>
      </w:r>
      <w:bookmarkEnd w:id="3633"/>
      <w:bookmarkEnd w:id="3634"/>
    </w:p>
    <w:p w14:paraId="651A028C" w14:textId="15FC762E" w:rsidR="00CF3FDD" w:rsidRDefault="00CF3FDD" w:rsidP="00CF3FDD">
      <w:pPr>
        <w:pStyle w:val="ListParagraph"/>
        <w:numPr>
          <w:ilvl w:val="0"/>
          <w:numId w:val="47"/>
        </w:numPr>
        <w:rPr>
          <w:ins w:id="3635" w:author="Khanh Linh Trinh" w:date="2019-12-19T23:22:00Z"/>
        </w:rPr>
      </w:pPr>
      <w:ins w:id="3636" w:author="Khanh Linh Trinh" w:date="2019-12-19T22:40:00Z">
        <w:r>
          <w:t>Số commit của mỗi người</w:t>
        </w:r>
      </w:ins>
      <w:ins w:id="3637" w:author="Khanh Linh Trinh" w:date="2019-12-19T23:19:00Z">
        <w:r w:rsidR="00861FC5">
          <w:t>: mỗi người có ít nhất 10 commit:</w:t>
        </w:r>
      </w:ins>
    </w:p>
    <w:p w14:paraId="114E8DB8" w14:textId="7D35E7F9" w:rsidR="00861FC5" w:rsidRDefault="00837991">
      <w:pPr>
        <w:rPr>
          <w:ins w:id="3638" w:author="Nguyen Thi Thuy Duong" w:date="2019-12-24T00:10:00Z"/>
        </w:rPr>
        <w:pPrChange w:id="3639" w:author="Nguyen Thi Thuy Duong" w:date="2019-12-23T23:36:00Z">
          <w:pPr>
            <w:pStyle w:val="ListParagraph"/>
            <w:numPr>
              <w:numId w:val="47"/>
            </w:numPr>
            <w:ind w:left="720" w:hanging="360"/>
          </w:pPr>
        </w:pPrChange>
      </w:pPr>
      <w:bookmarkStart w:id="3640" w:name="_GoBack"/>
      <w:ins w:id="3641" w:author="Nguyen Thi Thuy Duong" w:date="2019-12-23T23:37:00Z">
        <w:r>
          <w:rPr>
            <w:noProof/>
            <w:lang w:eastAsia="ja-JP" w:bidi="ar-SA"/>
          </w:rPr>
          <w:lastRenderedPageBreak/>
          <w:drawing>
            <wp:inline distT="0" distB="0" distL="0" distR="0" wp14:anchorId="10999D36" wp14:editId="65A2E3A5">
              <wp:extent cx="5575300" cy="30562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300" cy="3056255"/>
                      </a:xfrm>
                      <a:prstGeom prst="rect">
                        <a:avLst/>
                      </a:prstGeom>
                    </pic:spPr>
                  </pic:pic>
                </a:graphicData>
              </a:graphic>
            </wp:inline>
          </w:drawing>
        </w:r>
      </w:ins>
      <w:bookmarkEnd w:id="3640"/>
    </w:p>
    <w:p w14:paraId="181123FC" w14:textId="77777777" w:rsidR="009F1BAB" w:rsidRDefault="009F1BAB">
      <w:pPr>
        <w:rPr>
          <w:ins w:id="3642" w:author="Khanh Linh Trinh" w:date="2019-12-19T23:21:00Z"/>
        </w:rPr>
        <w:pPrChange w:id="3643" w:author="Nguyen Thi Thuy Duong" w:date="2019-12-23T23:36:00Z">
          <w:pPr>
            <w:pStyle w:val="ListParagraph"/>
            <w:numPr>
              <w:numId w:val="47"/>
            </w:numPr>
            <w:ind w:left="720" w:hanging="360"/>
          </w:pPr>
        </w:pPrChange>
      </w:pPr>
    </w:p>
    <w:p w14:paraId="4D89D29D" w14:textId="7CA60430" w:rsidR="00861FC5" w:rsidRDefault="00CD0FCD" w:rsidP="008D5F28">
      <w:pPr>
        <w:pStyle w:val="ListParagraph"/>
        <w:ind w:left="720"/>
        <w:jc w:val="center"/>
        <w:rPr>
          <w:ins w:id="3644" w:author="Khanh Linh Trinh" w:date="2019-12-19T23:21:00Z"/>
        </w:rPr>
      </w:pPr>
      <w:del w:id="3645" w:author="Nguyen Thi Thuy Duong" w:date="2019-12-23T23:35:00Z">
        <w:r w:rsidDel="00837991">
          <w:rPr>
            <w:noProof/>
            <w:lang w:eastAsia="ja-JP" w:bidi="ar-SA"/>
          </w:rPr>
          <w:drawing>
            <wp:inline distT="0" distB="0" distL="0" distR="0" wp14:anchorId="18B55381" wp14:editId="07FBAD23">
              <wp:extent cx="1143160" cy="1381318"/>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19-12-21 230906.png"/>
                      <pic:cNvPicPr/>
                    </pic:nvPicPr>
                    <pic:blipFill>
                      <a:blip r:embed="rId29">
                        <a:extLst>
                          <a:ext uri="{28A0092B-C50C-407E-A947-70E740481C1C}">
                            <a14:useLocalDpi xmlns:a14="http://schemas.microsoft.com/office/drawing/2010/main" val="0"/>
                          </a:ext>
                        </a:extLst>
                      </a:blip>
                      <a:stretch>
                        <a:fillRect/>
                      </a:stretch>
                    </pic:blipFill>
                    <pic:spPr>
                      <a:xfrm>
                        <a:off x="0" y="0"/>
                        <a:ext cx="1143160" cy="1381318"/>
                      </a:xfrm>
                      <a:prstGeom prst="rect">
                        <a:avLst/>
                      </a:prstGeom>
                    </pic:spPr>
                  </pic:pic>
                </a:graphicData>
              </a:graphic>
            </wp:inline>
          </w:drawing>
        </w:r>
      </w:del>
    </w:p>
    <w:p w14:paraId="74DE9667" w14:textId="4B4B3760" w:rsidR="00861FC5" w:rsidRDefault="00861FC5">
      <w:pPr>
        <w:ind w:firstLine="360"/>
        <w:rPr>
          <w:ins w:id="3646" w:author="Nguyen Thi Thuy Duong" w:date="2019-12-24T00:17:00Z"/>
        </w:rPr>
        <w:pPrChange w:id="3647" w:author="Khanh Linh Trinh" w:date="2019-12-19T23:21:00Z">
          <w:pPr>
            <w:pStyle w:val="ListParagraph"/>
            <w:numPr>
              <w:numId w:val="47"/>
            </w:numPr>
            <w:ind w:left="720" w:hanging="360"/>
          </w:pPr>
        </w:pPrChange>
      </w:pPr>
      <w:ins w:id="3648" w:author="Khanh Linh Trinh" w:date="2019-12-19T23:19:00Z">
        <w:r>
          <w:t>B</w:t>
        </w:r>
      </w:ins>
      <w:ins w:id="3649" w:author="Khanh Linh Trinh" w:date="2019-12-19T23:22:00Z">
        <w:r>
          <w:t>ả</w:t>
        </w:r>
      </w:ins>
      <w:ins w:id="3650" w:author="Khanh Linh Trinh" w:date="2019-12-19T23:19:00Z">
        <w:r>
          <w:t>ng thống kê số</w:t>
        </w:r>
      </w:ins>
      <w:ins w:id="3651" w:author="Khanh Linh Trinh" w:date="2019-12-19T23:20:00Z">
        <w:r>
          <w:t xml:space="preserve"> commit của mỗi người theo thứ tự từ trái sang phải Thắng Dương Linh</w:t>
        </w:r>
      </w:ins>
    </w:p>
    <w:p w14:paraId="5A7B8FE7" w14:textId="77777777" w:rsidR="009F1BAB" w:rsidRDefault="009F1BAB" w:rsidP="009F1BAB">
      <w:pPr>
        <w:pStyle w:val="ListParagraph"/>
        <w:numPr>
          <w:ilvl w:val="0"/>
          <w:numId w:val="47"/>
        </w:numPr>
        <w:rPr>
          <w:ins w:id="3652" w:author="Nguyen Thi Thuy Duong" w:date="2019-12-24T00:17:00Z"/>
          <w:sz w:val="20"/>
        </w:rPr>
      </w:pPr>
      <w:ins w:id="3653" w:author="Nguyen Thi Thuy Duong" w:date="2019-12-24T00:17:00Z">
        <w:r>
          <w:t>Phân bố commit của dự án (sáng chiều đêm…)</w:t>
        </w:r>
      </w:ins>
    </w:p>
    <w:tbl>
      <w:tblPr>
        <w:tblStyle w:val="TableGrid"/>
        <w:tblW w:w="0" w:type="auto"/>
        <w:tblInd w:w="720" w:type="dxa"/>
        <w:tblLook w:val="04A0" w:firstRow="1" w:lastRow="0" w:firstColumn="1" w:lastColumn="0" w:noHBand="0" w:noVBand="1"/>
      </w:tblPr>
      <w:tblGrid>
        <w:gridCol w:w="2038"/>
        <w:gridCol w:w="2002"/>
        <w:gridCol w:w="2011"/>
        <w:gridCol w:w="1999"/>
      </w:tblGrid>
      <w:tr w:rsidR="009F1BAB" w14:paraId="4647D3E5" w14:textId="77777777" w:rsidTr="009F1BAB">
        <w:trPr>
          <w:ins w:id="3654" w:author="Nguyen Thi Thuy Duong" w:date="2019-12-24T00:17:00Z"/>
        </w:trPr>
        <w:tc>
          <w:tcPr>
            <w:tcW w:w="2192" w:type="dxa"/>
            <w:tcBorders>
              <w:top w:val="single" w:sz="4" w:space="0" w:color="auto"/>
              <w:left w:val="single" w:sz="4" w:space="0" w:color="auto"/>
              <w:bottom w:val="single" w:sz="4" w:space="0" w:color="auto"/>
              <w:right w:val="single" w:sz="4" w:space="0" w:color="auto"/>
            </w:tcBorders>
            <w:hideMark/>
          </w:tcPr>
          <w:p w14:paraId="514C7B04" w14:textId="77777777" w:rsidR="009F1BAB" w:rsidRDefault="009F1BAB">
            <w:pPr>
              <w:pStyle w:val="ListParagraph"/>
              <w:ind w:left="0"/>
              <w:rPr>
                <w:ins w:id="3655" w:author="Nguyen Thi Thuy Duong" w:date="2019-12-24T00:17:00Z"/>
              </w:rPr>
            </w:pPr>
            <w:ins w:id="3656" w:author="Nguyen Thi Thuy Duong" w:date="2019-12-24T00:17:00Z">
              <w:r>
                <w:t>Tên</w:t>
              </w:r>
            </w:ins>
          </w:p>
        </w:tc>
        <w:tc>
          <w:tcPr>
            <w:tcW w:w="2192" w:type="dxa"/>
            <w:tcBorders>
              <w:top w:val="single" w:sz="4" w:space="0" w:color="auto"/>
              <w:left w:val="single" w:sz="4" w:space="0" w:color="auto"/>
              <w:bottom w:val="single" w:sz="4" w:space="0" w:color="auto"/>
              <w:right w:val="single" w:sz="4" w:space="0" w:color="auto"/>
            </w:tcBorders>
            <w:hideMark/>
          </w:tcPr>
          <w:p w14:paraId="7E182A15" w14:textId="77777777" w:rsidR="009F1BAB" w:rsidRDefault="009F1BAB">
            <w:pPr>
              <w:pStyle w:val="ListParagraph"/>
              <w:ind w:left="0"/>
              <w:rPr>
                <w:ins w:id="3657" w:author="Nguyen Thi Thuy Duong" w:date="2019-12-24T00:17:00Z"/>
              </w:rPr>
            </w:pPr>
            <w:ins w:id="3658" w:author="Nguyen Thi Thuy Duong" w:date="2019-12-24T00:17:00Z">
              <w:r>
                <w:t>Sáng</w:t>
              </w:r>
            </w:ins>
          </w:p>
        </w:tc>
        <w:tc>
          <w:tcPr>
            <w:tcW w:w="2193" w:type="dxa"/>
            <w:tcBorders>
              <w:top w:val="single" w:sz="4" w:space="0" w:color="auto"/>
              <w:left w:val="single" w:sz="4" w:space="0" w:color="auto"/>
              <w:bottom w:val="single" w:sz="4" w:space="0" w:color="auto"/>
              <w:right w:val="single" w:sz="4" w:space="0" w:color="auto"/>
            </w:tcBorders>
            <w:hideMark/>
          </w:tcPr>
          <w:p w14:paraId="00135B79" w14:textId="77777777" w:rsidR="009F1BAB" w:rsidRDefault="009F1BAB">
            <w:pPr>
              <w:pStyle w:val="ListParagraph"/>
              <w:ind w:left="0"/>
              <w:rPr>
                <w:ins w:id="3659" w:author="Nguyen Thi Thuy Duong" w:date="2019-12-24T00:17:00Z"/>
              </w:rPr>
            </w:pPr>
            <w:ins w:id="3660" w:author="Nguyen Thi Thuy Duong" w:date="2019-12-24T00:17:00Z">
              <w:r>
                <w:t>Chiều</w:t>
              </w:r>
            </w:ins>
          </w:p>
        </w:tc>
        <w:tc>
          <w:tcPr>
            <w:tcW w:w="2193" w:type="dxa"/>
            <w:tcBorders>
              <w:top w:val="single" w:sz="4" w:space="0" w:color="auto"/>
              <w:left w:val="single" w:sz="4" w:space="0" w:color="auto"/>
              <w:bottom w:val="single" w:sz="4" w:space="0" w:color="auto"/>
              <w:right w:val="single" w:sz="4" w:space="0" w:color="auto"/>
            </w:tcBorders>
            <w:hideMark/>
          </w:tcPr>
          <w:p w14:paraId="01A8DD8B" w14:textId="77777777" w:rsidR="009F1BAB" w:rsidRDefault="009F1BAB">
            <w:pPr>
              <w:pStyle w:val="ListParagraph"/>
              <w:ind w:left="0"/>
              <w:rPr>
                <w:ins w:id="3661" w:author="Nguyen Thi Thuy Duong" w:date="2019-12-24T00:17:00Z"/>
              </w:rPr>
            </w:pPr>
            <w:ins w:id="3662" w:author="Nguyen Thi Thuy Duong" w:date="2019-12-24T00:17:00Z">
              <w:r>
                <w:t>Đêm</w:t>
              </w:r>
            </w:ins>
          </w:p>
        </w:tc>
      </w:tr>
      <w:tr w:rsidR="009F1BAB" w14:paraId="53B3C8CD" w14:textId="77777777" w:rsidTr="009F1BAB">
        <w:trPr>
          <w:ins w:id="3663" w:author="Nguyen Thi Thuy Duong" w:date="2019-12-24T00:17:00Z"/>
        </w:trPr>
        <w:tc>
          <w:tcPr>
            <w:tcW w:w="2192" w:type="dxa"/>
            <w:tcBorders>
              <w:top w:val="single" w:sz="4" w:space="0" w:color="auto"/>
              <w:left w:val="single" w:sz="4" w:space="0" w:color="auto"/>
              <w:bottom w:val="single" w:sz="4" w:space="0" w:color="auto"/>
              <w:right w:val="single" w:sz="4" w:space="0" w:color="auto"/>
            </w:tcBorders>
            <w:hideMark/>
          </w:tcPr>
          <w:p w14:paraId="4C98DABD" w14:textId="43D292FD" w:rsidR="009F1BAB" w:rsidRDefault="009F1BAB">
            <w:pPr>
              <w:pStyle w:val="ListParagraph"/>
              <w:ind w:left="0"/>
              <w:rPr>
                <w:ins w:id="3664" w:author="Nguyen Thi Thuy Duong" w:date="2019-12-24T00:17:00Z"/>
              </w:rPr>
            </w:pPr>
            <w:ins w:id="3665" w:author="Nguyen Thi Thuy Duong" w:date="2019-12-24T00:18:00Z">
              <w:r>
                <w:t>Nguyễn Thị Thùy Dương</w:t>
              </w:r>
            </w:ins>
          </w:p>
        </w:tc>
        <w:tc>
          <w:tcPr>
            <w:tcW w:w="2192" w:type="dxa"/>
            <w:tcBorders>
              <w:top w:val="single" w:sz="4" w:space="0" w:color="auto"/>
              <w:left w:val="single" w:sz="4" w:space="0" w:color="auto"/>
              <w:bottom w:val="single" w:sz="4" w:space="0" w:color="auto"/>
              <w:right w:val="single" w:sz="4" w:space="0" w:color="auto"/>
            </w:tcBorders>
            <w:hideMark/>
          </w:tcPr>
          <w:p w14:paraId="1F0C6C10" w14:textId="3877312E" w:rsidR="009F1BAB" w:rsidRDefault="009F1BAB">
            <w:pPr>
              <w:pStyle w:val="ListParagraph"/>
              <w:ind w:left="0"/>
              <w:jc w:val="center"/>
              <w:rPr>
                <w:ins w:id="3666" w:author="Nguyen Thi Thuy Duong" w:date="2019-12-24T00:17:00Z"/>
              </w:rPr>
            </w:pPr>
          </w:p>
        </w:tc>
        <w:tc>
          <w:tcPr>
            <w:tcW w:w="2193" w:type="dxa"/>
            <w:tcBorders>
              <w:top w:val="single" w:sz="4" w:space="0" w:color="auto"/>
              <w:left w:val="single" w:sz="4" w:space="0" w:color="auto"/>
              <w:bottom w:val="single" w:sz="4" w:space="0" w:color="auto"/>
              <w:right w:val="single" w:sz="4" w:space="0" w:color="auto"/>
            </w:tcBorders>
            <w:hideMark/>
          </w:tcPr>
          <w:p w14:paraId="3A9A6EC4" w14:textId="77777777" w:rsidR="009F1BAB" w:rsidRDefault="009F1BAB">
            <w:pPr>
              <w:pStyle w:val="ListParagraph"/>
              <w:ind w:left="0"/>
              <w:jc w:val="center"/>
              <w:rPr>
                <w:ins w:id="3667" w:author="Nguyen Thi Thuy Duong" w:date="2019-12-24T00:17:00Z"/>
              </w:rPr>
            </w:pPr>
            <w:ins w:id="3668" w:author="Nguyen Thi Thuy Duong" w:date="2019-12-24T00:17:00Z">
              <w:r>
                <w:t>x</w:t>
              </w:r>
            </w:ins>
          </w:p>
        </w:tc>
        <w:tc>
          <w:tcPr>
            <w:tcW w:w="2193" w:type="dxa"/>
            <w:tcBorders>
              <w:top w:val="single" w:sz="4" w:space="0" w:color="auto"/>
              <w:left w:val="single" w:sz="4" w:space="0" w:color="auto"/>
              <w:bottom w:val="single" w:sz="4" w:space="0" w:color="auto"/>
              <w:right w:val="single" w:sz="4" w:space="0" w:color="auto"/>
            </w:tcBorders>
            <w:hideMark/>
          </w:tcPr>
          <w:p w14:paraId="51981D95" w14:textId="77777777" w:rsidR="009F1BAB" w:rsidRDefault="009F1BAB">
            <w:pPr>
              <w:pStyle w:val="ListParagraph"/>
              <w:ind w:left="0"/>
              <w:jc w:val="center"/>
              <w:rPr>
                <w:ins w:id="3669" w:author="Nguyen Thi Thuy Duong" w:date="2019-12-24T00:17:00Z"/>
              </w:rPr>
            </w:pPr>
            <w:ins w:id="3670" w:author="Nguyen Thi Thuy Duong" w:date="2019-12-24T00:17:00Z">
              <w:r>
                <w:t>x</w:t>
              </w:r>
            </w:ins>
          </w:p>
        </w:tc>
      </w:tr>
      <w:tr w:rsidR="009F1BAB" w14:paraId="78BCAC54" w14:textId="77777777" w:rsidTr="009F1BAB">
        <w:trPr>
          <w:ins w:id="3671" w:author="Nguyen Thi Thuy Duong" w:date="2019-12-24T00:17:00Z"/>
        </w:trPr>
        <w:tc>
          <w:tcPr>
            <w:tcW w:w="2192" w:type="dxa"/>
            <w:tcBorders>
              <w:top w:val="single" w:sz="4" w:space="0" w:color="auto"/>
              <w:left w:val="single" w:sz="4" w:space="0" w:color="auto"/>
              <w:bottom w:val="single" w:sz="4" w:space="0" w:color="auto"/>
              <w:right w:val="single" w:sz="4" w:space="0" w:color="auto"/>
            </w:tcBorders>
            <w:hideMark/>
          </w:tcPr>
          <w:p w14:paraId="332B3AFD" w14:textId="2908FD24" w:rsidR="009F1BAB" w:rsidRDefault="009F1BAB">
            <w:pPr>
              <w:pStyle w:val="ListParagraph"/>
              <w:ind w:left="0"/>
              <w:rPr>
                <w:ins w:id="3672" w:author="Nguyen Thi Thuy Duong" w:date="2019-12-24T00:17:00Z"/>
              </w:rPr>
            </w:pPr>
            <w:ins w:id="3673" w:author="Nguyen Thi Thuy Duong" w:date="2019-12-24T00:18:00Z">
              <w:r>
                <w:t>Nguyễn Đức Thắng</w:t>
              </w:r>
            </w:ins>
          </w:p>
        </w:tc>
        <w:tc>
          <w:tcPr>
            <w:tcW w:w="2192" w:type="dxa"/>
            <w:tcBorders>
              <w:top w:val="single" w:sz="4" w:space="0" w:color="auto"/>
              <w:left w:val="single" w:sz="4" w:space="0" w:color="auto"/>
              <w:bottom w:val="single" w:sz="4" w:space="0" w:color="auto"/>
              <w:right w:val="single" w:sz="4" w:space="0" w:color="auto"/>
            </w:tcBorders>
          </w:tcPr>
          <w:p w14:paraId="1C82BF93" w14:textId="2B9F9B9D" w:rsidR="009F1BAB" w:rsidRDefault="009F1BAB">
            <w:pPr>
              <w:pStyle w:val="ListParagraph"/>
              <w:ind w:left="0"/>
              <w:jc w:val="center"/>
              <w:rPr>
                <w:ins w:id="3674" w:author="Nguyen Thi Thuy Duong" w:date="2019-12-24T00:17:00Z"/>
              </w:rPr>
            </w:pPr>
            <w:ins w:id="3675" w:author="Nguyen Thi Thuy Duong" w:date="2019-12-24T00:18:00Z">
              <w:r>
                <w:t>x</w:t>
              </w:r>
            </w:ins>
          </w:p>
        </w:tc>
        <w:tc>
          <w:tcPr>
            <w:tcW w:w="2193" w:type="dxa"/>
            <w:tcBorders>
              <w:top w:val="single" w:sz="4" w:space="0" w:color="auto"/>
              <w:left w:val="single" w:sz="4" w:space="0" w:color="auto"/>
              <w:bottom w:val="single" w:sz="4" w:space="0" w:color="auto"/>
              <w:right w:val="single" w:sz="4" w:space="0" w:color="auto"/>
            </w:tcBorders>
            <w:hideMark/>
          </w:tcPr>
          <w:p w14:paraId="5EFC1EB3" w14:textId="77777777" w:rsidR="009F1BAB" w:rsidRDefault="009F1BAB">
            <w:pPr>
              <w:pStyle w:val="ListParagraph"/>
              <w:ind w:left="0"/>
              <w:jc w:val="center"/>
              <w:rPr>
                <w:ins w:id="3676" w:author="Nguyen Thi Thuy Duong" w:date="2019-12-24T00:17:00Z"/>
              </w:rPr>
            </w:pPr>
            <w:ins w:id="3677" w:author="Nguyen Thi Thuy Duong" w:date="2019-12-24T00:17:00Z">
              <w:r>
                <w:t>x</w:t>
              </w:r>
            </w:ins>
          </w:p>
        </w:tc>
        <w:tc>
          <w:tcPr>
            <w:tcW w:w="2193" w:type="dxa"/>
            <w:tcBorders>
              <w:top w:val="single" w:sz="4" w:space="0" w:color="auto"/>
              <w:left w:val="single" w:sz="4" w:space="0" w:color="auto"/>
              <w:bottom w:val="single" w:sz="4" w:space="0" w:color="auto"/>
              <w:right w:val="single" w:sz="4" w:space="0" w:color="auto"/>
            </w:tcBorders>
            <w:hideMark/>
          </w:tcPr>
          <w:p w14:paraId="0932B0FE" w14:textId="77777777" w:rsidR="009F1BAB" w:rsidRDefault="009F1BAB">
            <w:pPr>
              <w:pStyle w:val="ListParagraph"/>
              <w:ind w:left="0"/>
              <w:jc w:val="center"/>
              <w:rPr>
                <w:ins w:id="3678" w:author="Nguyen Thi Thuy Duong" w:date="2019-12-24T00:17:00Z"/>
              </w:rPr>
            </w:pPr>
            <w:ins w:id="3679" w:author="Nguyen Thi Thuy Duong" w:date="2019-12-24T00:17:00Z">
              <w:r>
                <w:t>x</w:t>
              </w:r>
            </w:ins>
          </w:p>
        </w:tc>
      </w:tr>
      <w:tr w:rsidR="009F1BAB" w14:paraId="16963843" w14:textId="77777777" w:rsidTr="009F1BAB">
        <w:trPr>
          <w:ins w:id="3680" w:author="Nguyen Thi Thuy Duong" w:date="2019-12-24T00:17:00Z"/>
        </w:trPr>
        <w:tc>
          <w:tcPr>
            <w:tcW w:w="2192" w:type="dxa"/>
            <w:tcBorders>
              <w:top w:val="single" w:sz="4" w:space="0" w:color="auto"/>
              <w:left w:val="single" w:sz="4" w:space="0" w:color="auto"/>
              <w:bottom w:val="single" w:sz="4" w:space="0" w:color="auto"/>
              <w:right w:val="single" w:sz="4" w:space="0" w:color="auto"/>
            </w:tcBorders>
            <w:hideMark/>
          </w:tcPr>
          <w:p w14:paraId="792C0B39" w14:textId="27234409" w:rsidR="009F1BAB" w:rsidRDefault="009F1BAB">
            <w:pPr>
              <w:pStyle w:val="ListParagraph"/>
              <w:ind w:left="0"/>
              <w:rPr>
                <w:ins w:id="3681" w:author="Nguyen Thi Thuy Duong" w:date="2019-12-24T00:17:00Z"/>
              </w:rPr>
            </w:pPr>
            <w:ins w:id="3682" w:author="Nguyen Thi Thuy Duong" w:date="2019-12-24T00:18:00Z">
              <w:r>
                <w:t>Trịnh Khánh Linh</w:t>
              </w:r>
            </w:ins>
          </w:p>
        </w:tc>
        <w:tc>
          <w:tcPr>
            <w:tcW w:w="2192" w:type="dxa"/>
            <w:tcBorders>
              <w:top w:val="single" w:sz="4" w:space="0" w:color="auto"/>
              <w:left w:val="single" w:sz="4" w:space="0" w:color="auto"/>
              <w:bottom w:val="single" w:sz="4" w:space="0" w:color="auto"/>
              <w:right w:val="single" w:sz="4" w:space="0" w:color="auto"/>
            </w:tcBorders>
            <w:hideMark/>
          </w:tcPr>
          <w:p w14:paraId="29B77B86" w14:textId="77777777" w:rsidR="009F1BAB" w:rsidRDefault="009F1BAB">
            <w:pPr>
              <w:pStyle w:val="ListParagraph"/>
              <w:ind w:left="0"/>
              <w:jc w:val="center"/>
              <w:rPr>
                <w:ins w:id="3683" w:author="Nguyen Thi Thuy Duong" w:date="2019-12-24T00:17:00Z"/>
              </w:rPr>
            </w:pPr>
            <w:ins w:id="3684" w:author="Nguyen Thi Thuy Duong" w:date="2019-12-24T00:17:00Z">
              <w:r>
                <w:t>x</w:t>
              </w:r>
            </w:ins>
          </w:p>
        </w:tc>
        <w:tc>
          <w:tcPr>
            <w:tcW w:w="2193" w:type="dxa"/>
            <w:tcBorders>
              <w:top w:val="single" w:sz="4" w:space="0" w:color="auto"/>
              <w:left w:val="single" w:sz="4" w:space="0" w:color="auto"/>
              <w:bottom w:val="single" w:sz="4" w:space="0" w:color="auto"/>
              <w:right w:val="single" w:sz="4" w:space="0" w:color="auto"/>
            </w:tcBorders>
          </w:tcPr>
          <w:p w14:paraId="7F0A9A38" w14:textId="77777777" w:rsidR="009F1BAB" w:rsidRDefault="009F1BAB">
            <w:pPr>
              <w:pStyle w:val="ListParagraph"/>
              <w:ind w:left="0"/>
              <w:jc w:val="center"/>
              <w:rPr>
                <w:ins w:id="3685" w:author="Nguyen Thi Thuy Duong" w:date="2019-12-24T00:17:00Z"/>
              </w:rPr>
            </w:pPr>
          </w:p>
        </w:tc>
        <w:tc>
          <w:tcPr>
            <w:tcW w:w="2193" w:type="dxa"/>
            <w:tcBorders>
              <w:top w:val="single" w:sz="4" w:space="0" w:color="auto"/>
              <w:left w:val="single" w:sz="4" w:space="0" w:color="auto"/>
              <w:bottom w:val="single" w:sz="4" w:space="0" w:color="auto"/>
              <w:right w:val="single" w:sz="4" w:space="0" w:color="auto"/>
            </w:tcBorders>
            <w:hideMark/>
          </w:tcPr>
          <w:p w14:paraId="54CB4EAD" w14:textId="77777777" w:rsidR="009F1BAB" w:rsidRDefault="009F1BAB">
            <w:pPr>
              <w:pStyle w:val="ListParagraph"/>
              <w:ind w:left="0"/>
              <w:jc w:val="center"/>
              <w:rPr>
                <w:ins w:id="3686" w:author="Nguyen Thi Thuy Duong" w:date="2019-12-24T00:17:00Z"/>
              </w:rPr>
            </w:pPr>
            <w:ins w:id="3687" w:author="Nguyen Thi Thuy Duong" w:date="2019-12-24T00:17:00Z">
              <w:r>
                <w:t>x</w:t>
              </w:r>
            </w:ins>
          </w:p>
        </w:tc>
      </w:tr>
    </w:tbl>
    <w:p w14:paraId="1F982CC7" w14:textId="77777777" w:rsidR="009F1BAB" w:rsidRDefault="009F1BAB">
      <w:pPr>
        <w:ind w:firstLine="360"/>
        <w:rPr>
          <w:ins w:id="3688" w:author="Khanh Linh Trinh" w:date="2019-12-19T22:40:00Z"/>
        </w:rPr>
        <w:pPrChange w:id="3689" w:author="Khanh Linh Trinh" w:date="2019-12-19T23:21:00Z">
          <w:pPr>
            <w:pStyle w:val="ListParagraph"/>
            <w:numPr>
              <w:numId w:val="47"/>
            </w:numPr>
            <w:ind w:left="720" w:hanging="360"/>
          </w:pPr>
        </w:pPrChange>
      </w:pPr>
    </w:p>
    <w:p w14:paraId="572602F4" w14:textId="10909D4D" w:rsidR="00CF3FDD" w:rsidRPr="00323031" w:rsidDel="00861FC5" w:rsidRDefault="00CF3FDD">
      <w:pPr>
        <w:pStyle w:val="ListParagraph"/>
        <w:numPr>
          <w:ilvl w:val="0"/>
          <w:numId w:val="46"/>
        </w:numPr>
        <w:rPr>
          <w:del w:id="3690" w:author="Khanh Linh Trinh" w:date="2019-12-19T23:19:00Z"/>
        </w:rPr>
        <w:pPrChange w:id="3691" w:author="Khanh Linh Trinh" w:date="2019-12-19T22:39:00Z">
          <w:pPr>
            <w:pStyle w:val="Heading2"/>
          </w:pPr>
        </w:pPrChange>
      </w:pPr>
      <w:bookmarkStart w:id="3692" w:name="_Toc27690292"/>
      <w:bookmarkStart w:id="3693" w:name="_Toc28037532"/>
      <w:bookmarkStart w:id="3694" w:name="_Toc28037576"/>
      <w:bookmarkEnd w:id="3692"/>
      <w:bookmarkEnd w:id="3693"/>
      <w:bookmarkEnd w:id="3694"/>
    </w:p>
    <w:p w14:paraId="60B5D139" w14:textId="143B945E" w:rsidR="0079274C" w:rsidRDefault="0079274C" w:rsidP="00AB1469">
      <w:pPr>
        <w:pStyle w:val="Heading2"/>
        <w:rPr>
          <w:ins w:id="3695" w:author="Khanh Linh Trinh" w:date="2019-12-19T22:41:00Z"/>
        </w:rPr>
      </w:pPr>
      <w:bookmarkStart w:id="3696" w:name="_Toc25660407"/>
      <w:bookmarkStart w:id="3697" w:name="_Toc28037577"/>
      <w:r>
        <w:t>Quản lý công việc</w:t>
      </w:r>
      <w:bookmarkEnd w:id="3696"/>
      <w:bookmarkEnd w:id="3697"/>
    </w:p>
    <w:p w14:paraId="3856A995" w14:textId="77777777" w:rsidR="00CF3FDD" w:rsidRDefault="00CF3FDD" w:rsidP="00CF3FDD">
      <w:pPr>
        <w:pStyle w:val="ListParagraph"/>
        <w:numPr>
          <w:ilvl w:val="0"/>
          <w:numId w:val="6"/>
        </w:numPr>
        <w:rPr>
          <w:ins w:id="3698" w:author="Khanh Linh Trinh" w:date="2019-12-19T22:41:00Z"/>
        </w:rPr>
      </w:pPr>
      <w:ins w:id="3699"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ListParagraph"/>
        <w:numPr>
          <w:ilvl w:val="0"/>
          <w:numId w:val="46"/>
        </w:numPr>
        <w:rPr>
          <w:ins w:id="3700" w:author="Khanh Linh Trinh" w:date="2019-12-19T22:41:00Z"/>
        </w:rPr>
      </w:pPr>
      <w:ins w:id="3701" w:author="Khanh Linh Trinh" w:date="2019-12-19T22:41:00Z">
        <w:r>
          <w:t xml:space="preserve">Số task đã hoàn thành: </w:t>
        </w:r>
        <w:r>
          <w:rPr>
            <w:lang w:val="vi-VN"/>
          </w:rPr>
          <w:t>1</w:t>
        </w:r>
      </w:ins>
      <w:ins w:id="3702" w:author="Khanh Linh Trinh" w:date="2019-12-19T22:42:00Z">
        <w:r>
          <w:t>2</w:t>
        </w:r>
      </w:ins>
    </w:p>
    <w:p w14:paraId="7D406838" w14:textId="1B11F229" w:rsidR="00CF3FDD" w:rsidRDefault="00CF3FDD" w:rsidP="00CF3FDD">
      <w:pPr>
        <w:pStyle w:val="ListParagraph"/>
        <w:numPr>
          <w:ilvl w:val="0"/>
          <w:numId w:val="46"/>
        </w:numPr>
        <w:rPr>
          <w:ins w:id="3703" w:author="Khanh Linh Trinh" w:date="2019-12-19T22:41:00Z"/>
        </w:rPr>
      </w:pPr>
      <w:ins w:id="3704" w:author="Khanh Linh Trinh" w:date="2019-12-19T22:41:00Z">
        <w:r>
          <w:t xml:space="preserve">Số task </w:t>
        </w:r>
        <w:r>
          <w:rPr>
            <w:lang w:val="vi-VN"/>
          </w:rPr>
          <w:t>trong tiến trình</w:t>
        </w:r>
        <w:r>
          <w:t xml:space="preserve">: </w:t>
        </w:r>
      </w:ins>
      <w:ins w:id="3705" w:author="Khanh Linh Trinh" w:date="2019-12-19T22:42:00Z">
        <w:r>
          <w:t>12</w:t>
        </w:r>
      </w:ins>
    </w:p>
    <w:p w14:paraId="2AEB2DBF" w14:textId="5092D0D5" w:rsidR="00CF3FDD" w:rsidRDefault="00CF3FDD" w:rsidP="00CF3FDD">
      <w:pPr>
        <w:pStyle w:val="ListParagraph"/>
        <w:numPr>
          <w:ilvl w:val="0"/>
          <w:numId w:val="46"/>
        </w:numPr>
        <w:rPr>
          <w:ins w:id="3706" w:author="Khanh Linh Trinh" w:date="2019-12-19T22:41:00Z"/>
        </w:rPr>
      </w:pPr>
      <w:ins w:id="3707" w:author="Khanh Linh Trinh" w:date="2019-12-19T22:41:00Z">
        <w:r>
          <w:t xml:space="preserve">Số task chưa </w:t>
        </w:r>
        <w:r>
          <w:rPr>
            <w:lang w:val="vi-VN"/>
          </w:rPr>
          <w:t>bắt đầu</w:t>
        </w:r>
        <w:r>
          <w:t xml:space="preserve">: </w:t>
        </w:r>
        <w:r>
          <w:rPr>
            <w:lang w:val="vi-VN"/>
          </w:rPr>
          <w:t>1</w:t>
        </w:r>
      </w:ins>
      <w:ins w:id="3708" w:author="Khanh Linh Trinh" w:date="2019-12-19T22:42:00Z">
        <w:r>
          <w:t>2</w:t>
        </w:r>
      </w:ins>
    </w:p>
    <w:p w14:paraId="4CB78ADA" w14:textId="48B38B61" w:rsidR="00CF3FDD" w:rsidDel="00823FD0" w:rsidRDefault="00CF3FDD" w:rsidP="00CF3FDD">
      <w:pPr>
        <w:pStyle w:val="ListParagraph"/>
        <w:rPr>
          <w:del w:id="3709" w:author="Khanh Linh Trinh" w:date="2019-12-19T22:42:00Z"/>
          <w:lang w:val="vi-VN"/>
        </w:rPr>
      </w:pPr>
      <w:ins w:id="3710" w:author="Khanh Linh Trinh" w:date="2019-12-19T22:41:00Z">
        <w:r>
          <w:t xml:space="preserve">Số task hoàn thành muộn: </w:t>
        </w:r>
        <w:r>
          <w:rPr>
            <w:lang w:val="vi-VN"/>
          </w:rPr>
          <w:t>0</w:t>
        </w:r>
      </w:ins>
    </w:p>
    <w:p w14:paraId="0F3E3B5B" w14:textId="6177BF77" w:rsidR="00823FD0" w:rsidRDefault="00823FD0" w:rsidP="00823FD0">
      <w:pPr>
        <w:pStyle w:val="ListParagraph"/>
        <w:ind w:left="720"/>
        <w:rPr>
          <w:ins w:id="3711" w:author="Khanh Linh Trinh" w:date="2019-12-19T23:28:00Z"/>
          <w:lang w:val="vi-VN"/>
        </w:rPr>
      </w:pPr>
    </w:p>
    <w:p w14:paraId="63821608" w14:textId="77777777" w:rsidR="00823FD0" w:rsidRPr="00633E31" w:rsidRDefault="00823FD0" w:rsidP="00823FD0">
      <w:pPr>
        <w:pStyle w:val="ListParagraph"/>
        <w:numPr>
          <w:ilvl w:val="0"/>
          <w:numId w:val="6"/>
        </w:numPr>
        <w:rPr>
          <w:ins w:id="3712" w:author="Khanh Linh Trinh" w:date="2019-12-19T23:28:00Z"/>
          <w:lang w:val="vi-VN"/>
        </w:rPr>
      </w:pPr>
      <w:ins w:id="3713" w:author="Khanh Linh Trinh" w:date="2019-12-19T23:28:00Z">
        <w:r w:rsidRPr="00633E31">
          <w:rPr>
            <w:lang w:val="vi-VN"/>
          </w:rPr>
          <w:t>Các biểu đồ Công việc ( Tính đến ngày 19/12/2019)</w:t>
        </w:r>
      </w:ins>
    </w:p>
    <w:p w14:paraId="48C695A7" w14:textId="16896EDE" w:rsidR="00823FD0" w:rsidRDefault="00823FD0">
      <w:pPr>
        <w:rPr>
          <w:ins w:id="3714" w:author="Khanh Linh Trinh" w:date="2019-12-19T23:28:00Z"/>
        </w:rPr>
        <w:pPrChange w:id="3715" w:author="Nguyen Thi Thuy Duong" w:date="2019-12-23T23:39:00Z">
          <w:pPr>
            <w:pStyle w:val="ListParagraph"/>
            <w:ind w:left="720"/>
          </w:pPr>
        </w:pPrChange>
      </w:pPr>
      <w:ins w:id="3716" w:author="Khanh Linh Trinh" w:date="2019-12-19T23:28:00Z">
        <w:del w:id="3717" w:author="Nguyen Thi Thuy Duong" w:date="2019-12-23T23:38:00Z">
          <w:r w:rsidDel="00837991">
            <w:rPr>
              <w:noProof/>
              <w:lang w:eastAsia="ja-JP" w:bidi="ar-SA"/>
            </w:rPr>
            <w:lastRenderedPageBreak/>
            <w:drawing>
              <wp:inline distT="0" distB="0" distL="0" distR="0" wp14:anchorId="0278DD02" wp14:editId="305A32CA">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0800" cy="4286250"/>
                        </a:xfrm>
                        <a:prstGeom prst="rect">
                          <a:avLst/>
                        </a:prstGeom>
                      </pic:spPr>
                    </pic:pic>
                  </a:graphicData>
                </a:graphic>
              </wp:inline>
            </w:drawing>
          </w:r>
        </w:del>
      </w:ins>
      <w:ins w:id="3718" w:author="Nguyen Thi Thuy Duong" w:date="2019-12-23T23:39:00Z">
        <w:r w:rsidR="007B6C8E">
          <w:rPr>
            <w:noProof/>
            <w:lang w:eastAsia="ja-JP" w:bidi="ar-SA"/>
          </w:rPr>
          <w:drawing>
            <wp:inline distT="0" distB="0" distL="0" distR="0" wp14:anchorId="316EF6D1" wp14:editId="72952DA0">
              <wp:extent cx="5575300" cy="3217545"/>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300" cy="3217545"/>
                      </a:xfrm>
                      <a:prstGeom prst="rect">
                        <a:avLst/>
                      </a:prstGeom>
                    </pic:spPr>
                  </pic:pic>
                </a:graphicData>
              </a:graphic>
            </wp:inline>
          </w:drawing>
        </w:r>
      </w:ins>
    </w:p>
    <w:p w14:paraId="3F79D214" w14:textId="145B7747" w:rsidR="00823FD0" w:rsidRDefault="007B6C8E">
      <w:pPr>
        <w:rPr>
          <w:ins w:id="3719" w:author="Khanh Linh Trinh" w:date="2019-12-19T23:29:00Z"/>
        </w:rPr>
        <w:pPrChange w:id="3720" w:author="Nguyen Thi Thuy Duong" w:date="2019-12-23T23:39:00Z">
          <w:pPr>
            <w:pStyle w:val="ListParagraph"/>
            <w:ind w:left="720"/>
          </w:pPr>
        </w:pPrChange>
      </w:pPr>
      <w:ins w:id="3721" w:author="Nguyen Thi Thuy Duong" w:date="2019-12-23T23:39:00Z">
        <w:r>
          <w:rPr>
            <w:noProof/>
            <w:lang w:eastAsia="ja-JP" w:bidi="ar-SA"/>
          </w:rPr>
          <w:drawing>
            <wp:inline distT="0" distB="0" distL="0" distR="0" wp14:anchorId="13FB94E5" wp14:editId="73ADEDF1">
              <wp:extent cx="5575300" cy="237617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300" cy="2376170"/>
                      </a:xfrm>
                      <a:prstGeom prst="rect">
                        <a:avLst/>
                      </a:prstGeom>
                    </pic:spPr>
                  </pic:pic>
                </a:graphicData>
              </a:graphic>
            </wp:inline>
          </w:drawing>
        </w:r>
      </w:ins>
      <w:ins w:id="3722" w:author="Khanh Linh Trinh" w:date="2019-12-19T23:29:00Z">
        <w:del w:id="3723" w:author="Nguyen Thi Thuy Duong" w:date="2019-12-23T23:39:00Z">
          <w:r w:rsidR="00823FD0" w:rsidDel="007B6C8E">
            <w:rPr>
              <w:noProof/>
              <w:lang w:eastAsia="ja-JP" w:bidi="ar-SA"/>
            </w:rPr>
            <w:drawing>
              <wp:inline distT="0" distB="0" distL="0" distR="0" wp14:anchorId="1338BA59" wp14:editId="3259557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del>
      </w:ins>
    </w:p>
    <w:p w14:paraId="4EC0AEB6" w14:textId="10D93D4D" w:rsidR="00823FD0" w:rsidRDefault="00823FD0">
      <w:pPr>
        <w:rPr>
          <w:ins w:id="3724" w:author="Khanh Linh Trinh" w:date="2019-12-19T23:30:00Z"/>
        </w:rPr>
        <w:pPrChange w:id="3725" w:author="Nguyen Thi Thuy Duong" w:date="2019-12-23T23:39:00Z">
          <w:pPr>
            <w:pStyle w:val="ListParagraph"/>
            <w:ind w:left="720"/>
          </w:pPr>
        </w:pPrChange>
      </w:pPr>
      <w:ins w:id="3726" w:author="Khanh Linh Trinh" w:date="2019-12-19T23:29:00Z">
        <w:del w:id="3727" w:author="Nguyen Thi Thuy Duong" w:date="2019-12-23T23:39:00Z">
          <w:r w:rsidDel="007B6C8E">
            <w:rPr>
              <w:noProof/>
              <w:lang w:eastAsia="ja-JP" w:bidi="ar-SA"/>
            </w:rPr>
            <w:drawing>
              <wp:inline distT="0" distB="0" distL="0" distR="0" wp14:anchorId="56AC5B72" wp14:editId="79116E76">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del>
      </w:ins>
    </w:p>
    <w:p w14:paraId="16DBDAC2" w14:textId="77777777" w:rsidR="00823FD0" w:rsidRDefault="00823FD0" w:rsidP="00823FD0">
      <w:pPr>
        <w:pStyle w:val="ListParagraph"/>
        <w:numPr>
          <w:ilvl w:val="0"/>
          <w:numId w:val="6"/>
        </w:numPr>
        <w:rPr>
          <w:ins w:id="3728" w:author="Khanh Linh Trinh" w:date="2019-12-19T23:30:00Z"/>
        </w:rPr>
      </w:pPr>
      <w:ins w:id="3729" w:author="Khanh Linh Trinh" w:date="2019-12-19T23:30:00Z">
        <w:r>
          <w:t>Lịch biểu</w:t>
        </w:r>
      </w:ins>
    </w:p>
    <w:p w14:paraId="49F914EB" w14:textId="717B7713" w:rsidR="00823FD0" w:rsidRPr="00323031" w:rsidRDefault="00823FD0">
      <w:pPr>
        <w:ind w:left="360"/>
        <w:rPr>
          <w:ins w:id="3730" w:author="Khanh Linh Trinh" w:date="2019-12-19T23:27:00Z"/>
        </w:rPr>
        <w:pPrChange w:id="3731" w:author="Khanh Linh Trinh" w:date="2019-12-19T23:30:00Z">
          <w:pPr>
            <w:pStyle w:val="Heading2"/>
          </w:pPr>
        </w:pPrChange>
      </w:pPr>
      <w:ins w:id="3732" w:author="Khanh Linh Trinh" w:date="2019-12-19T23:30:00Z">
        <w:del w:id="3733" w:author="Nguyen Thi Thuy Duong" w:date="2019-12-23T23:41:00Z">
          <w:r w:rsidDel="007B6C8E">
            <w:rPr>
              <w:noProof/>
              <w:lang w:eastAsia="ja-JP" w:bidi="ar-SA"/>
            </w:rPr>
            <w:lastRenderedPageBreak/>
            <w:drawing>
              <wp:inline distT="0" distB="0" distL="0" distR="0" wp14:anchorId="6AEC431C" wp14:editId="4C576B92">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del>
      </w:ins>
      <w:ins w:id="3734" w:author="Nguyen Thi Thuy Duong" w:date="2019-12-23T23:46:00Z">
        <w:r w:rsidR="007B6C8E">
          <w:rPr>
            <w:noProof/>
            <w:lang w:eastAsia="ja-JP" w:bidi="ar-SA"/>
          </w:rPr>
          <w:drawing>
            <wp:inline distT="0" distB="0" distL="0" distR="0" wp14:anchorId="2893F8D5" wp14:editId="04C9ABA2">
              <wp:extent cx="5575300" cy="335724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5300" cy="3357245"/>
                      </a:xfrm>
                      <a:prstGeom prst="rect">
                        <a:avLst/>
                      </a:prstGeom>
                    </pic:spPr>
                  </pic:pic>
                </a:graphicData>
              </a:graphic>
            </wp:inline>
          </w:drawing>
        </w:r>
      </w:ins>
      <w:ins w:id="3735" w:author="Khanh Linh Trinh" w:date="2019-12-19T23:28:00Z">
        <w:r>
          <w:t xml:space="preserve"> </w:t>
        </w:r>
      </w:ins>
    </w:p>
    <w:p w14:paraId="59CA2D66" w14:textId="646E4E82" w:rsidR="00C34E9E" w:rsidDel="00CF3FDD" w:rsidRDefault="00C34E9E">
      <w:pPr>
        <w:pStyle w:val="ListParagraph"/>
        <w:rPr>
          <w:del w:id="3736" w:author="Khanh Linh Trinh" w:date="2019-12-19T22:42:00Z"/>
        </w:rPr>
        <w:pPrChange w:id="3737" w:author="Khanh Linh Trinh" w:date="2019-12-19T22:42:00Z">
          <w:pPr>
            <w:pStyle w:val="ListParagraph"/>
            <w:ind w:left="720"/>
          </w:pPr>
        </w:pPrChange>
      </w:pPr>
    </w:p>
    <w:p w14:paraId="76C6CC08" w14:textId="53E673E4" w:rsidR="00C34E9E" w:rsidDel="00CF3FDD" w:rsidRDefault="00C34E9E">
      <w:pPr>
        <w:pStyle w:val="ListParagraph"/>
        <w:rPr>
          <w:del w:id="3738" w:author="Khanh Linh Trinh" w:date="2019-12-19T22:42:00Z"/>
        </w:rPr>
        <w:pPrChange w:id="3739" w:author="Khanh Linh Trinh" w:date="2019-12-19T22:42:00Z">
          <w:pPr>
            <w:pStyle w:val="ListParagraph"/>
            <w:ind w:left="720"/>
          </w:pPr>
        </w:pPrChange>
      </w:pPr>
    </w:p>
    <w:p w14:paraId="4AF8CCB7" w14:textId="3C4430C7" w:rsidR="00C34E9E" w:rsidDel="00CF3FDD" w:rsidRDefault="00C34E9E">
      <w:pPr>
        <w:pStyle w:val="ListParagraph"/>
        <w:rPr>
          <w:del w:id="3740" w:author="Khanh Linh Trinh" w:date="2019-12-19T22:42:00Z"/>
        </w:rPr>
        <w:pPrChange w:id="3741" w:author="Khanh Linh Trinh" w:date="2019-12-19T22:42:00Z">
          <w:pPr>
            <w:pStyle w:val="ListParagraph"/>
            <w:ind w:left="720"/>
          </w:pPr>
        </w:pPrChange>
      </w:pPr>
    </w:p>
    <w:p w14:paraId="1F102979" w14:textId="1A8E1C5C" w:rsidR="00C34E9E" w:rsidDel="00CF3FDD" w:rsidRDefault="00C34E9E">
      <w:pPr>
        <w:pStyle w:val="ListParagraph"/>
        <w:rPr>
          <w:del w:id="3742" w:author="Khanh Linh Trinh" w:date="2019-12-19T22:42:00Z"/>
        </w:rPr>
        <w:pPrChange w:id="3743" w:author="Khanh Linh Trinh" w:date="2019-12-19T22:42:00Z">
          <w:pPr>
            <w:pStyle w:val="ListParagraph"/>
            <w:ind w:left="720"/>
          </w:pPr>
        </w:pPrChange>
      </w:pPr>
    </w:p>
    <w:p w14:paraId="58E2B449" w14:textId="196FD6EA" w:rsidR="00C34E9E" w:rsidDel="00CF3FDD" w:rsidRDefault="00C34E9E">
      <w:pPr>
        <w:pStyle w:val="ListParagraph"/>
        <w:rPr>
          <w:del w:id="3744" w:author="Khanh Linh Trinh" w:date="2019-12-19T22:42:00Z"/>
        </w:rPr>
        <w:pPrChange w:id="3745" w:author="Khanh Linh Trinh" w:date="2019-12-19T22:42:00Z">
          <w:pPr>
            <w:pStyle w:val="ListParagraph"/>
            <w:ind w:left="720"/>
          </w:pPr>
        </w:pPrChange>
      </w:pPr>
    </w:p>
    <w:p w14:paraId="72949C8E" w14:textId="70FB6E53" w:rsidR="00C34E9E" w:rsidDel="00CF3FDD" w:rsidRDefault="00C34E9E">
      <w:pPr>
        <w:pStyle w:val="ListParagraph"/>
        <w:rPr>
          <w:del w:id="3746" w:author="Khanh Linh Trinh" w:date="2019-12-19T22:42:00Z"/>
        </w:rPr>
        <w:pPrChange w:id="3747" w:author="Khanh Linh Trinh" w:date="2019-12-19T22:42:00Z">
          <w:pPr>
            <w:pStyle w:val="ListParagraph"/>
            <w:ind w:left="720"/>
          </w:pPr>
        </w:pPrChange>
      </w:pPr>
    </w:p>
    <w:p w14:paraId="78C4521F" w14:textId="36C80665" w:rsidR="00C34E9E" w:rsidDel="00CF3FDD" w:rsidRDefault="00C34E9E">
      <w:pPr>
        <w:pStyle w:val="ListParagraph"/>
        <w:rPr>
          <w:del w:id="3748" w:author="Khanh Linh Trinh" w:date="2019-12-19T22:42:00Z"/>
        </w:rPr>
        <w:pPrChange w:id="3749" w:author="Khanh Linh Trinh" w:date="2019-12-19T22:42:00Z">
          <w:pPr>
            <w:pStyle w:val="ListParagraph"/>
            <w:ind w:left="720"/>
          </w:pPr>
        </w:pPrChange>
      </w:pPr>
    </w:p>
    <w:p w14:paraId="32AA1075" w14:textId="371549B2" w:rsidR="00C34E9E" w:rsidDel="00CF3FDD" w:rsidRDefault="00C34E9E">
      <w:pPr>
        <w:pStyle w:val="ListParagraph"/>
        <w:rPr>
          <w:del w:id="3750" w:author="Khanh Linh Trinh" w:date="2019-12-19T22:42:00Z"/>
        </w:rPr>
        <w:pPrChange w:id="3751" w:author="Khanh Linh Trinh" w:date="2019-12-19T22:42:00Z">
          <w:pPr>
            <w:pStyle w:val="ListParagraph"/>
            <w:ind w:left="720"/>
          </w:pPr>
        </w:pPrChange>
      </w:pPr>
    </w:p>
    <w:p w14:paraId="46B8FB52" w14:textId="07B69153" w:rsidR="00C34E9E" w:rsidDel="00CF3FDD" w:rsidRDefault="00C34E9E">
      <w:pPr>
        <w:pStyle w:val="ListParagraph"/>
        <w:rPr>
          <w:del w:id="3752" w:author="Khanh Linh Trinh" w:date="2019-12-19T22:42:00Z"/>
        </w:rPr>
        <w:pPrChange w:id="3753" w:author="Khanh Linh Trinh" w:date="2019-12-19T22:42:00Z">
          <w:pPr>
            <w:pStyle w:val="ListParagraph"/>
            <w:ind w:left="720"/>
          </w:pPr>
        </w:pPrChange>
      </w:pPr>
    </w:p>
    <w:p w14:paraId="01F1E251" w14:textId="55F11D99" w:rsidR="00C34E9E" w:rsidDel="00CF3FDD" w:rsidRDefault="00C34E9E">
      <w:pPr>
        <w:pStyle w:val="ListParagraph"/>
        <w:rPr>
          <w:del w:id="3754" w:author="Khanh Linh Trinh" w:date="2019-12-19T22:42:00Z"/>
        </w:rPr>
        <w:pPrChange w:id="3755" w:author="Khanh Linh Trinh" w:date="2019-12-19T22:42:00Z">
          <w:pPr>
            <w:pStyle w:val="ListParagraph"/>
            <w:ind w:left="720"/>
          </w:pPr>
        </w:pPrChange>
      </w:pPr>
    </w:p>
    <w:p w14:paraId="1E096C86" w14:textId="60FDA9BF" w:rsidR="00C34E9E" w:rsidDel="00CF3FDD" w:rsidRDefault="00C34E9E">
      <w:pPr>
        <w:pStyle w:val="ListParagraph"/>
        <w:rPr>
          <w:del w:id="3756" w:author="Khanh Linh Trinh" w:date="2019-12-19T22:42:00Z"/>
        </w:rPr>
        <w:pPrChange w:id="3757" w:author="Khanh Linh Trinh" w:date="2019-12-19T22:42:00Z">
          <w:pPr>
            <w:pStyle w:val="ListParagraph"/>
            <w:ind w:left="720"/>
          </w:pPr>
        </w:pPrChange>
      </w:pPr>
    </w:p>
    <w:p w14:paraId="7E65E651" w14:textId="29CD7860" w:rsidR="00C34E9E" w:rsidDel="00CF3FDD" w:rsidRDefault="00C34E9E">
      <w:pPr>
        <w:pStyle w:val="ListParagraph"/>
        <w:rPr>
          <w:del w:id="3758" w:author="Khanh Linh Trinh" w:date="2019-12-19T22:42:00Z"/>
        </w:rPr>
        <w:pPrChange w:id="3759" w:author="Khanh Linh Trinh" w:date="2019-12-19T22:42:00Z">
          <w:pPr>
            <w:pStyle w:val="ListParagraph"/>
            <w:ind w:left="720"/>
          </w:pPr>
        </w:pPrChange>
      </w:pPr>
    </w:p>
    <w:p w14:paraId="4A8FC1AF" w14:textId="4A48C7AC" w:rsidR="00C34E9E" w:rsidDel="00CF3FDD" w:rsidRDefault="00C34E9E">
      <w:pPr>
        <w:pStyle w:val="ListParagraph"/>
        <w:rPr>
          <w:del w:id="3760" w:author="Khanh Linh Trinh" w:date="2019-12-19T22:42:00Z"/>
        </w:rPr>
        <w:pPrChange w:id="3761" w:author="Khanh Linh Trinh" w:date="2019-12-19T22:42:00Z">
          <w:pPr>
            <w:pStyle w:val="ListParagraph"/>
            <w:ind w:left="720"/>
          </w:pPr>
        </w:pPrChange>
      </w:pPr>
    </w:p>
    <w:p w14:paraId="6520E986" w14:textId="11EC275C" w:rsidR="00C34E9E" w:rsidDel="00CF3FDD" w:rsidRDefault="00C34E9E">
      <w:pPr>
        <w:pStyle w:val="ListParagraph"/>
        <w:rPr>
          <w:del w:id="3762" w:author="Khanh Linh Trinh" w:date="2019-12-19T22:42:00Z"/>
        </w:rPr>
        <w:pPrChange w:id="3763" w:author="Khanh Linh Trinh" w:date="2019-12-19T22:42:00Z">
          <w:pPr>
            <w:pStyle w:val="ListParagraph"/>
            <w:ind w:left="720"/>
          </w:pPr>
        </w:pPrChange>
      </w:pPr>
    </w:p>
    <w:p w14:paraId="2BAEA19B" w14:textId="77777777" w:rsidR="00C34E9E" w:rsidRPr="00F916B8" w:rsidRDefault="00C34E9E">
      <w:pPr>
        <w:pStyle w:val="ListParagraph"/>
        <w:pPrChange w:id="3764" w:author="Khanh Linh Trinh" w:date="2019-12-19T22:42:00Z">
          <w:pPr>
            <w:pStyle w:val="ListParagraph"/>
            <w:ind w:left="720"/>
          </w:pPr>
        </w:pPrChange>
      </w:pPr>
    </w:p>
    <w:p w14:paraId="0AD8DDE8" w14:textId="77777777" w:rsidR="0079274C" w:rsidRDefault="0079274C" w:rsidP="0079274C">
      <w:pPr>
        <w:pStyle w:val="Heading1"/>
        <w:rPr>
          <w:lang w:eastAsia="en-US" w:bidi="ar-SA"/>
        </w:rPr>
      </w:pPr>
      <w:bookmarkStart w:id="3765" w:name="_Toc25660408"/>
      <w:bookmarkStart w:id="3766" w:name="_Toc28037578"/>
      <w:r>
        <w:rPr>
          <w:lang w:eastAsia="en-US" w:bidi="ar-SA"/>
        </w:rPr>
        <w:t>Danh mục tài liệu liên quan</w:t>
      </w:r>
      <w:bookmarkEnd w:id="3765"/>
      <w:bookmarkEnd w:id="3766"/>
    </w:p>
    <w:p w14:paraId="53B73737" w14:textId="77777777" w:rsidR="00F82D58" w:rsidRPr="003F1120" w:rsidRDefault="00F82D58" w:rsidP="00626146">
      <w:pPr>
        <w:ind w:firstLine="720"/>
      </w:pPr>
    </w:p>
    <w:p w14:paraId="40FF2BE1" w14:textId="77777777" w:rsidR="007B6C8E" w:rsidRPr="007B6C8E" w:rsidRDefault="007B6C8E">
      <w:pPr>
        <w:rPr>
          <w:ins w:id="3767" w:author="Nguyen Thi Thuy Duong" w:date="2019-12-23T23:47:00Z"/>
          <w:rStyle w:val="fontstyle01"/>
          <w:sz w:val="24"/>
          <w:szCs w:val="24"/>
        </w:rPr>
        <w:pPrChange w:id="3768" w:author="Nguyen Thi Thuy Duong" w:date="2019-12-23T23:47:00Z">
          <w:pPr>
            <w:ind w:firstLine="720"/>
          </w:pPr>
        </w:pPrChange>
      </w:pPr>
      <w:ins w:id="3769" w:author="Nguyen Thi Thuy Duong" w:date="2019-12-23T23:47:00Z">
        <w:r w:rsidRPr="007B6C8E">
          <w:rPr>
            <w:rStyle w:val="fontstyle01"/>
            <w:sz w:val="24"/>
            <w:szCs w:val="24"/>
          </w:rPr>
          <w:t>MySQL High Availability – Mats Kindahl</w:t>
        </w:r>
      </w:ins>
    </w:p>
    <w:p w14:paraId="184338E6" w14:textId="77777777" w:rsidR="007B6C8E" w:rsidRPr="007B6C8E" w:rsidRDefault="007B6C8E">
      <w:pPr>
        <w:rPr>
          <w:ins w:id="3770" w:author="Nguyen Thi Thuy Duong" w:date="2019-12-23T23:47:00Z"/>
          <w:rStyle w:val="fontstyle01"/>
          <w:sz w:val="24"/>
          <w:szCs w:val="24"/>
        </w:rPr>
        <w:pPrChange w:id="3771" w:author="Nguyen Thi Thuy Duong" w:date="2019-12-23T23:47:00Z">
          <w:pPr>
            <w:ind w:firstLine="720"/>
          </w:pPr>
        </w:pPrChange>
      </w:pPr>
      <w:ins w:id="3772" w:author="Nguyen Thi Thuy Duong" w:date="2019-12-23T23:47:00Z">
        <w:r w:rsidRPr="007B6C8E">
          <w:rPr>
            <w:rStyle w:val="fontstyle01"/>
            <w:sz w:val="24"/>
            <w:szCs w:val="24"/>
          </w:rPr>
          <w:t>Fullstack Vue: The Complete Guide to Vue.js by CreateSpace Independent Publishing Platform - Hassan Djirdeh</w:t>
        </w:r>
      </w:ins>
    </w:p>
    <w:p w14:paraId="65EA8115" w14:textId="77777777" w:rsidR="007B6C8E" w:rsidRPr="007B6C8E" w:rsidRDefault="007B6C8E">
      <w:pPr>
        <w:rPr>
          <w:ins w:id="3773" w:author="Nguyen Thi Thuy Duong" w:date="2019-12-23T23:47:00Z"/>
          <w:rStyle w:val="fontstyle01"/>
          <w:sz w:val="24"/>
          <w:szCs w:val="24"/>
        </w:rPr>
        <w:pPrChange w:id="3774" w:author="Nguyen Thi Thuy Duong" w:date="2019-12-23T23:47:00Z">
          <w:pPr>
            <w:ind w:firstLine="720"/>
          </w:pPr>
        </w:pPrChange>
      </w:pPr>
      <w:ins w:id="3775" w:author="Nguyen Thi Thuy Duong" w:date="2019-12-23T23:47:00Z">
        <w:r w:rsidRPr="007B6C8E">
          <w:rPr>
            <w:rStyle w:val="fontstyle01"/>
            <w:sz w:val="24"/>
            <w:szCs w:val="24"/>
          </w:rPr>
          <w:t>Vue.js: Up and Running : Building Accessible and Performant Web Apps by O'Reilly Media – Callum Macrae</w:t>
        </w:r>
      </w:ins>
    </w:p>
    <w:p w14:paraId="7066DEF0" w14:textId="77777777" w:rsidR="007B6C8E" w:rsidRPr="007B6C8E" w:rsidRDefault="007B6C8E">
      <w:pPr>
        <w:rPr>
          <w:ins w:id="3776" w:author="Nguyen Thi Thuy Duong" w:date="2019-12-23T23:47:00Z"/>
          <w:rStyle w:val="fontstyle01"/>
          <w:sz w:val="24"/>
          <w:szCs w:val="24"/>
        </w:rPr>
        <w:pPrChange w:id="3777" w:author="Nguyen Thi Thuy Duong" w:date="2019-12-23T23:47:00Z">
          <w:pPr>
            <w:ind w:firstLine="720"/>
          </w:pPr>
        </w:pPrChange>
      </w:pPr>
      <w:ins w:id="3778" w:author="Nguyen Thi Thuy Duong" w:date="2019-12-23T23:47:00Z">
        <w:r w:rsidRPr="007B6C8E">
          <w:rPr>
            <w:rStyle w:val="fontstyle01"/>
            <w:sz w:val="24"/>
            <w:szCs w:val="24"/>
          </w:rPr>
          <w:t>Vue.js in Action by Manning Publications - Erik Hanchett</w:t>
        </w:r>
      </w:ins>
    </w:p>
    <w:p w14:paraId="36CE21CE" w14:textId="129032F2" w:rsidR="0079274C" w:rsidRPr="007B6C8E" w:rsidDel="007B6C8E" w:rsidRDefault="0079274C">
      <w:pPr>
        <w:jc w:val="left"/>
        <w:rPr>
          <w:del w:id="3779" w:author="Nguyen Thi Thuy Duong" w:date="2019-12-23T23:47:00Z"/>
          <w:szCs w:val="24"/>
          <w:rPrChange w:id="3780" w:author="Nguyen Thi Thuy Duong" w:date="2019-12-23T23:46:00Z">
            <w:rPr>
              <w:del w:id="3781" w:author="Nguyen Thi Thuy Duong" w:date="2019-12-23T23:47:00Z"/>
            </w:rPr>
          </w:rPrChange>
        </w:rPr>
        <w:pPrChange w:id="3782" w:author="Nguyen Thi Thuy Duong" w:date="2019-12-23T23:46:00Z">
          <w:pPr/>
        </w:pPrChange>
      </w:pPr>
    </w:p>
    <w:p w14:paraId="1CF3BA19" w14:textId="77777777" w:rsidR="00AD68F8" w:rsidRPr="007B6C8E" w:rsidRDefault="00AD68F8">
      <w:pPr>
        <w:jc w:val="left"/>
        <w:rPr>
          <w:szCs w:val="24"/>
          <w:rPrChange w:id="3783" w:author="Nguyen Thi Thuy Duong" w:date="2019-12-23T23:46:00Z">
            <w:rPr/>
          </w:rPrChange>
        </w:rPr>
        <w:pPrChange w:id="3784" w:author="Nguyen Thi Thuy Duong" w:date="2019-12-23T23:46:00Z">
          <w:pPr/>
        </w:pPrChange>
      </w:pPr>
    </w:p>
    <w:sectPr w:rsidR="00AD68F8" w:rsidRPr="007B6C8E" w:rsidSect="00791A10">
      <w:headerReference w:type="default" r:id="rId37"/>
      <w:footerReference w:type="even" r:id="rId38"/>
      <w:footerReference w:type="default" r:id="rId3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A12079" w14:textId="77777777" w:rsidR="00E91545" w:rsidRDefault="00E91545">
      <w:pPr>
        <w:spacing w:after="0" w:line="240" w:lineRule="auto"/>
      </w:pPr>
      <w:r>
        <w:separator/>
      </w:r>
    </w:p>
  </w:endnote>
  <w:endnote w:type="continuationSeparator" w:id="0">
    <w:p w14:paraId="0D8A8578" w14:textId="77777777" w:rsidR="00E91545" w:rsidRDefault="00E91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01F32" w14:textId="77777777" w:rsidR="008037DD" w:rsidRDefault="008037DD"/>
  <w:p w14:paraId="5D1985CC" w14:textId="77777777" w:rsidR="008037DD" w:rsidRDefault="008037DD"/>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46EE9B" w14:textId="164A2D69" w:rsidR="008037DD" w:rsidRPr="001022FF" w:rsidRDefault="008037DD" w:rsidP="00791A10">
    <w:pPr>
      <w:pStyle w:val="Footer"/>
      <w:pBdr>
        <w:top w:val="single" w:sz="8" w:space="1" w:color="365F91"/>
      </w:pBdr>
      <w:tabs>
        <w:tab w:val="right" w:pos="8757"/>
      </w:tabs>
      <w:rPr>
        <w:i/>
        <w:color w:val="C00000"/>
        <w:lang w:eastAsia="ar-SA" w:bidi="ar-SA"/>
      </w:rPr>
    </w:pPr>
    <w:del w:id="3789" w:author="Nguyen Thi Thuy Duong" w:date="2019-12-23T23:07:00Z">
      <w:r w:rsidDel="008037DD">
        <w:rPr>
          <w:i/>
          <w:color w:val="C00000"/>
          <w:lang w:eastAsia="ar-SA" w:bidi="ar-SA"/>
        </w:rPr>
        <w:delText>soict.hust.edu.vn</w:delText>
      </w:r>
    </w:del>
    <w:ins w:id="3790" w:author="Nguyen Thi Thuy Duong" w:date="2019-12-23T23:07:00Z">
      <w:r>
        <w:rPr>
          <w:i/>
          <w:color w:val="C00000"/>
          <w:lang w:eastAsia="ar-SA" w:bidi="ar-SA"/>
        </w:rPr>
        <w:t>Justdoit.com</w:t>
      </w:r>
    </w:ins>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9F1BAB">
      <w:rPr>
        <w:i/>
        <w:noProof/>
        <w:color w:val="C00000"/>
        <w:lang w:eastAsia="ar-SA" w:bidi="ar-SA"/>
      </w:rPr>
      <w:t>21</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9F1BAB">
      <w:rPr>
        <w:i/>
        <w:noProof/>
        <w:color w:val="C00000"/>
        <w:lang w:eastAsia="ar-SA" w:bidi="ar-SA"/>
      </w:rPr>
      <w:t>24</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F2E139" w14:textId="77777777" w:rsidR="00E91545" w:rsidRDefault="00E91545">
      <w:pPr>
        <w:spacing w:after="0" w:line="240" w:lineRule="auto"/>
      </w:pPr>
      <w:r>
        <w:separator/>
      </w:r>
    </w:p>
  </w:footnote>
  <w:footnote w:type="continuationSeparator" w:id="0">
    <w:p w14:paraId="2983758F" w14:textId="77777777" w:rsidR="00E91545" w:rsidRDefault="00E915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A6CB4" w14:textId="42040191" w:rsidR="008037DD" w:rsidRPr="00AB15C8" w:rsidRDefault="008037DD" w:rsidP="00791A10">
    <w:pPr>
      <w:pStyle w:val="Header"/>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8037DD" w:rsidRPr="00D51159" w:rsidRDefault="008037DD" w:rsidP="00791A10">
                          <w:pPr>
                            <w:rPr>
                              <w:b/>
                              <w:i/>
                              <w:color w:val="C00000"/>
                              <w:sz w:val="16"/>
                            </w:rPr>
                          </w:pPr>
                          <w:ins w:id="3785"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8037DD" w:rsidRPr="00D51159" w:rsidRDefault="008037DD" w:rsidP="00791A10">
                    <w:pPr>
                      <w:rPr>
                        <w:b/>
                        <w:i/>
                        <w:color w:val="C00000"/>
                        <w:sz w:val="16"/>
                      </w:rPr>
                    </w:pPr>
                    <w:ins w:id="3786"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3787" w:author="Nguyen Thi Thuy Duong" w:date="2019-12-17T15:32:00Z">
      <w:r w:rsidDel="007E67DA">
        <w:rPr>
          <w:i/>
          <w:color w:val="C00000"/>
          <w:lang w:eastAsia="ar-SA" w:bidi="ar-SA"/>
        </w:rPr>
        <w:delText>Line Follower Robot</w:delText>
      </w:r>
    </w:del>
    <w:ins w:id="3788" w:author="Nguyen Thi Thuy Duong" w:date="2019-12-17T15:32:00Z">
      <w:r>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8037DD" w:rsidRDefault="008037D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A5065"/>
    <w:multiLevelType w:val="multilevel"/>
    <w:tmpl w:val="FB22DAA2"/>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F3C8A"/>
    <w:multiLevelType w:val="hybridMultilevel"/>
    <w:tmpl w:val="67B02A42"/>
    <w:lvl w:ilvl="0" w:tplc="83E21C52">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67A3F"/>
    <w:multiLevelType w:val="hybridMultilevel"/>
    <w:tmpl w:val="ACD86D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284EF8"/>
    <w:multiLevelType w:val="hybridMultilevel"/>
    <w:tmpl w:val="5E763F9C"/>
    <w:lvl w:ilvl="0" w:tplc="7DD00AA6">
      <w:start w:val="9"/>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8E24AB"/>
    <w:multiLevelType w:val="hybridMultilevel"/>
    <w:tmpl w:val="B43262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5E7F87"/>
    <w:multiLevelType w:val="hybridMultilevel"/>
    <w:tmpl w:val="AE56AA36"/>
    <w:lvl w:ilvl="0" w:tplc="83E21C52">
      <w:numFmt w:val="bullet"/>
      <w:lvlText w:val="-"/>
      <w:lvlJc w:val="left"/>
      <w:pPr>
        <w:ind w:left="36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840F05"/>
    <w:multiLevelType w:val="hybridMultilevel"/>
    <w:tmpl w:val="C5F032DA"/>
    <w:lvl w:ilvl="0" w:tplc="04090005">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33"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9472F8"/>
    <w:multiLevelType w:val="hybridMultilevel"/>
    <w:tmpl w:val="5BA2EB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0" w15:restartNumberingAfterBreak="0">
    <w:nsid w:val="59AD07D5"/>
    <w:multiLevelType w:val="hybridMultilevel"/>
    <w:tmpl w:val="4D08AEB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1" w15:restartNumberingAfterBreak="0">
    <w:nsid w:val="5E3448F0"/>
    <w:multiLevelType w:val="hybridMultilevel"/>
    <w:tmpl w:val="DDB4BDD8"/>
    <w:lvl w:ilvl="0" w:tplc="83E21C52">
      <w:numFmt w:val="bullet"/>
      <w:lvlText w:val="-"/>
      <w:lvlJc w:val="left"/>
      <w:pPr>
        <w:ind w:left="36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E37603"/>
    <w:multiLevelType w:val="hybridMultilevel"/>
    <w:tmpl w:val="3086F778"/>
    <w:lvl w:ilvl="0" w:tplc="7DD00AA6">
      <w:start w:val="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3F5F6B"/>
    <w:multiLevelType w:val="hybridMultilevel"/>
    <w:tmpl w:val="7D7A125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46"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36"/>
  </w:num>
  <w:num w:numId="4">
    <w:abstractNumId w:val="35"/>
  </w:num>
  <w:num w:numId="5">
    <w:abstractNumId w:val="44"/>
  </w:num>
  <w:num w:numId="6">
    <w:abstractNumId w:val="18"/>
  </w:num>
  <w:num w:numId="7">
    <w:abstractNumId w:val="48"/>
  </w:num>
  <w:num w:numId="8">
    <w:abstractNumId w:val="46"/>
  </w:num>
  <w:num w:numId="9">
    <w:abstractNumId w:val="10"/>
  </w:num>
  <w:num w:numId="10">
    <w:abstractNumId w:val="30"/>
  </w:num>
  <w:num w:numId="11">
    <w:abstractNumId w:val="3"/>
  </w:num>
  <w:num w:numId="12">
    <w:abstractNumId w:val="31"/>
  </w:num>
  <w:num w:numId="13">
    <w:abstractNumId w:val="22"/>
  </w:num>
  <w:num w:numId="14">
    <w:abstractNumId w:val="51"/>
  </w:num>
  <w:num w:numId="15">
    <w:abstractNumId w:val="43"/>
  </w:num>
  <w:num w:numId="16">
    <w:abstractNumId w:val="4"/>
  </w:num>
  <w:num w:numId="17">
    <w:abstractNumId w:val="25"/>
  </w:num>
  <w:num w:numId="18">
    <w:abstractNumId w:val="17"/>
  </w:num>
  <w:num w:numId="19">
    <w:abstractNumId w:val="33"/>
  </w:num>
  <w:num w:numId="20">
    <w:abstractNumId w:val="14"/>
  </w:num>
  <w:num w:numId="21">
    <w:abstractNumId w:val="8"/>
  </w:num>
  <w:num w:numId="22">
    <w:abstractNumId w:val="28"/>
  </w:num>
  <w:num w:numId="23">
    <w:abstractNumId w:val="7"/>
  </w:num>
  <w:num w:numId="24">
    <w:abstractNumId w:val="20"/>
  </w:num>
  <w:num w:numId="25">
    <w:abstractNumId w:val="27"/>
  </w:num>
  <w:num w:numId="26">
    <w:abstractNumId w:val="38"/>
  </w:num>
  <w:num w:numId="27">
    <w:abstractNumId w:val="47"/>
  </w:num>
  <w:num w:numId="28">
    <w:abstractNumId w:val="13"/>
  </w:num>
  <w:num w:numId="29">
    <w:abstractNumId w:val="53"/>
  </w:num>
  <w:num w:numId="30">
    <w:abstractNumId w:val="16"/>
  </w:num>
  <w:num w:numId="31">
    <w:abstractNumId w:val="29"/>
  </w:num>
  <w:num w:numId="32">
    <w:abstractNumId w:val="54"/>
  </w:num>
  <w:num w:numId="33">
    <w:abstractNumId w:val="49"/>
  </w:num>
  <w:num w:numId="34">
    <w:abstractNumId w:val="1"/>
  </w:num>
  <w:num w:numId="35">
    <w:abstractNumId w:val="15"/>
  </w:num>
  <w:num w:numId="36">
    <w:abstractNumId w:val="50"/>
  </w:num>
  <w:num w:numId="37">
    <w:abstractNumId w:val="23"/>
  </w:num>
  <w:num w:numId="38">
    <w:abstractNumId w:val="37"/>
  </w:num>
  <w:num w:numId="39">
    <w:abstractNumId w:val="24"/>
  </w:num>
  <w:num w:numId="40">
    <w:abstractNumId w:val="12"/>
  </w:num>
  <w:num w:numId="41">
    <w:abstractNumId w:val="4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num>
  <w:num w:numId="44">
    <w:abstractNumId w:val="41"/>
  </w:num>
  <w:num w:numId="45">
    <w:abstractNumId w:val="21"/>
  </w:num>
  <w:num w:numId="46">
    <w:abstractNumId w:val="52"/>
  </w:num>
  <w:num w:numId="4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5"/>
  </w:num>
  <w:num w:numId="49">
    <w:abstractNumId w:val="6"/>
  </w:num>
  <w:num w:numId="50">
    <w:abstractNumId w:val="39"/>
  </w:num>
  <w:num w:numId="51">
    <w:abstractNumId w:val="40"/>
  </w:num>
  <w:num w:numId="52">
    <w:abstractNumId w:val="42"/>
  </w:num>
  <w:num w:numId="53">
    <w:abstractNumId w:val="11"/>
  </w:num>
  <w:num w:numId="54">
    <w:abstractNumId w:val="32"/>
  </w:num>
  <w:num w:numId="55">
    <w:abstractNumId w:val="2"/>
  </w:num>
  <w:num w:numId="56">
    <w:abstractNumId w:val="26"/>
  </w:num>
  <w:num w:numId="57">
    <w:abstractNumId w:val="5"/>
  </w:num>
  <w:num w:numId="58">
    <w:abstractNumId w:val="9"/>
  </w:num>
  <w:num w:numId="59">
    <w:abstractNumId w:val="42"/>
  </w:num>
  <w:numIdMacAtCleanup w:val="5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trackRevisions/>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74C"/>
    <w:rsid w:val="000029FA"/>
    <w:rsid w:val="000044E6"/>
    <w:rsid w:val="000355B5"/>
    <w:rsid w:val="000636EA"/>
    <w:rsid w:val="0006608A"/>
    <w:rsid w:val="00067EED"/>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533B"/>
    <w:rsid w:val="001B64A9"/>
    <w:rsid w:val="001B6BF1"/>
    <w:rsid w:val="001C31E5"/>
    <w:rsid w:val="001D094F"/>
    <w:rsid w:val="001D6622"/>
    <w:rsid w:val="001E70FF"/>
    <w:rsid w:val="001F3D02"/>
    <w:rsid w:val="001F642E"/>
    <w:rsid w:val="00233AF2"/>
    <w:rsid w:val="002528D1"/>
    <w:rsid w:val="002752DC"/>
    <w:rsid w:val="00277D4E"/>
    <w:rsid w:val="00284BBD"/>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143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20B"/>
    <w:rsid w:val="006038B7"/>
    <w:rsid w:val="00603A5E"/>
    <w:rsid w:val="006062FD"/>
    <w:rsid w:val="00620F61"/>
    <w:rsid w:val="00626146"/>
    <w:rsid w:val="006305AC"/>
    <w:rsid w:val="00633E31"/>
    <w:rsid w:val="00644E28"/>
    <w:rsid w:val="00655FA7"/>
    <w:rsid w:val="00657C12"/>
    <w:rsid w:val="00661EBA"/>
    <w:rsid w:val="00670A9D"/>
    <w:rsid w:val="006901CF"/>
    <w:rsid w:val="006A15F4"/>
    <w:rsid w:val="006A69AE"/>
    <w:rsid w:val="006C1148"/>
    <w:rsid w:val="006E02F6"/>
    <w:rsid w:val="00716DAC"/>
    <w:rsid w:val="00720D34"/>
    <w:rsid w:val="00736FA3"/>
    <w:rsid w:val="00751229"/>
    <w:rsid w:val="00754DDF"/>
    <w:rsid w:val="0076031C"/>
    <w:rsid w:val="00791A10"/>
    <w:rsid w:val="0079242A"/>
    <w:rsid w:val="0079274C"/>
    <w:rsid w:val="00792FEF"/>
    <w:rsid w:val="00793FBF"/>
    <w:rsid w:val="007969DC"/>
    <w:rsid w:val="007B6C8E"/>
    <w:rsid w:val="007E44ED"/>
    <w:rsid w:val="007E67DA"/>
    <w:rsid w:val="007E7951"/>
    <w:rsid w:val="007F220F"/>
    <w:rsid w:val="007F2B37"/>
    <w:rsid w:val="007F6064"/>
    <w:rsid w:val="008037DD"/>
    <w:rsid w:val="0081419C"/>
    <w:rsid w:val="008221A1"/>
    <w:rsid w:val="00823FD0"/>
    <w:rsid w:val="008264A6"/>
    <w:rsid w:val="00827AB5"/>
    <w:rsid w:val="00837991"/>
    <w:rsid w:val="0085214D"/>
    <w:rsid w:val="00861FC5"/>
    <w:rsid w:val="008642FF"/>
    <w:rsid w:val="00880846"/>
    <w:rsid w:val="00883DAD"/>
    <w:rsid w:val="008849F8"/>
    <w:rsid w:val="008877C1"/>
    <w:rsid w:val="008A04ED"/>
    <w:rsid w:val="008B5584"/>
    <w:rsid w:val="008D536F"/>
    <w:rsid w:val="008D5F28"/>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7492"/>
    <w:rsid w:val="009A152F"/>
    <w:rsid w:val="009C48BE"/>
    <w:rsid w:val="009C6838"/>
    <w:rsid w:val="009D3DB8"/>
    <w:rsid w:val="009F0732"/>
    <w:rsid w:val="009F1BAB"/>
    <w:rsid w:val="00A350D4"/>
    <w:rsid w:val="00A41D56"/>
    <w:rsid w:val="00A456F1"/>
    <w:rsid w:val="00A5485A"/>
    <w:rsid w:val="00A55994"/>
    <w:rsid w:val="00A65A90"/>
    <w:rsid w:val="00A70FF3"/>
    <w:rsid w:val="00A72D3C"/>
    <w:rsid w:val="00A76D5B"/>
    <w:rsid w:val="00A901AB"/>
    <w:rsid w:val="00A93A4E"/>
    <w:rsid w:val="00AA4FFD"/>
    <w:rsid w:val="00AA6A5F"/>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ADD"/>
    <w:rsid w:val="00B96C60"/>
    <w:rsid w:val="00BB42C1"/>
    <w:rsid w:val="00BB4C53"/>
    <w:rsid w:val="00BB4D01"/>
    <w:rsid w:val="00BC0A7B"/>
    <w:rsid w:val="00BC37FB"/>
    <w:rsid w:val="00BC78B7"/>
    <w:rsid w:val="00BD5B98"/>
    <w:rsid w:val="00BE03BE"/>
    <w:rsid w:val="00BF76EB"/>
    <w:rsid w:val="00C213D8"/>
    <w:rsid w:val="00C34E9E"/>
    <w:rsid w:val="00C444C5"/>
    <w:rsid w:val="00C53478"/>
    <w:rsid w:val="00C53A9E"/>
    <w:rsid w:val="00C56E39"/>
    <w:rsid w:val="00C72661"/>
    <w:rsid w:val="00C8453D"/>
    <w:rsid w:val="00CA0CCC"/>
    <w:rsid w:val="00CA5425"/>
    <w:rsid w:val="00CA706F"/>
    <w:rsid w:val="00CB18D7"/>
    <w:rsid w:val="00CB5567"/>
    <w:rsid w:val="00CD0FCD"/>
    <w:rsid w:val="00CD1C76"/>
    <w:rsid w:val="00CF0BAC"/>
    <w:rsid w:val="00CF3324"/>
    <w:rsid w:val="00CF3FDD"/>
    <w:rsid w:val="00CF7928"/>
    <w:rsid w:val="00D1769B"/>
    <w:rsid w:val="00D556C8"/>
    <w:rsid w:val="00D72913"/>
    <w:rsid w:val="00D7299A"/>
    <w:rsid w:val="00D7308F"/>
    <w:rsid w:val="00D85195"/>
    <w:rsid w:val="00DA4E9B"/>
    <w:rsid w:val="00DB1A54"/>
    <w:rsid w:val="00DD07F5"/>
    <w:rsid w:val="00E208CA"/>
    <w:rsid w:val="00E22048"/>
    <w:rsid w:val="00E22A21"/>
    <w:rsid w:val="00E31F42"/>
    <w:rsid w:val="00E463D1"/>
    <w:rsid w:val="00E5061D"/>
    <w:rsid w:val="00E52764"/>
    <w:rsid w:val="00E56566"/>
    <w:rsid w:val="00E612A6"/>
    <w:rsid w:val="00E91545"/>
    <w:rsid w:val="00EA52B7"/>
    <w:rsid w:val="00EB1911"/>
    <w:rsid w:val="00EB32D2"/>
    <w:rsid w:val="00EE326B"/>
    <w:rsid w:val="00EF4083"/>
    <w:rsid w:val="00EF7CF5"/>
    <w:rsid w:val="00F12E62"/>
    <w:rsid w:val="00F15F35"/>
    <w:rsid w:val="00F2005E"/>
    <w:rsid w:val="00F513CA"/>
    <w:rsid w:val="00F60A3E"/>
    <w:rsid w:val="00F82D58"/>
    <w:rsid w:val="00F864E5"/>
    <w:rsid w:val="00F94527"/>
    <w:rsid w:val="00F97B92"/>
    <w:rsid w:val="00FA2C87"/>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991"/>
    <w:pPr>
      <w:widowControl w:val="0"/>
      <w:suppressAutoHyphens/>
      <w:spacing w:after="120"/>
      <w:jc w:val="both"/>
    </w:pPr>
    <w:rPr>
      <w:rFonts w:ascii="Tahoma" w:eastAsia="MS Mincho" w:hAnsi="Tahoma" w:cs="Calibri"/>
      <w:sz w:val="24"/>
      <w:szCs w:val="20"/>
      <w:lang w:eastAsia="hi-IN" w:bidi="hi-IN"/>
    </w:rPr>
  </w:style>
  <w:style w:type="paragraph" w:styleId="Heading1">
    <w:name w:val="heading 1"/>
    <w:basedOn w:val="Normal"/>
    <w:next w:val="Normal"/>
    <w:link w:val="Heading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79274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79274C"/>
    <w:pPr>
      <w:keepNext/>
      <w:numPr>
        <w:ilvl w:val="2"/>
        <w:numId w:val="1"/>
      </w:numPr>
      <w:spacing w:before="240"/>
      <w:ind w:left="0" w:firstLine="0"/>
      <w:jc w:val="left"/>
      <w:outlineLvl w:val="2"/>
    </w:pPr>
    <w:rPr>
      <w:rFonts w:eastAsia="MS Gothic" w:cs="Times New Roman"/>
      <w:b/>
      <w:color w:val="951B13"/>
      <w:szCs w:val="24"/>
    </w:rPr>
  </w:style>
  <w:style w:type="paragraph" w:styleId="Heading5">
    <w:name w:val="heading 5"/>
    <w:basedOn w:val="Normal"/>
    <w:next w:val="Normal"/>
    <w:link w:val="Heading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74C"/>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79274C"/>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79274C"/>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79274C"/>
    <w:rPr>
      <w:color w:val="0000FF"/>
      <w:u w:val="single"/>
    </w:rPr>
  </w:style>
  <w:style w:type="paragraph" w:styleId="Header">
    <w:name w:val="header"/>
    <w:basedOn w:val="Normal"/>
    <w:link w:val="HeaderChar"/>
    <w:rsid w:val="0079274C"/>
    <w:pPr>
      <w:spacing w:after="0" w:line="240" w:lineRule="auto"/>
    </w:pPr>
  </w:style>
  <w:style w:type="character" w:customStyle="1" w:styleId="HeaderChar">
    <w:name w:val="Header Char"/>
    <w:basedOn w:val="DefaultParagraphFont"/>
    <w:link w:val="Header"/>
    <w:rsid w:val="0079274C"/>
    <w:rPr>
      <w:rFonts w:ascii="Tahoma" w:eastAsia="MS Mincho" w:hAnsi="Tahoma" w:cs="Calibri"/>
      <w:sz w:val="20"/>
      <w:szCs w:val="20"/>
      <w:lang w:eastAsia="hi-IN" w:bidi="hi-IN"/>
    </w:rPr>
  </w:style>
  <w:style w:type="paragraph" w:styleId="Footer">
    <w:name w:val="footer"/>
    <w:basedOn w:val="Normal"/>
    <w:link w:val="FooterChar"/>
    <w:rsid w:val="0079274C"/>
    <w:pPr>
      <w:spacing w:after="0" w:line="240" w:lineRule="auto"/>
    </w:pPr>
  </w:style>
  <w:style w:type="character" w:customStyle="1" w:styleId="FooterChar">
    <w:name w:val="Footer Char"/>
    <w:basedOn w:val="DefaultParagraphFont"/>
    <w:link w:val="Footer"/>
    <w:rsid w:val="0079274C"/>
    <w:rPr>
      <w:rFonts w:ascii="Tahoma" w:eastAsia="MS Mincho" w:hAnsi="Tahoma" w:cs="Calibri"/>
      <w:sz w:val="20"/>
      <w:szCs w:val="20"/>
      <w:lang w:eastAsia="hi-IN" w:bidi="hi-IN"/>
    </w:rPr>
  </w:style>
  <w:style w:type="paragraph" w:styleId="ListParagraph">
    <w:name w:val="List Paragraph"/>
    <w:basedOn w:val="Normal"/>
    <w:uiPriority w:val="34"/>
    <w:qFormat/>
    <w:rsid w:val="0079274C"/>
    <w:pPr>
      <w:ind w:left="840"/>
    </w:pPr>
  </w:style>
  <w:style w:type="paragraph" w:customStyle="1" w:styleId="NormalH">
    <w:name w:val="NormalH"/>
    <w:basedOn w:val="Normal"/>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2">
    <w:name w:val="toc 2"/>
    <w:basedOn w:val="Normal"/>
    <w:next w:val="Normal"/>
    <w:uiPriority w:val="39"/>
    <w:rsid w:val="0079274C"/>
    <w:pPr>
      <w:tabs>
        <w:tab w:val="left" w:pos="1540"/>
        <w:tab w:val="right" w:leader="dot" w:pos="8827"/>
      </w:tabs>
      <w:spacing w:after="0"/>
      <w:ind w:left="1540" w:hanging="550"/>
    </w:pPr>
  </w:style>
  <w:style w:type="paragraph" w:styleId="TOC1">
    <w:name w:val="toc 1"/>
    <w:basedOn w:val="Normal"/>
    <w:next w:val="Normal"/>
    <w:uiPriority w:val="39"/>
    <w:rsid w:val="0079274C"/>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79274C"/>
    <w:pPr>
      <w:tabs>
        <w:tab w:val="left" w:pos="1872"/>
        <w:tab w:val="right" w:leader="dot" w:pos="8827"/>
      </w:tabs>
      <w:spacing w:after="0"/>
      <w:ind w:left="994"/>
    </w:pPr>
    <w:rPr>
      <w:iCs/>
    </w:rPr>
  </w:style>
  <w:style w:type="table" w:styleId="GridTable1Light-Accent2">
    <w:name w:val="Grid Table 1 Light Accent 2"/>
    <w:basedOn w:val="TableNormal"/>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79274C"/>
    <w:rPr>
      <w:b/>
      <w:bCs/>
    </w:rPr>
  </w:style>
  <w:style w:type="table" w:styleId="GridTable4-Accent1">
    <w:name w:val="Grid Table 4 Accent 1"/>
    <w:basedOn w:val="TableNormal"/>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79274C"/>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DefaultParagraphFont"/>
    <w:uiPriority w:val="99"/>
    <w:semiHidden/>
    <w:unhideWhenUsed/>
    <w:rsid w:val="00570E93"/>
    <w:rPr>
      <w:color w:val="605E5C"/>
      <w:shd w:val="clear" w:color="auto" w:fill="E1DFDD"/>
    </w:rPr>
  </w:style>
  <w:style w:type="character" w:customStyle="1" w:styleId="Heading5Char">
    <w:name w:val="Heading 5 Char"/>
    <w:basedOn w:val="DefaultParagraphFont"/>
    <w:link w:val="Heading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TableGrid">
    <w:name w:val="Table Grid"/>
    <w:basedOn w:val="TableNormal"/>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 w:type="character" w:customStyle="1" w:styleId="fontstyle01">
    <w:name w:val="fontstyle01"/>
    <w:basedOn w:val="DefaultParagraphFont"/>
    <w:rsid w:val="007B6C8E"/>
    <w:rPr>
      <w:rFonts w:ascii="Tahoma" w:hAnsi="Tahoma" w:cs="Tahom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 w:id="1228029941">
      <w:bodyDiv w:val="1"/>
      <w:marLeft w:val="0"/>
      <w:marRight w:val="0"/>
      <w:marTop w:val="0"/>
      <w:marBottom w:val="0"/>
      <w:divBdr>
        <w:top w:val="none" w:sz="0" w:space="0" w:color="auto"/>
        <w:left w:val="none" w:sz="0" w:space="0" w:color="auto"/>
        <w:bottom w:val="none" w:sz="0" w:space="0" w:color="auto"/>
        <w:right w:val="none" w:sz="0" w:space="0" w:color="auto"/>
      </w:divBdr>
    </w:div>
    <w:div w:id="1754282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B62C7-DB57-4B76-AEDB-662F0BEFB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24</Pages>
  <Words>2600</Words>
  <Characters>14820</Characters>
  <Application>Microsoft Office Word</Application>
  <DocSecurity>0</DocSecurity>
  <Lines>123</Lines>
  <Paragraphs>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Nguyen Thi Thuy Duong</cp:lastModifiedBy>
  <cp:revision>34</cp:revision>
  <cp:lastPrinted>2019-12-16T15:07:00Z</cp:lastPrinted>
  <dcterms:created xsi:type="dcterms:W3CDTF">2019-12-17T07:29:00Z</dcterms:created>
  <dcterms:modified xsi:type="dcterms:W3CDTF">2019-12-23T17:18:00Z</dcterms:modified>
</cp:coreProperties>
</file>